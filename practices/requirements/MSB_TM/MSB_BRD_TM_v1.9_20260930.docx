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BBBF7" w14:textId="77777777" w:rsidR="00D748CA" w:rsidRDefault="00D748CA" w:rsidP="00D748CA">
      <w:pPr>
        <w:pStyle w:val="Detail3"/>
        <w:numPr>
          <w:ilvl w:val="0"/>
          <w:numId w:val="0"/>
        </w:numPr>
        <w:spacing w:before="60" w:after="60" w:line="276" w:lineRule="auto"/>
        <w:rPr>
          <w:sz w:val="26"/>
          <w:lang w:val="vi-VN"/>
        </w:rPr>
      </w:pPr>
    </w:p>
    <w:p w14:paraId="1A76D676" w14:textId="77777777" w:rsidR="00D748CA" w:rsidRDefault="00D748CA" w:rsidP="00D748CA">
      <w:pPr>
        <w:spacing w:before="60" w:after="60" w:line="276" w:lineRule="auto"/>
        <w:rPr>
          <w:sz w:val="26"/>
        </w:rPr>
      </w:pPr>
    </w:p>
    <w:p w14:paraId="5C0E3DA3" w14:textId="77777777" w:rsidR="00D748CA" w:rsidRDefault="00D748CA" w:rsidP="00D748CA">
      <w:pPr>
        <w:spacing w:before="60" w:after="60" w:line="276" w:lineRule="auto"/>
        <w:rPr>
          <w:sz w:val="26"/>
        </w:rPr>
      </w:pPr>
    </w:p>
    <w:p w14:paraId="295F8F13" w14:textId="77777777" w:rsidR="00D748CA" w:rsidRDefault="00D748CA" w:rsidP="00D748CA">
      <w:pPr>
        <w:spacing w:before="60" w:after="60" w:line="276" w:lineRule="auto"/>
        <w:rPr>
          <w:sz w:val="26"/>
        </w:rPr>
      </w:pPr>
    </w:p>
    <w:p w14:paraId="5200A537" w14:textId="77777777" w:rsidR="00D748CA" w:rsidRDefault="00D748CA" w:rsidP="00D748CA">
      <w:pPr>
        <w:spacing w:before="60" w:after="60" w:line="276" w:lineRule="auto"/>
        <w:rPr>
          <w:sz w:val="26"/>
        </w:rPr>
      </w:pPr>
    </w:p>
    <w:p w14:paraId="3C49B3D8" w14:textId="77777777" w:rsidR="000E156F" w:rsidRDefault="000E156F" w:rsidP="000E156F">
      <w:pPr>
        <w:pStyle w:val="Header"/>
        <w:rPr>
          <w:kern w:val="0"/>
          <w:szCs w:val="26"/>
          <w14:ligatures w14:val="none"/>
        </w:rPr>
      </w:pPr>
    </w:p>
    <w:p w14:paraId="7DCF1C99" w14:textId="77777777" w:rsidR="00D748CA" w:rsidRDefault="00D748CA" w:rsidP="00D748CA">
      <w:pPr>
        <w:spacing w:before="60" w:after="60" w:line="276" w:lineRule="auto"/>
        <w:rPr>
          <w:sz w:val="26"/>
        </w:rPr>
      </w:pPr>
    </w:p>
    <w:p w14:paraId="0D890FD3" w14:textId="77777777" w:rsidR="00D748CA" w:rsidRDefault="00D748CA" w:rsidP="00D748CA">
      <w:pPr>
        <w:spacing w:before="60" w:after="60" w:line="276" w:lineRule="auto"/>
        <w:rPr>
          <w:sz w:val="26"/>
        </w:rPr>
      </w:pPr>
    </w:p>
    <w:p w14:paraId="5E30B70A" w14:textId="77777777" w:rsidR="00D748CA" w:rsidRDefault="00D748CA" w:rsidP="00D748CA">
      <w:pPr>
        <w:spacing w:before="60" w:after="60" w:line="276" w:lineRule="auto"/>
        <w:rPr>
          <w:sz w:val="26"/>
        </w:rPr>
      </w:pPr>
    </w:p>
    <w:p w14:paraId="0DEAECFA" w14:textId="77777777" w:rsidR="00D748CA" w:rsidRDefault="00D748CA" w:rsidP="00D748CA">
      <w:pPr>
        <w:spacing w:before="60" w:after="60" w:line="276" w:lineRule="auto"/>
        <w:rPr>
          <w:sz w:val="26"/>
        </w:rPr>
      </w:pPr>
    </w:p>
    <w:p w14:paraId="0891ED58" w14:textId="77777777" w:rsidR="00D748CA" w:rsidRDefault="00D748CA" w:rsidP="00D748CA">
      <w:pPr>
        <w:spacing w:before="60" w:after="60" w:line="276" w:lineRule="auto"/>
        <w:rPr>
          <w:sz w:val="26"/>
        </w:rPr>
      </w:pPr>
    </w:p>
    <w:p w14:paraId="614AF71F" w14:textId="77777777" w:rsidR="00D748CA" w:rsidRDefault="00D748CA" w:rsidP="00D748CA">
      <w:pPr>
        <w:spacing w:before="60" w:after="60" w:line="276" w:lineRule="auto"/>
        <w:rPr>
          <w:sz w:val="26"/>
        </w:rPr>
      </w:pPr>
    </w:p>
    <w:p w14:paraId="13F75C45" w14:textId="77777777" w:rsidR="00D748CA" w:rsidRDefault="00D748CA" w:rsidP="00D748CA">
      <w:pPr>
        <w:spacing w:before="60" w:after="60" w:line="276" w:lineRule="auto"/>
        <w:rPr>
          <w:sz w:val="26"/>
        </w:rPr>
      </w:pPr>
    </w:p>
    <w:p w14:paraId="139B8E26" w14:textId="77777777" w:rsidR="00D748CA" w:rsidRDefault="00D748CA" w:rsidP="00D748CA">
      <w:pPr>
        <w:pStyle w:val="paragraph"/>
        <w:spacing w:before="0" w:beforeAutospacing="0" w:after="0" w:afterAutospacing="0"/>
        <w:jc w:val="center"/>
        <w:textAlignment w:val="baseline"/>
        <w:rPr>
          <w:b/>
          <w:bCs/>
          <w:sz w:val="26"/>
          <w:lang w:val="vi-VN"/>
        </w:rPr>
      </w:pPr>
      <w:bookmarkStart w:id="0" w:name="OLE_LINK19"/>
      <w:bookmarkStart w:id="1" w:name="OLE_LINK20"/>
      <w:r>
        <w:rPr>
          <w:b/>
          <w:bCs/>
          <w:sz w:val="26"/>
          <w:lang w:val="vi-VN"/>
        </w:rPr>
        <w:t>TÀI LIỆU YÊU CẦU NGHIỆP VỤ BRD</w:t>
      </w:r>
    </w:p>
    <w:p w14:paraId="51A8FB6E" w14:textId="3B8D7AC5" w:rsidR="00D748CA" w:rsidRDefault="00D748CA" w:rsidP="00D748CA">
      <w:pPr>
        <w:pStyle w:val="paragraph"/>
        <w:spacing w:before="0" w:beforeAutospacing="0" w:after="0" w:afterAutospacing="0"/>
        <w:jc w:val="center"/>
        <w:textAlignment w:val="baseline"/>
        <w:rPr>
          <w:b/>
          <w:bCs/>
          <w:sz w:val="26"/>
          <w:lang w:val="vi-VN"/>
        </w:rPr>
      </w:pPr>
      <w:r>
        <w:rPr>
          <w:b/>
          <w:bCs/>
          <w:sz w:val="26"/>
          <w:lang w:val="vi-VN"/>
        </w:rPr>
        <w:t xml:space="preserve">MODULE TRANSACTION </w:t>
      </w:r>
      <w:r w:rsidR="005E2EFC">
        <w:rPr>
          <w:b/>
          <w:bCs/>
          <w:sz w:val="26"/>
        </w:rPr>
        <w:t xml:space="preserve">MONITORING (TM) </w:t>
      </w:r>
      <w:r w:rsidR="005E2EFC">
        <w:rPr>
          <w:b/>
          <w:bCs/>
          <w:sz w:val="26"/>
          <w:lang w:val="vi-VN"/>
        </w:rPr>
        <w:t>–</w:t>
      </w:r>
      <w:r>
        <w:rPr>
          <w:b/>
          <w:bCs/>
          <w:sz w:val="26"/>
          <w:lang w:val="vi-VN"/>
        </w:rPr>
        <w:t xml:space="preserve"> </w:t>
      </w:r>
      <w:r w:rsidR="005E2EFC">
        <w:rPr>
          <w:b/>
          <w:bCs/>
          <w:sz w:val="26"/>
        </w:rPr>
        <w:t xml:space="preserve">GIÁM SÁT </w:t>
      </w:r>
      <w:r>
        <w:rPr>
          <w:b/>
          <w:bCs/>
          <w:sz w:val="26"/>
          <w:lang w:val="vi-VN"/>
        </w:rPr>
        <w:t>GIAO DỊCH</w:t>
      </w:r>
    </w:p>
    <w:p w14:paraId="5AC28A91" w14:textId="77777777" w:rsidR="00D748CA" w:rsidRPr="004831A8" w:rsidRDefault="00D748CA" w:rsidP="00D748CA">
      <w:pPr>
        <w:keepNext/>
        <w:ind w:right="-14"/>
        <w:jc w:val="center"/>
        <w:rPr>
          <w:b/>
          <w:bCs/>
          <w:sz w:val="26"/>
          <w:lang w:val="vi-VN"/>
        </w:rPr>
      </w:pPr>
    </w:p>
    <w:bookmarkEnd w:id="0"/>
    <w:bookmarkEnd w:id="1"/>
    <w:p w14:paraId="744AD42F" w14:textId="77777777" w:rsidR="00D748CA" w:rsidRDefault="00D748CA" w:rsidP="00D748CA">
      <w:pPr>
        <w:rPr>
          <w:sz w:val="26"/>
          <w:lang w:val="vi-VN"/>
        </w:rPr>
      </w:pPr>
    </w:p>
    <w:p w14:paraId="75BB0469" w14:textId="77777777" w:rsidR="00D748CA" w:rsidRDefault="00D748CA" w:rsidP="00D748CA">
      <w:pPr>
        <w:spacing w:before="60" w:after="60" w:line="276" w:lineRule="auto"/>
        <w:rPr>
          <w:sz w:val="26"/>
          <w:lang w:val="vi-VN"/>
        </w:rPr>
      </w:pPr>
    </w:p>
    <w:p w14:paraId="22A51B5E" w14:textId="77777777" w:rsidR="00D748CA" w:rsidRPr="004831A8" w:rsidRDefault="00D748CA" w:rsidP="00D748CA">
      <w:pPr>
        <w:spacing w:before="60" w:after="60" w:line="276" w:lineRule="auto"/>
        <w:rPr>
          <w:sz w:val="26"/>
          <w:lang w:val="vi-VN"/>
        </w:rPr>
      </w:pPr>
    </w:p>
    <w:p w14:paraId="3317BC4B" w14:textId="77777777" w:rsidR="00D748CA" w:rsidRPr="004831A8" w:rsidRDefault="00D748CA" w:rsidP="00D748CA">
      <w:pPr>
        <w:spacing w:before="60" w:after="60" w:line="276" w:lineRule="auto"/>
        <w:rPr>
          <w:sz w:val="26"/>
          <w:lang w:val="vi-VN"/>
        </w:rPr>
      </w:pPr>
    </w:p>
    <w:p w14:paraId="309F463D" w14:textId="77777777" w:rsidR="00D748CA" w:rsidRPr="004831A8" w:rsidRDefault="00D748CA" w:rsidP="00D748CA">
      <w:pPr>
        <w:spacing w:before="60" w:after="60" w:line="276" w:lineRule="auto"/>
        <w:rPr>
          <w:sz w:val="26"/>
          <w:lang w:val="vi-VN"/>
        </w:rPr>
      </w:pPr>
    </w:p>
    <w:p w14:paraId="69566674" w14:textId="77777777" w:rsidR="00D748CA" w:rsidRPr="004831A8" w:rsidRDefault="00D748CA" w:rsidP="00D748CA">
      <w:pPr>
        <w:spacing w:before="60" w:after="60" w:line="276" w:lineRule="auto"/>
        <w:rPr>
          <w:sz w:val="26"/>
          <w:lang w:val="vi-VN"/>
        </w:rPr>
      </w:pPr>
    </w:p>
    <w:p w14:paraId="32A5573E" w14:textId="77777777" w:rsidR="00D748CA" w:rsidRPr="004831A8" w:rsidRDefault="00D748CA" w:rsidP="00D748CA">
      <w:pPr>
        <w:spacing w:before="60" w:after="60" w:line="276" w:lineRule="auto"/>
        <w:rPr>
          <w:sz w:val="26"/>
          <w:lang w:val="vi-VN"/>
        </w:rPr>
      </w:pPr>
    </w:p>
    <w:p w14:paraId="0C10BCF8" w14:textId="77777777" w:rsidR="00D748CA" w:rsidRPr="004831A8" w:rsidRDefault="00D748CA" w:rsidP="00D748CA">
      <w:pPr>
        <w:spacing w:before="60" w:after="60" w:line="276" w:lineRule="auto"/>
        <w:rPr>
          <w:sz w:val="26"/>
          <w:lang w:val="vi-VN"/>
        </w:rPr>
      </w:pPr>
    </w:p>
    <w:p w14:paraId="792E2898" w14:textId="77777777" w:rsidR="00D748CA" w:rsidRPr="004831A8" w:rsidRDefault="00D748CA" w:rsidP="00D748CA">
      <w:pPr>
        <w:spacing w:before="60" w:after="60" w:line="276" w:lineRule="auto"/>
        <w:rPr>
          <w:sz w:val="26"/>
          <w:lang w:val="vi-VN"/>
        </w:rPr>
      </w:pPr>
    </w:p>
    <w:p w14:paraId="7AD83964" w14:textId="77777777" w:rsidR="00D748CA" w:rsidRPr="004831A8" w:rsidRDefault="00D748CA" w:rsidP="00D748CA">
      <w:pPr>
        <w:spacing w:before="60" w:after="60" w:line="276" w:lineRule="auto"/>
        <w:rPr>
          <w:sz w:val="26"/>
          <w:lang w:val="vi-VN"/>
        </w:rPr>
      </w:pPr>
    </w:p>
    <w:p w14:paraId="541E9A01" w14:textId="77777777" w:rsidR="00D748CA" w:rsidRPr="004831A8" w:rsidRDefault="00D748CA" w:rsidP="00D748CA">
      <w:pPr>
        <w:spacing w:before="60" w:after="60" w:line="276" w:lineRule="auto"/>
        <w:rPr>
          <w:sz w:val="26"/>
          <w:lang w:val="vi-VN"/>
        </w:rPr>
      </w:pPr>
    </w:p>
    <w:p w14:paraId="3506E8C3" w14:textId="77777777" w:rsidR="00D748CA" w:rsidRPr="004831A8" w:rsidRDefault="00D748CA" w:rsidP="00D748CA">
      <w:pPr>
        <w:spacing w:before="60" w:after="60" w:line="276" w:lineRule="auto"/>
        <w:rPr>
          <w:sz w:val="26"/>
          <w:lang w:val="vi-VN"/>
        </w:rPr>
      </w:pPr>
    </w:p>
    <w:p w14:paraId="651C56DB" w14:textId="77777777" w:rsidR="00D748CA" w:rsidRPr="004831A8" w:rsidRDefault="00D748CA" w:rsidP="00D748CA">
      <w:pPr>
        <w:spacing w:before="60" w:after="60" w:line="276" w:lineRule="auto"/>
        <w:rPr>
          <w:sz w:val="26"/>
          <w:lang w:val="vi-VN"/>
        </w:rPr>
      </w:pPr>
    </w:p>
    <w:p w14:paraId="0B3CFD7B" w14:textId="77777777" w:rsidR="00D748CA" w:rsidRPr="004831A8" w:rsidRDefault="00D748CA" w:rsidP="00D748CA">
      <w:pPr>
        <w:spacing w:before="0" w:after="160" w:line="276" w:lineRule="auto"/>
        <w:jc w:val="left"/>
        <w:rPr>
          <w:b/>
          <w:sz w:val="26"/>
          <w:lang w:val="vi-VN"/>
        </w:rPr>
      </w:pPr>
      <w:r w:rsidRPr="004831A8">
        <w:rPr>
          <w:b/>
          <w:sz w:val="26"/>
          <w:lang w:val="vi-VN"/>
        </w:rPr>
        <w:br w:type="page"/>
      </w:r>
    </w:p>
    <w:p w14:paraId="60E2AC90" w14:textId="2667B7E5" w:rsidR="00A9538B" w:rsidRPr="00467626" w:rsidRDefault="00544077" w:rsidP="009D63DB">
      <w:pPr>
        <w:pStyle w:val="Title"/>
        <w:spacing w:line="360" w:lineRule="auto"/>
        <w:rPr>
          <w:lang w:val="vi-VN"/>
        </w:rPr>
      </w:pPr>
      <w:r w:rsidRPr="00467626">
        <w:rPr>
          <w:lang w:val="vi-VN"/>
        </w:rPr>
        <w:lastRenderedPageBreak/>
        <w:t>KHÁI NIỆM VÀ CÁC TỪ NGỮ VIẾT TẮT</w:t>
      </w:r>
    </w:p>
    <w:tbl>
      <w:tblPr>
        <w:tblStyle w:val="TableGrid"/>
        <w:tblW w:w="0" w:type="auto"/>
        <w:tblLook w:val="04A0" w:firstRow="1" w:lastRow="0" w:firstColumn="1" w:lastColumn="0" w:noHBand="0" w:noVBand="1"/>
      </w:tblPr>
      <w:tblGrid>
        <w:gridCol w:w="2122"/>
        <w:gridCol w:w="6897"/>
      </w:tblGrid>
      <w:tr w:rsidR="00623B48" w14:paraId="32F7FBB2" w14:textId="77777777" w:rsidTr="009E77AA">
        <w:trPr>
          <w:tblHeader/>
        </w:trPr>
        <w:tc>
          <w:tcPr>
            <w:tcW w:w="2122" w:type="dxa"/>
          </w:tcPr>
          <w:p w14:paraId="7C933DC0" w14:textId="5192BE02" w:rsidR="00544077" w:rsidRPr="001241FE" w:rsidRDefault="00A1150A" w:rsidP="009D63DB">
            <w:pPr>
              <w:spacing w:line="360" w:lineRule="auto"/>
              <w:jc w:val="center"/>
              <w:rPr>
                <w:b/>
                <w:bCs/>
              </w:rPr>
            </w:pPr>
            <w:r w:rsidRPr="001241FE">
              <w:rPr>
                <w:b/>
                <w:bCs/>
              </w:rPr>
              <w:t>Khái niệm</w:t>
            </w:r>
          </w:p>
        </w:tc>
        <w:tc>
          <w:tcPr>
            <w:tcW w:w="6897" w:type="dxa"/>
          </w:tcPr>
          <w:p w14:paraId="37B4ED14" w14:textId="70DFC397" w:rsidR="00544077" w:rsidRPr="001241FE" w:rsidRDefault="00A1150A" w:rsidP="009D63DB">
            <w:pPr>
              <w:spacing w:line="360" w:lineRule="auto"/>
              <w:jc w:val="center"/>
              <w:rPr>
                <w:b/>
                <w:bCs/>
              </w:rPr>
            </w:pPr>
            <w:r w:rsidRPr="001241FE">
              <w:rPr>
                <w:b/>
                <w:bCs/>
              </w:rPr>
              <w:t>Mô tả</w:t>
            </w:r>
          </w:p>
        </w:tc>
      </w:tr>
      <w:tr w:rsidR="00913278" w14:paraId="00932829" w14:textId="77777777" w:rsidTr="009E77AA">
        <w:tc>
          <w:tcPr>
            <w:tcW w:w="2122" w:type="dxa"/>
          </w:tcPr>
          <w:p w14:paraId="6E7FB6ED" w14:textId="2A0031FA" w:rsidR="00913278" w:rsidRDefault="00913278" w:rsidP="00913278">
            <w:pPr>
              <w:spacing w:line="360" w:lineRule="auto"/>
            </w:pPr>
            <w:r>
              <w:rPr>
                <w:rFonts w:cstheme="minorHAnsi"/>
                <w:noProof/>
              </w:rPr>
              <w:t>MSB</w:t>
            </w:r>
          </w:p>
        </w:tc>
        <w:tc>
          <w:tcPr>
            <w:tcW w:w="6897" w:type="dxa"/>
          </w:tcPr>
          <w:p w14:paraId="34998514" w14:textId="64C488A3" w:rsidR="00913278" w:rsidRDefault="00913278" w:rsidP="00913278">
            <w:pPr>
              <w:spacing w:line="360" w:lineRule="auto"/>
            </w:pPr>
            <w:r>
              <w:rPr>
                <w:rFonts w:cstheme="minorHAnsi"/>
                <w:noProof/>
              </w:rPr>
              <w:t>N</w:t>
            </w:r>
            <w:r w:rsidRPr="00334698">
              <w:rPr>
                <w:rFonts w:cstheme="minorHAnsi"/>
                <w:noProof/>
              </w:rPr>
              <w:t xml:space="preserve">gân hàng Thương Mại Cổ Phần </w:t>
            </w:r>
            <w:r>
              <w:rPr>
                <w:rFonts w:cstheme="minorHAnsi"/>
                <w:noProof/>
              </w:rPr>
              <w:t>Hàng Hải</w:t>
            </w:r>
            <w:r w:rsidR="00DB6536">
              <w:rPr>
                <w:rFonts w:cstheme="minorHAnsi"/>
                <w:noProof/>
              </w:rPr>
              <w:t xml:space="preserve"> Việt Nam</w:t>
            </w:r>
            <w:r w:rsidRPr="00334698">
              <w:rPr>
                <w:rFonts w:cstheme="minorHAnsi"/>
                <w:noProof/>
              </w:rPr>
              <w:t xml:space="preserve"> </w:t>
            </w:r>
          </w:p>
        </w:tc>
      </w:tr>
      <w:tr w:rsidR="00913278" w14:paraId="74730C5B" w14:textId="77777777" w:rsidTr="009E77AA">
        <w:tc>
          <w:tcPr>
            <w:tcW w:w="2122" w:type="dxa"/>
          </w:tcPr>
          <w:p w14:paraId="287862D8" w14:textId="4ACDE1C7" w:rsidR="00913278" w:rsidRDefault="00913278" w:rsidP="00913278">
            <w:pPr>
              <w:spacing w:line="360" w:lineRule="auto"/>
            </w:pPr>
            <w:r>
              <w:rPr>
                <w:rFonts w:cstheme="minorHAnsi"/>
                <w:noProof/>
              </w:rPr>
              <w:t>OFSAA</w:t>
            </w:r>
          </w:p>
        </w:tc>
        <w:tc>
          <w:tcPr>
            <w:tcW w:w="6897" w:type="dxa"/>
          </w:tcPr>
          <w:p w14:paraId="2D74C9EB" w14:textId="575B64EF" w:rsidR="00913278" w:rsidRDefault="00913278" w:rsidP="00913278">
            <w:pPr>
              <w:spacing w:line="360" w:lineRule="auto"/>
            </w:pPr>
            <w:r>
              <w:rPr>
                <w:rFonts w:cstheme="minorHAnsi"/>
                <w:noProof/>
              </w:rPr>
              <w:t xml:space="preserve">Oracle Financial Services </w:t>
            </w:r>
            <w:r w:rsidRPr="00984BEB">
              <w:rPr>
                <w:rFonts w:cstheme="minorHAnsi"/>
                <w:noProof/>
              </w:rPr>
              <w:t>Analytical Applications</w:t>
            </w:r>
            <w:r>
              <w:rPr>
                <w:rFonts w:cstheme="minorHAnsi"/>
                <w:noProof/>
              </w:rPr>
              <w:t xml:space="preserve"> – Hệ thống Phân tích dịch vụ tài chính của Oracle</w:t>
            </w:r>
          </w:p>
        </w:tc>
      </w:tr>
      <w:tr w:rsidR="00913278" w14:paraId="6A99F7DF" w14:textId="77777777" w:rsidTr="009E77AA">
        <w:tc>
          <w:tcPr>
            <w:tcW w:w="2122" w:type="dxa"/>
          </w:tcPr>
          <w:p w14:paraId="7CADE84B" w14:textId="02719EA0" w:rsidR="00913278" w:rsidRDefault="00CC7DF3" w:rsidP="00913278">
            <w:pPr>
              <w:spacing w:line="360" w:lineRule="auto"/>
            </w:pPr>
            <w:r>
              <w:rPr>
                <w:rFonts w:cstheme="minorHAnsi"/>
                <w:noProof/>
              </w:rPr>
              <w:t>SBV (</w:t>
            </w:r>
            <w:r w:rsidR="00913278">
              <w:rPr>
                <w:rFonts w:cstheme="minorHAnsi"/>
                <w:noProof/>
              </w:rPr>
              <w:t>NHNN</w:t>
            </w:r>
            <w:r>
              <w:rPr>
                <w:rFonts w:cstheme="minorHAnsi"/>
                <w:noProof/>
              </w:rPr>
              <w:t>)</w:t>
            </w:r>
          </w:p>
        </w:tc>
        <w:tc>
          <w:tcPr>
            <w:tcW w:w="6897" w:type="dxa"/>
          </w:tcPr>
          <w:p w14:paraId="36B576C3" w14:textId="642F08B1" w:rsidR="00913278" w:rsidRDefault="00913278" w:rsidP="00913278">
            <w:pPr>
              <w:spacing w:line="360" w:lineRule="auto"/>
            </w:pPr>
            <w:r>
              <w:rPr>
                <w:rFonts w:cstheme="minorHAnsi"/>
                <w:noProof/>
              </w:rPr>
              <w:t>Ngân hàng Nhà nước</w:t>
            </w:r>
          </w:p>
        </w:tc>
      </w:tr>
      <w:tr w:rsidR="00913278" w14:paraId="733EF276" w14:textId="77777777" w:rsidTr="009E77AA">
        <w:tc>
          <w:tcPr>
            <w:tcW w:w="2122" w:type="dxa"/>
          </w:tcPr>
          <w:p w14:paraId="2FC70878" w14:textId="7B6D4DE8" w:rsidR="00913278" w:rsidRDefault="00913278" w:rsidP="00913278">
            <w:pPr>
              <w:spacing w:line="360" w:lineRule="auto"/>
            </w:pPr>
            <w:r>
              <w:rPr>
                <w:rFonts w:cstheme="minorHAnsi"/>
                <w:noProof/>
              </w:rPr>
              <w:t>T</w:t>
            </w:r>
            <w:r>
              <w:rPr>
                <w:noProof/>
              </w:rPr>
              <w:t>M</w:t>
            </w:r>
          </w:p>
        </w:tc>
        <w:tc>
          <w:tcPr>
            <w:tcW w:w="6897" w:type="dxa"/>
          </w:tcPr>
          <w:p w14:paraId="019CB100" w14:textId="2B52B4CB" w:rsidR="00913278" w:rsidRDefault="00913278" w:rsidP="00913278">
            <w:pPr>
              <w:spacing w:line="360" w:lineRule="auto"/>
            </w:pPr>
            <w:r>
              <w:rPr>
                <w:rFonts w:cstheme="minorHAnsi"/>
                <w:noProof/>
              </w:rPr>
              <w:t>T</w:t>
            </w:r>
            <w:r>
              <w:rPr>
                <w:noProof/>
              </w:rPr>
              <w:t>ransaction monitoring – Giám sát giao dịch</w:t>
            </w:r>
          </w:p>
        </w:tc>
      </w:tr>
      <w:tr w:rsidR="00913278" w14:paraId="04548406" w14:textId="77777777" w:rsidTr="009E77AA">
        <w:tc>
          <w:tcPr>
            <w:tcW w:w="2122" w:type="dxa"/>
          </w:tcPr>
          <w:p w14:paraId="50E8922D" w14:textId="1EEE9ECC" w:rsidR="00913278" w:rsidRDefault="00913278" w:rsidP="00913278">
            <w:pPr>
              <w:spacing w:line="360" w:lineRule="auto"/>
            </w:pPr>
            <w:r>
              <w:rPr>
                <w:rFonts w:cstheme="minorHAnsi"/>
                <w:noProof/>
              </w:rPr>
              <w:t>AML</w:t>
            </w:r>
          </w:p>
        </w:tc>
        <w:tc>
          <w:tcPr>
            <w:tcW w:w="6897" w:type="dxa"/>
          </w:tcPr>
          <w:p w14:paraId="053CB0BA" w14:textId="434EC3C9" w:rsidR="00913278" w:rsidRDefault="00913278" w:rsidP="00913278">
            <w:pPr>
              <w:spacing w:line="360" w:lineRule="auto"/>
            </w:pPr>
            <w:r>
              <w:rPr>
                <w:rFonts w:cstheme="minorHAnsi"/>
                <w:noProof/>
              </w:rPr>
              <w:t>Anti-Money Laundering – Phòng chống rửa tiền</w:t>
            </w:r>
          </w:p>
        </w:tc>
      </w:tr>
      <w:tr w:rsidR="00913278" w14:paraId="022D61A8" w14:textId="77777777" w:rsidTr="009E77AA">
        <w:tc>
          <w:tcPr>
            <w:tcW w:w="2122" w:type="dxa"/>
          </w:tcPr>
          <w:p w14:paraId="3AAEF706" w14:textId="22081BC9" w:rsidR="00913278" w:rsidRDefault="00913278" w:rsidP="00913278">
            <w:pPr>
              <w:spacing w:line="360" w:lineRule="auto"/>
              <w:rPr>
                <w:rFonts w:cstheme="minorHAnsi"/>
                <w:noProof/>
              </w:rPr>
            </w:pPr>
            <w:r>
              <w:rPr>
                <w:rFonts w:cstheme="minorHAnsi"/>
                <w:noProof/>
              </w:rPr>
              <w:t>PCRT</w:t>
            </w:r>
          </w:p>
        </w:tc>
        <w:tc>
          <w:tcPr>
            <w:tcW w:w="6897" w:type="dxa"/>
          </w:tcPr>
          <w:p w14:paraId="65477A58" w14:textId="2C1EB8E0" w:rsidR="00913278" w:rsidRDefault="00913278" w:rsidP="00913278">
            <w:pPr>
              <w:spacing w:line="360" w:lineRule="auto"/>
              <w:rPr>
                <w:rFonts w:cstheme="minorHAnsi"/>
                <w:noProof/>
              </w:rPr>
            </w:pPr>
            <w:r>
              <w:rPr>
                <w:rFonts w:cstheme="minorHAnsi"/>
                <w:noProof/>
              </w:rPr>
              <w:t>Phòng chống rửa tiền</w:t>
            </w:r>
          </w:p>
        </w:tc>
      </w:tr>
      <w:tr w:rsidR="00913278" w14:paraId="3B49E474" w14:textId="77777777" w:rsidTr="009E77AA">
        <w:tc>
          <w:tcPr>
            <w:tcW w:w="2122" w:type="dxa"/>
          </w:tcPr>
          <w:p w14:paraId="601EE46F" w14:textId="1CCDF7A1" w:rsidR="00913278" w:rsidRDefault="00913278" w:rsidP="00913278">
            <w:pPr>
              <w:spacing w:line="360" w:lineRule="auto"/>
              <w:rPr>
                <w:rFonts w:cstheme="minorHAnsi"/>
                <w:noProof/>
              </w:rPr>
            </w:pPr>
            <w:r>
              <w:rPr>
                <w:rFonts w:cstheme="minorHAnsi"/>
                <w:noProof/>
              </w:rPr>
              <w:t>STR</w:t>
            </w:r>
          </w:p>
        </w:tc>
        <w:tc>
          <w:tcPr>
            <w:tcW w:w="6897" w:type="dxa"/>
          </w:tcPr>
          <w:p w14:paraId="1C2E679E" w14:textId="24A1ABE3" w:rsidR="00913278" w:rsidRPr="00B90EC5" w:rsidRDefault="00913278" w:rsidP="00913278">
            <w:pPr>
              <w:spacing w:line="360" w:lineRule="auto"/>
              <w:rPr>
                <w:rFonts w:cstheme="minorHAnsi"/>
                <w:noProof/>
              </w:rPr>
            </w:pPr>
            <w:r>
              <w:rPr>
                <w:rFonts w:cstheme="minorHAnsi"/>
                <w:noProof/>
              </w:rPr>
              <w:t>Suspicious Transaction Report – Báo cáo giao dịch đáng ngờ</w:t>
            </w:r>
          </w:p>
        </w:tc>
      </w:tr>
      <w:tr w:rsidR="00913278" w14:paraId="78FD958E" w14:textId="77777777" w:rsidTr="009E77AA">
        <w:tc>
          <w:tcPr>
            <w:tcW w:w="2122" w:type="dxa"/>
          </w:tcPr>
          <w:p w14:paraId="27ABECB2" w14:textId="7EDEE27A" w:rsidR="00913278" w:rsidRDefault="00F96F44" w:rsidP="00913278">
            <w:pPr>
              <w:spacing w:line="360" w:lineRule="auto"/>
              <w:rPr>
                <w:rFonts w:cstheme="minorHAnsi"/>
                <w:noProof/>
              </w:rPr>
            </w:pPr>
            <w:r>
              <w:rPr>
                <w:rFonts w:cstheme="minorHAnsi"/>
                <w:noProof/>
              </w:rPr>
              <w:t>RM</w:t>
            </w:r>
          </w:p>
        </w:tc>
        <w:tc>
          <w:tcPr>
            <w:tcW w:w="6897" w:type="dxa"/>
          </w:tcPr>
          <w:p w14:paraId="09A423C9" w14:textId="37900CFA" w:rsidR="00913278" w:rsidRDefault="000537EC" w:rsidP="00913278">
            <w:pPr>
              <w:spacing w:line="360" w:lineRule="auto"/>
              <w:rPr>
                <w:rFonts w:cstheme="minorHAnsi"/>
                <w:noProof/>
              </w:rPr>
            </w:pPr>
            <w:r>
              <w:rPr>
                <w:rFonts w:cstheme="minorHAnsi"/>
                <w:noProof/>
              </w:rPr>
              <w:t>Chuyên viên quan hệ khách hàng</w:t>
            </w:r>
          </w:p>
        </w:tc>
      </w:tr>
      <w:tr w:rsidR="00F96F44" w14:paraId="7827E857" w14:textId="77777777" w:rsidTr="009E77AA">
        <w:tc>
          <w:tcPr>
            <w:tcW w:w="2122" w:type="dxa"/>
          </w:tcPr>
          <w:p w14:paraId="11BE25A6" w14:textId="227D9295" w:rsidR="00F96F44" w:rsidRDefault="00F96F44" w:rsidP="00913278">
            <w:pPr>
              <w:spacing w:line="360" w:lineRule="auto"/>
              <w:rPr>
                <w:rFonts w:cstheme="minorHAnsi"/>
                <w:noProof/>
              </w:rPr>
            </w:pPr>
            <w:r>
              <w:rPr>
                <w:rFonts w:cstheme="minorHAnsi"/>
                <w:noProof/>
              </w:rPr>
              <w:t>EDD</w:t>
            </w:r>
          </w:p>
        </w:tc>
        <w:tc>
          <w:tcPr>
            <w:tcW w:w="6897" w:type="dxa"/>
          </w:tcPr>
          <w:p w14:paraId="46B71185" w14:textId="7EC1E37C" w:rsidR="00F96F44" w:rsidRDefault="000537EC" w:rsidP="00913278">
            <w:pPr>
              <w:spacing w:line="360" w:lineRule="auto"/>
              <w:rPr>
                <w:rFonts w:cstheme="minorHAnsi"/>
                <w:noProof/>
              </w:rPr>
            </w:pPr>
            <w:r>
              <w:rPr>
                <w:rFonts w:cstheme="minorHAnsi"/>
                <w:noProof/>
              </w:rPr>
              <w:t>Quy trình thẩm định nâng cao</w:t>
            </w:r>
          </w:p>
        </w:tc>
      </w:tr>
    </w:tbl>
    <w:p w14:paraId="1D57F314" w14:textId="3AD34936" w:rsidR="00544077" w:rsidRDefault="00544077" w:rsidP="009D63DB">
      <w:pPr>
        <w:spacing w:line="360" w:lineRule="auto"/>
      </w:pPr>
    </w:p>
    <w:p w14:paraId="56AC68BE" w14:textId="77777777" w:rsidR="00544077" w:rsidRDefault="00544077" w:rsidP="009D63DB">
      <w:pPr>
        <w:spacing w:line="360" w:lineRule="auto"/>
      </w:pPr>
      <w:r>
        <w:br w:type="page"/>
      </w:r>
    </w:p>
    <w:p w14:paraId="2B4E9217" w14:textId="250BB14E" w:rsidR="00544077" w:rsidRPr="00A1150A" w:rsidRDefault="00544077" w:rsidP="009D63DB">
      <w:pPr>
        <w:pStyle w:val="Heading1"/>
        <w:spacing w:line="300" w:lineRule="auto"/>
        <w:ind w:left="0" w:firstLine="0"/>
        <w:contextualSpacing w:val="0"/>
      </w:pPr>
      <w:r>
        <w:lastRenderedPageBreak/>
        <w:t>GIỚI THIỆU</w:t>
      </w:r>
    </w:p>
    <w:p w14:paraId="4C85C416" w14:textId="7A0FCC9F" w:rsidR="00A1150A" w:rsidRDefault="00544077" w:rsidP="00D46E44">
      <w:pPr>
        <w:pStyle w:val="Heading2"/>
        <w:numPr>
          <w:ilvl w:val="6"/>
          <w:numId w:val="5"/>
        </w:numPr>
        <w:tabs>
          <w:tab w:val="left" w:pos="709"/>
        </w:tabs>
        <w:spacing w:line="300" w:lineRule="auto"/>
        <w:ind w:left="0" w:firstLine="0"/>
        <w:contextualSpacing w:val="0"/>
      </w:pPr>
      <w:r w:rsidRPr="00A1150A">
        <w:t xml:space="preserve">Mục đích </w:t>
      </w:r>
      <w:r w:rsidR="0087374B">
        <w:t xml:space="preserve">và phạm vi </w:t>
      </w:r>
      <w:r w:rsidRPr="00A1150A">
        <w:t>tài liệu</w:t>
      </w:r>
    </w:p>
    <w:p w14:paraId="550E4A92" w14:textId="41C8735E" w:rsidR="00A1150A" w:rsidRDefault="00A1150A" w:rsidP="009D63DB">
      <w:pPr>
        <w:spacing w:line="360" w:lineRule="auto"/>
      </w:pPr>
      <w:r w:rsidRPr="00A1150A">
        <w:t>Mục đích của tài liệu này là trình bày các yêu cầu nghiệp vụ</w:t>
      </w:r>
      <w:r w:rsidR="00C75C83">
        <w:t xml:space="preserve"> của module Transaction Monitoring</w:t>
      </w:r>
      <w:r w:rsidRPr="00A1150A">
        <w:t xml:space="preserve"> để triển khai trên hệ thống OFSAA tại Ngân hàng thương mại cổ phần Hàng hải Việt Nam</w:t>
      </w:r>
      <w:r>
        <w:t>.</w:t>
      </w:r>
    </w:p>
    <w:p w14:paraId="3F6E8B74" w14:textId="1942A472" w:rsidR="001D76B3" w:rsidRDefault="00AA066E" w:rsidP="00D46E44">
      <w:pPr>
        <w:pStyle w:val="Heading2"/>
        <w:numPr>
          <w:ilvl w:val="6"/>
          <w:numId w:val="5"/>
        </w:numPr>
        <w:tabs>
          <w:tab w:val="left" w:pos="709"/>
        </w:tabs>
        <w:spacing w:line="300" w:lineRule="auto"/>
        <w:ind w:left="0" w:firstLine="0"/>
        <w:contextualSpacing w:val="0"/>
      </w:pPr>
      <w:r>
        <w:t>Đối tượng người đọc</w:t>
      </w:r>
    </w:p>
    <w:p w14:paraId="23852FA4" w14:textId="77777777" w:rsidR="00BF3F24" w:rsidRPr="00CF7303" w:rsidRDefault="00BF3F24" w:rsidP="00BF3F24">
      <w:r>
        <w:t>Tài liệu này hướng tới các đối tượng người đọc sau:</w:t>
      </w:r>
    </w:p>
    <w:p w14:paraId="690C33B8" w14:textId="77777777" w:rsidR="00BF3F24" w:rsidRDefault="00BF3F24" w:rsidP="00C00DCA">
      <w:pPr>
        <w:pStyle w:val="ListParagraph"/>
        <w:numPr>
          <w:ilvl w:val="0"/>
          <w:numId w:val="9"/>
        </w:numPr>
        <w:ind w:left="0" w:firstLine="0"/>
        <w:contextualSpacing w:val="0"/>
      </w:pPr>
      <w:r w:rsidRPr="00467626">
        <w:t>Trung tâm Công nghệ thông tin</w:t>
      </w:r>
    </w:p>
    <w:p w14:paraId="4A6F939E" w14:textId="6C9554A4" w:rsidR="008D64AF" w:rsidRPr="008D64AF" w:rsidRDefault="008D64AF" w:rsidP="00C00DCA">
      <w:pPr>
        <w:pStyle w:val="ListParagraph"/>
        <w:numPr>
          <w:ilvl w:val="0"/>
          <w:numId w:val="9"/>
        </w:numPr>
        <w:spacing w:after="120" w:line="276" w:lineRule="auto"/>
        <w:ind w:left="0" w:firstLine="0"/>
        <w:rPr>
          <w:rFonts w:cstheme="minorHAnsi"/>
        </w:rPr>
      </w:pPr>
      <w:r w:rsidRPr="008D64AF">
        <w:rPr>
          <w:rFonts w:cstheme="minorHAnsi"/>
        </w:rPr>
        <w:t xml:space="preserve">Đội dự án triển khai hệ thống Phòng chống rửa tiền của </w:t>
      </w:r>
      <w:r>
        <w:rPr>
          <w:rFonts w:cstheme="minorHAnsi"/>
        </w:rPr>
        <w:t>MSB</w:t>
      </w:r>
    </w:p>
    <w:p w14:paraId="4CF7A840" w14:textId="28E4B54E" w:rsidR="00BF3F24" w:rsidRPr="00467626" w:rsidRDefault="00BF3F24" w:rsidP="00C00DCA">
      <w:pPr>
        <w:pStyle w:val="ListParagraph"/>
        <w:numPr>
          <w:ilvl w:val="0"/>
          <w:numId w:val="9"/>
        </w:numPr>
        <w:ind w:left="0" w:firstLine="0"/>
        <w:contextualSpacing w:val="0"/>
      </w:pPr>
      <w:r w:rsidRPr="00467626">
        <w:t>Nhà thầu cung cấp,</w:t>
      </w:r>
      <w:r>
        <w:t xml:space="preserve"> triển khai bản quyền phần mềm hệ thống AML mới</w:t>
      </w:r>
      <w:r w:rsidRPr="00CF7303">
        <w:t>.</w:t>
      </w:r>
    </w:p>
    <w:p w14:paraId="419DEF80" w14:textId="7C23B59E" w:rsidR="00544077" w:rsidRPr="00A1150A" w:rsidRDefault="00544077" w:rsidP="009D63DB">
      <w:pPr>
        <w:pStyle w:val="Heading1"/>
        <w:spacing w:line="300" w:lineRule="auto"/>
        <w:ind w:left="0" w:firstLine="0"/>
        <w:contextualSpacing w:val="0"/>
      </w:pPr>
      <w:r w:rsidRPr="00A1150A">
        <w:t>MÔ TẢ TỔNG QUAN</w:t>
      </w:r>
    </w:p>
    <w:p w14:paraId="409353F0" w14:textId="1CF75C8B" w:rsidR="003720C3" w:rsidRDefault="003720C3" w:rsidP="009D63DB">
      <w:pPr>
        <w:pStyle w:val="Heading2"/>
        <w:spacing w:line="300" w:lineRule="auto"/>
        <w:contextualSpacing w:val="0"/>
      </w:pPr>
      <w:r w:rsidRPr="00A1150A">
        <w:t>Yêu cầu luồng nghiệp vụ</w:t>
      </w:r>
    </w:p>
    <w:p w14:paraId="5A9AF1E8" w14:textId="4BE82B97" w:rsidR="00F93BF4" w:rsidRPr="003B11C4" w:rsidRDefault="00F93BF4" w:rsidP="00CB3288">
      <w:pPr>
        <w:pStyle w:val="Heading3"/>
      </w:pPr>
      <w:r w:rsidRPr="003B11C4">
        <w:t xml:space="preserve">Luồng </w:t>
      </w:r>
      <w:r>
        <w:t>hành trình giám sát giao dịch đáng ngờ tự động</w:t>
      </w:r>
    </w:p>
    <w:p w14:paraId="053F40EE" w14:textId="77777777" w:rsidR="00F93BF4" w:rsidRDefault="00F93BF4" w:rsidP="00FD4A96">
      <w:pPr>
        <w:pStyle w:val="ListParagraph"/>
        <w:numPr>
          <w:ilvl w:val="0"/>
          <w:numId w:val="1"/>
        </w:numPr>
        <w:spacing w:line="360" w:lineRule="auto"/>
        <w:ind w:hanging="717"/>
        <w:contextualSpacing w:val="0"/>
        <w:jc w:val="left"/>
      </w:pPr>
      <w:commentRangeStart w:id="2"/>
      <w:commentRangeStart w:id="3"/>
      <w:r>
        <w:t>Lưu đồ mô tả luồng</w:t>
      </w:r>
      <w:commentRangeEnd w:id="2"/>
      <w:r w:rsidR="006B4858">
        <w:rPr>
          <w:rStyle w:val="CommentReference"/>
        </w:rPr>
        <w:commentReference w:id="2"/>
      </w:r>
      <w:commentRangeEnd w:id="3"/>
      <w:r>
        <w:rPr>
          <w:rStyle w:val="CommentReference"/>
        </w:rPr>
        <w:commentReference w:id="3"/>
      </w:r>
    </w:p>
    <w:p w14:paraId="66AA904C" w14:textId="48DAF2F7" w:rsidR="00F93BF4" w:rsidRDefault="00162A2A" w:rsidP="00F93BF4">
      <w:pPr>
        <w:spacing w:line="360" w:lineRule="auto"/>
        <w:jc w:val="left"/>
      </w:pPr>
      <w:r w:rsidRPr="00162A2A">
        <w:rPr>
          <w:noProof/>
        </w:rPr>
        <w:drawing>
          <wp:inline distT="0" distB="0" distL="0" distR="0" wp14:anchorId="12A7C3FA" wp14:editId="09B1992F">
            <wp:extent cx="6121400" cy="43046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1400" cy="4304665"/>
                    </a:xfrm>
                    <a:prstGeom prst="rect">
                      <a:avLst/>
                    </a:prstGeom>
                  </pic:spPr>
                </pic:pic>
              </a:graphicData>
            </a:graphic>
          </wp:inline>
        </w:drawing>
      </w:r>
    </w:p>
    <w:p w14:paraId="386EA966" w14:textId="77777777" w:rsidR="00F93BF4" w:rsidRDefault="00F93BF4" w:rsidP="00FD4A96">
      <w:pPr>
        <w:pStyle w:val="ListParagraph"/>
        <w:numPr>
          <w:ilvl w:val="0"/>
          <w:numId w:val="1"/>
        </w:numPr>
        <w:spacing w:line="360" w:lineRule="auto"/>
        <w:ind w:hanging="717"/>
        <w:contextualSpacing w:val="0"/>
        <w:jc w:val="left"/>
      </w:pPr>
      <w:r>
        <w:t>Diễn giải lưu đồ</w:t>
      </w:r>
    </w:p>
    <w:tbl>
      <w:tblPr>
        <w:tblStyle w:val="TableGrid"/>
        <w:tblW w:w="9877" w:type="dxa"/>
        <w:tblLayout w:type="fixed"/>
        <w:tblLook w:val="04A0" w:firstRow="1" w:lastRow="0" w:firstColumn="1" w:lastColumn="0" w:noHBand="0" w:noVBand="1"/>
      </w:tblPr>
      <w:tblGrid>
        <w:gridCol w:w="988"/>
        <w:gridCol w:w="3543"/>
        <w:gridCol w:w="1134"/>
        <w:gridCol w:w="2507"/>
        <w:gridCol w:w="1705"/>
        <w:tblGridChange w:id="4">
          <w:tblGrid>
            <w:gridCol w:w="704"/>
            <w:gridCol w:w="284"/>
            <w:gridCol w:w="3543"/>
            <w:gridCol w:w="1134"/>
            <w:gridCol w:w="2507"/>
            <w:gridCol w:w="1705"/>
          </w:tblGrid>
        </w:tblGridChange>
      </w:tblGrid>
      <w:tr w:rsidR="00F93BF4" w:rsidRPr="00E60B29" w14:paraId="77874216" w14:textId="77777777" w:rsidTr="008F0F59">
        <w:trPr>
          <w:tblHeader/>
        </w:trPr>
        <w:tc>
          <w:tcPr>
            <w:tcW w:w="988" w:type="dxa"/>
            <w:shd w:val="clear" w:color="auto" w:fill="0070C0"/>
            <w:vAlign w:val="center"/>
          </w:tcPr>
          <w:p w14:paraId="08657637" w14:textId="77777777" w:rsidR="00F93BF4" w:rsidRPr="009B0167" w:rsidRDefault="00F93BF4" w:rsidP="00FD4A96">
            <w:pPr>
              <w:jc w:val="center"/>
              <w:rPr>
                <w:b/>
                <w:color w:val="FFFFFF" w:themeColor="background1"/>
                <w:lang w:val="vi-VN"/>
              </w:rPr>
            </w:pPr>
            <w:r w:rsidRPr="009B0167">
              <w:rPr>
                <w:b/>
                <w:color w:val="FFFFFF" w:themeColor="background1"/>
                <w:lang w:val="vi-VN"/>
              </w:rPr>
              <w:lastRenderedPageBreak/>
              <w:t>Bước</w:t>
            </w:r>
          </w:p>
        </w:tc>
        <w:tc>
          <w:tcPr>
            <w:tcW w:w="3543" w:type="dxa"/>
            <w:shd w:val="clear" w:color="auto" w:fill="0070C0"/>
            <w:vAlign w:val="center"/>
          </w:tcPr>
          <w:p w14:paraId="3774CC63" w14:textId="77777777" w:rsidR="00F93BF4" w:rsidRPr="009B0167" w:rsidRDefault="00F93BF4" w:rsidP="00FD4A96">
            <w:pPr>
              <w:jc w:val="center"/>
              <w:rPr>
                <w:b/>
                <w:color w:val="FFFFFF" w:themeColor="background1"/>
                <w:lang w:val="vi-VN"/>
              </w:rPr>
            </w:pPr>
            <w:r w:rsidRPr="009B0167">
              <w:rPr>
                <w:b/>
                <w:color w:val="FFFFFF" w:themeColor="background1"/>
                <w:lang w:val="vi-VN"/>
              </w:rPr>
              <w:t>Mô tả</w:t>
            </w:r>
          </w:p>
        </w:tc>
        <w:tc>
          <w:tcPr>
            <w:tcW w:w="1134" w:type="dxa"/>
            <w:shd w:val="clear" w:color="auto" w:fill="0070C0"/>
            <w:vAlign w:val="center"/>
          </w:tcPr>
          <w:p w14:paraId="16D1B27B" w14:textId="77777777" w:rsidR="00F93BF4" w:rsidRPr="000779C2" w:rsidRDefault="00F93BF4" w:rsidP="00FD4A96">
            <w:pPr>
              <w:jc w:val="center"/>
              <w:rPr>
                <w:b/>
                <w:lang w:val="vi-VN"/>
              </w:rPr>
            </w:pPr>
            <w:commentRangeStart w:id="5"/>
            <w:commentRangeStart w:id="6"/>
            <w:r w:rsidRPr="000779C2">
              <w:rPr>
                <w:b/>
                <w:lang w:val="vi-VN"/>
              </w:rPr>
              <w:t>Người thực hiện</w:t>
            </w:r>
            <w:commentRangeEnd w:id="5"/>
            <w:r w:rsidR="00934175" w:rsidRPr="000779C2">
              <w:rPr>
                <w:rStyle w:val="CommentReference"/>
              </w:rPr>
              <w:commentReference w:id="5"/>
            </w:r>
            <w:commentRangeEnd w:id="6"/>
            <w:r>
              <w:rPr>
                <w:rStyle w:val="CommentReference"/>
              </w:rPr>
              <w:commentReference w:id="6"/>
            </w:r>
          </w:p>
        </w:tc>
        <w:tc>
          <w:tcPr>
            <w:tcW w:w="2507" w:type="dxa"/>
            <w:shd w:val="clear" w:color="auto" w:fill="0070C0"/>
            <w:vAlign w:val="center"/>
          </w:tcPr>
          <w:p w14:paraId="05B8DB39" w14:textId="77777777" w:rsidR="00F93BF4" w:rsidRPr="000779C2" w:rsidRDefault="00F93BF4" w:rsidP="00FD4A96">
            <w:pPr>
              <w:jc w:val="center"/>
              <w:rPr>
                <w:rFonts w:eastAsia="Times New Roman"/>
                <w:lang w:val="vi-VN"/>
              </w:rPr>
            </w:pPr>
            <w:commentRangeStart w:id="7"/>
            <w:commentRangeStart w:id="8"/>
            <w:r w:rsidRPr="000779C2">
              <w:rPr>
                <w:rFonts w:eastAsia="Times New Roman"/>
                <w:b/>
                <w:bCs/>
                <w:lang w:val="vi"/>
              </w:rPr>
              <w:t xml:space="preserve">Hành động </w:t>
            </w:r>
            <w:commentRangeEnd w:id="7"/>
            <w:r w:rsidR="009E3A60" w:rsidRPr="000779C2">
              <w:rPr>
                <w:rStyle w:val="CommentReference"/>
              </w:rPr>
              <w:commentReference w:id="7"/>
            </w:r>
            <w:commentRangeEnd w:id="8"/>
            <w:r>
              <w:rPr>
                <w:rStyle w:val="CommentReference"/>
              </w:rPr>
              <w:commentReference w:id="8"/>
            </w:r>
          </w:p>
        </w:tc>
        <w:tc>
          <w:tcPr>
            <w:tcW w:w="1705" w:type="dxa"/>
            <w:shd w:val="clear" w:color="auto" w:fill="0070C0"/>
            <w:vAlign w:val="center"/>
          </w:tcPr>
          <w:p w14:paraId="1FBED893" w14:textId="77777777" w:rsidR="00F93BF4" w:rsidRPr="009B0167" w:rsidRDefault="00F93BF4" w:rsidP="00FD4A96">
            <w:pPr>
              <w:jc w:val="center"/>
              <w:rPr>
                <w:b/>
                <w:color w:val="FFFFFF" w:themeColor="background1"/>
                <w:lang w:val="vi-VN"/>
              </w:rPr>
            </w:pPr>
            <w:r w:rsidRPr="009B0167">
              <w:rPr>
                <w:b/>
                <w:color w:val="FFFFFF" w:themeColor="background1"/>
                <w:lang w:val="vi-VN"/>
              </w:rPr>
              <w:t>Trạng thái sự vụ sau khi hoàn thành tác vụ</w:t>
            </w:r>
          </w:p>
        </w:tc>
      </w:tr>
      <w:tr w:rsidR="00F93BF4" w:rsidRPr="009B0167" w14:paraId="68FA74E9" w14:textId="77777777" w:rsidTr="008F0F59">
        <w:tc>
          <w:tcPr>
            <w:tcW w:w="988" w:type="dxa"/>
          </w:tcPr>
          <w:p w14:paraId="1AFF3929" w14:textId="015355EA" w:rsidR="00F93BF4" w:rsidRPr="008D4CC3" w:rsidRDefault="00F93BF4" w:rsidP="00FD4A96">
            <w:pPr>
              <w:jc w:val="center"/>
            </w:pPr>
            <w:r w:rsidRPr="009B0167">
              <w:rPr>
                <w:lang w:val="vi-VN"/>
              </w:rPr>
              <w:t>1</w:t>
            </w:r>
          </w:p>
        </w:tc>
        <w:tc>
          <w:tcPr>
            <w:tcW w:w="3543" w:type="dxa"/>
          </w:tcPr>
          <w:p w14:paraId="4C40946A" w14:textId="77777777" w:rsidR="00F93BF4" w:rsidRPr="009B0167" w:rsidRDefault="00F93BF4" w:rsidP="00FD4A96">
            <w:pPr>
              <w:pStyle w:val="normal1"/>
              <w:rPr>
                <w:rFonts w:eastAsia="Arial" w:cs="Times New Roman"/>
                <w:b/>
                <w:color w:val="000000"/>
                <w:szCs w:val="24"/>
                <w:lang w:val="vi-VN"/>
              </w:rPr>
            </w:pPr>
            <w:r w:rsidRPr="009B0167">
              <w:rPr>
                <w:rFonts w:eastAsia="Arial" w:cs="Times New Roman"/>
                <w:b/>
                <w:color w:val="000000"/>
                <w:szCs w:val="24"/>
                <w:lang w:val="vi-VN"/>
              </w:rPr>
              <w:t>Cảnh báo phát sinh từ hệ thống</w:t>
            </w:r>
          </w:p>
          <w:p w14:paraId="648A7B06" w14:textId="3FCCD540" w:rsidR="00C31996" w:rsidRPr="00582639" w:rsidRDefault="00F93BF4" w:rsidP="00FD4A96">
            <w:pPr>
              <w:rPr>
                <w:rFonts w:eastAsia="Arial"/>
                <w:color w:val="000000"/>
                <w:lang w:val="vi-VN"/>
              </w:rPr>
            </w:pPr>
            <w:r w:rsidRPr="009B0167">
              <w:rPr>
                <w:rFonts w:eastAsia="Arial"/>
                <w:color w:val="000000"/>
                <w:lang w:val="vi-VN"/>
              </w:rPr>
              <w:t>Hệ thống tạo sự vụ</w:t>
            </w:r>
            <w:r w:rsidRPr="009753F8">
              <w:rPr>
                <w:rFonts w:eastAsia="Arial"/>
                <w:color w:val="000000"/>
                <w:lang w:val="vi-VN"/>
              </w:rPr>
              <w:t xml:space="preserve"> và </w:t>
            </w:r>
            <w:r w:rsidR="00F32311">
              <w:rPr>
                <w:rFonts w:eastAsia="Arial"/>
                <w:color w:val="000000"/>
              </w:rPr>
              <w:t xml:space="preserve">tự động </w:t>
            </w:r>
            <w:commentRangeStart w:id="9"/>
            <w:commentRangeStart w:id="10"/>
            <w:r w:rsidRPr="009753F8">
              <w:rPr>
                <w:rFonts w:eastAsia="Arial"/>
                <w:color w:val="000000"/>
                <w:lang w:val="vi-VN"/>
              </w:rPr>
              <w:t xml:space="preserve">gửi email </w:t>
            </w:r>
            <w:commentRangeEnd w:id="9"/>
            <w:r w:rsidR="006B4858">
              <w:rPr>
                <w:rStyle w:val="CommentReference"/>
              </w:rPr>
              <w:commentReference w:id="9"/>
            </w:r>
            <w:commentRangeEnd w:id="10"/>
            <w:r>
              <w:rPr>
                <w:rStyle w:val="CommentReference"/>
              </w:rPr>
              <w:commentReference w:id="10"/>
            </w:r>
            <w:ins w:id="11" w:author="Pham Quynh Trang" w:date="2026-06-22T10:17:00Z">
              <w:r w:rsidR="00582639">
                <w:rPr>
                  <w:rFonts w:eastAsia="Arial"/>
                  <w:color w:val="000000"/>
                </w:rPr>
                <w:t xml:space="preserve">theo mẫu EM-1 </w:t>
              </w:r>
            </w:ins>
            <w:r w:rsidR="00582639">
              <w:rPr>
                <w:rFonts w:eastAsia="Arial"/>
                <w:color w:val="000000"/>
              </w:rPr>
              <w:t xml:space="preserve">tới </w:t>
            </w:r>
            <w:commentRangeStart w:id="12"/>
            <w:commentRangeStart w:id="13"/>
            <w:r w:rsidR="00CB3288" w:rsidRPr="009E2F52">
              <w:rPr>
                <w:lang w:val="vi-VN"/>
              </w:rPr>
              <w:t>group email của Cán bộ quản lý KH</w:t>
            </w:r>
            <w:r w:rsidR="00CB3288" w:rsidRPr="009B0167">
              <w:rPr>
                <w:rFonts w:eastAsia="Arial"/>
                <w:color w:val="000000"/>
                <w:lang w:val="vi-VN"/>
              </w:rPr>
              <w:t xml:space="preserve"> </w:t>
            </w:r>
            <w:commentRangeEnd w:id="12"/>
            <w:r w:rsidR="00CB3288" w:rsidRPr="009E2F52">
              <w:rPr>
                <w:rStyle w:val="CommentReference"/>
                <w:sz w:val="24"/>
                <w:szCs w:val="24"/>
                <w:lang w:val="vi-VN"/>
              </w:rPr>
              <w:commentReference w:id="12"/>
            </w:r>
            <w:commentRangeEnd w:id="13"/>
            <w:r>
              <w:rPr>
                <w:rStyle w:val="CommentReference"/>
              </w:rPr>
              <w:commentReference w:id="13"/>
            </w:r>
            <w:r w:rsidR="00CB3288" w:rsidRPr="009E2F52">
              <w:rPr>
                <w:lang w:val="vi-VN"/>
              </w:rPr>
              <w:t xml:space="preserve"> </w:t>
            </w:r>
            <w:r w:rsidR="006B1615">
              <w:t>(</w:t>
            </w:r>
            <w:ins w:id="14" w:author="Pham Quynh Trang" w:date="2026-06-24T20:35:00Z">
              <w:r w:rsidR="00CE0536">
                <w:t xml:space="preserve">DVKH </w:t>
              </w:r>
            </w:ins>
            <w:ins w:id="15" w:author="Pham Quynh Trang" w:date="2026-06-22T09:24:00Z">
              <w:r w:rsidR="001C30EB">
                <w:t>Maker</w:t>
              </w:r>
            </w:ins>
            <w:r w:rsidR="006B1615">
              <w:t>)</w:t>
            </w:r>
            <w:r w:rsidRPr="009B0167">
              <w:rPr>
                <w:rFonts w:eastAsia="Arial"/>
                <w:color w:val="000000"/>
                <w:lang w:val="vi-VN"/>
              </w:rPr>
              <w:t>, chuyển bước 2</w:t>
            </w:r>
          </w:p>
        </w:tc>
        <w:tc>
          <w:tcPr>
            <w:tcW w:w="1134" w:type="dxa"/>
          </w:tcPr>
          <w:p w14:paraId="2F9E9130" w14:textId="77777777" w:rsidR="00F93BF4" w:rsidRPr="009B0167" w:rsidRDefault="00F93BF4" w:rsidP="00FD4A96">
            <w:pPr>
              <w:rPr>
                <w:lang w:val="vi-VN"/>
              </w:rPr>
            </w:pPr>
            <w:r w:rsidRPr="009B0167">
              <w:rPr>
                <w:lang w:val="vi-VN"/>
              </w:rPr>
              <w:t>Hệ thống OFSAA</w:t>
            </w:r>
          </w:p>
        </w:tc>
        <w:tc>
          <w:tcPr>
            <w:tcW w:w="2507" w:type="dxa"/>
          </w:tcPr>
          <w:p w14:paraId="7134A983" w14:textId="77777777" w:rsidR="00F93BF4" w:rsidRPr="009B0167" w:rsidRDefault="00F93BF4" w:rsidP="00FD4A96">
            <w:pPr>
              <w:rPr>
                <w:lang w:val="vi-VN"/>
              </w:rPr>
            </w:pPr>
            <w:r w:rsidRPr="009B0167">
              <w:rPr>
                <w:lang w:val="vi-VN"/>
              </w:rPr>
              <w:t>N/A</w:t>
            </w:r>
          </w:p>
        </w:tc>
        <w:tc>
          <w:tcPr>
            <w:tcW w:w="1705" w:type="dxa"/>
          </w:tcPr>
          <w:p w14:paraId="0C5806F2" w14:textId="60C6A260" w:rsidR="00F93BF4" w:rsidRPr="009B0167" w:rsidRDefault="00F93BF4" w:rsidP="00FD4A96">
            <w:r w:rsidRPr="009B0167">
              <w:t>New</w:t>
            </w:r>
          </w:p>
          <w:p w14:paraId="280F2B3C" w14:textId="77777777" w:rsidR="00F93BF4" w:rsidRPr="009B0167" w:rsidRDefault="00F93BF4" w:rsidP="00FD4A96"/>
        </w:tc>
      </w:tr>
      <w:tr w:rsidR="002279EC" w:rsidRPr="009B0167" w14:paraId="389E5629" w14:textId="77777777" w:rsidTr="008F0F59">
        <w:trPr>
          <w:trHeight w:val="1943"/>
        </w:trPr>
        <w:tc>
          <w:tcPr>
            <w:tcW w:w="988" w:type="dxa"/>
            <w:vMerge w:val="restart"/>
          </w:tcPr>
          <w:p w14:paraId="6B63FFDC" w14:textId="77777777" w:rsidR="002279EC" w:rsidRPr="009B0167" w:rsidRDefault="002279EC" w:rsidP="00FD4A96">
            <w:pPr>
              <w:jc w:val="center"/>
              <w:rPr>
                <w:lang w:val="vi-VN"/>
              </w:rPr>
            </w:pPr>
            <w:r w:rsidRPr="009B0167">
              <w:rPr>
                <w:lang w:val="vi-VN"/>
              </w:rPr>
              <w:t>2</w:t>
            </w:r>
          </w:p>
        </w:tc>
        <w:tc>
          <w:tcPr>
            <w:tcW w:w="3543" w:type="dxa"/>
          </w:tcPr>
          <w:p w14:paraId="4A40828E" w14:textId="77777777" w:rsidR="002279EC" w:rsidRPr="00E60B29" w:rsidRDefault="002279EC" w:rsidP="00E60B29">
            <w:pPr>
              <w:pStyle w:val="paragraph"/>
              <w:spacing w:before="0" w:beforeAutospacing="0" w:after="0" w:afterAutospacing="0"/>
              <w:jc w:val="both"/>
              <w:textAlignment w:val="baseline"/>
              <w:rPr>
                <w:rFonts w:ascii="Segoe UI" w:hAnsi="Segoe UI" w:cs="Segoe UI"/>
                <w:sz w:val="18"/>
                <w:szCs w:val="18"/>
                <w:lang w:val="vi-VN"/>
              </w:rPr>
            </w:pPr>
            <w:r>
              <w:rPr>
                <w:rStyle w:val="normaltextrun"/>
                <w:b/>
                <w:bCs/>
                <w:color w:val="000000"/>
                <w:lang w:val="vi-VN"/>
              </w:rPr>
              <w:t>Đề xuất xử lý cảnh báo</w:t>
            </w:r>
            <w:r w:rsidRPr="00E60B29">
              <w:rPr>
                <w:rStyle w:val="eop"/>
                <w:rFonts w:eastAsiaTheme="majorEastAsia"/>
                <w:color w:val="000000"/>
                <w:lang w:val="vi-VN"/>
              </w:rPr>
              <w:t> </w:t>
            </w:r>
          </w:p>
          <w:p w14:paraId="5AB15339" w14:textId="6D53B12B" w:rsidR="001D10E7" w:rsidRDefault="001D10E7" w:rsidP="0051407E">
            <w:pPr>
              <w:tabs>
                <w:tab w:val="left" w:pos="2028"/>
              </w:tabs>
            </w:pPr>
            <w:r w:rsidRPr="001D10E7">
              <w:t>DVKH Maker thực hiện điền</w:t>
            </w:r>
            <w:r w:rsidR="001A4B4E">
              <w:t>,</w:t>
            </w:r>
            <w:commentRangeStart w:id="16"/>
            <w:r w:rsidR="00AD46B9">
              <w:t xml:space="preserve"> lưu </w:t>
            </w:r>
            <w:r w:rsidRPr="001D10E7">
              <w:t>bộ câu hỏi EDD</w:t>
            </w:r>
            <w:r w:rsidR="00F332F3">
              <w:t xml:space="preserve"> (ấn “Save”)</w:t>
            </w:r>
            <w:r w:rsidRPr="001D10E7">
              <w:t xml:space="preserve"> </w:t>
            </w:r>
            <w:commentRangeEnd w:id="16"/>
            <w:r w:rsidR="00F332F3">
              <w:rPr>
                <w:rStyle w:val="CommentReference"/>
              </w:rPr>
              <w:commentReference w:id="16"/>
            </w:r>
            <w:r w:rsidR="001A4B4E">
              <w:t xml:space="preserve">và </w:t>
            </w:r>
            <w:r w:rsidRPr="001D10E7">
              <w:t>đề xuất xử lý cảnh báo là “Đáng ngờ/ Không đáng giờ/ Cần giám sát thêm”, hệ thống</w:t>
            </w:r>
            <w:r w:rsidR="00B70F26">
              <w:t xml:space="preserve"> tự động</w:t>
            </w:r>
            <w:r w:rsidRPr="001D10E7">
              <w:t xml:space="preserve"> gửi email</w:t>
            </w:r>
            <w:r w:rsidR="00390B05">
              <w:t xml:space="preserve"> </w:t>
            </w:r>
            <w:ins w:id="17" w:author="Pham Quynh Trang" w:date="2026-06-22T10:17:00Z">
              <w:r w:rsidR="00390B05">
                <w:rPr>
                  <w:rFonts w:eastAsia="Arial"/>
                  <w:color w:val="000000"/>
                </w:rPr>
                <w:t>theo mẫu</w:t>
              </w:r>
            </w:ins>
            <w:r w:rsidRPr="001D10E7">
              <w:t xml:space="preserve"> EM-2 tới DVKH Checker, chuyển tiếp bước 3</w:t>
            </w:r>
          </w:p>
          <w:p w14:paraId="73C82FC8" w14:textId="77777777" w:rsidR="002279EC" w:rsidRDefault="002279EC" w:rsidP="0051407E">
            <w:pPr>
              <w:tabs>
                <w:tab w:val="left" w:pos="2028"/>
              </w:tabs>
              <w:rPr>
                <w:bCs/>
                <w:i/>
                <w:iCs/>
                <w:lang w:val="vi-VN"/>
              </w:rPr>
            </w:pPr>
            <w:ins w:id="18" w:author="Pham Quynh Trang" w:date="2026-06-24T10:09:00Z">
              <w:r>
                <w:rPr>
                  <w:bCs/>
                  <w:lang w:val="vi-VN"/>
                </w:rPr>
                <w:t xml:space="preserve">Thông tin </w:t>
              </w:r>
              <w:r>
                <w:rPr>
                  <w:bCs/>
                </w:rPr>
                <w:t>bộ câu hỏi</w:t>
              </w:r>
              <w:r>
                <w:rPr>
                  <w:bCs/>
                  <w:lang w:val="vi-VN"/>
                </w:rPr>
                <w:t xml:space="preserve"> chi tiết tham chiếu </w:t>
              </w:r>
              <w:r>
                <w:rPr>
                  <w:bCs/>
                  <w:i/>
                  <w:iCs/>
                  <w:lang w:val="vi-VN"/>
                </w:rPr>
                <w:t>&lt;&lt;IV.Phụ lục - Phụ lục 3. Bộ câu hỏi EDD&gt;&gt;</w:t>
              </w:r>
            </w:ins>
            <w:del w:id="19" w:author="Pham Quynh Trang" w:date="2026-06-24T10:09:00Z">
              <w:r w:rsidRPr="00E60B29" w:rsidDel="00E11782">
                <w:rPr>
                  <w:rStyle w:val="eop"/>
                  <w:rFonts w:eastAsiaTheme="majorEastAsia"/>
                  <w:color w:val="000000"/>
                  <w:lang w:val="vi-VN"/>
                </w:rPr>
                <w:delText> </w:delText>
              </w:r>
            </w:del>
          </w:p>
          <w:p w14:paraId="5D852EB6" w14:textId="2EC3E25C" w:rsidR="00F332F3" w:rsidRPr="00B92EB6" w:rsidRDefault="00F332F3" w:rsidP="00B92EB6">
            <w:pPr>
              <w:spacing w:before="0" w:line="240" w:lineRule="auto"/>
              <w:textAlignment w:val="baseline"/>
              <w:rPr>
                <w:rFonts w:ascii="Segoe UI" w:eastAsia="Times New Roman" w:hAnsi="Segoe UI" w:cs="Segoe UI"/>
                <w:kern w:val="0"/>
                <w:sz w:val="18"/>
                <w:szCs w:val="18"/>
                <w14:ligatures w14:val="none"/>
                <w:rPrChange w:id="20" w:author="Pham Quynh Trang" w:date="2026-06-24T10:09:00Z">
                  <w:rPr>
                    <w:rFonts w:ascii="Segoe UI" w:hAnsi="Segoe UI" w:cs="Segoe UI"/>
                    <w:sz w:val="18"/>
                    <w:szCs w:val="18"/>
                    <w:lang w:val="vi-VN"/>
                  </w:rPr>
                </w:rPrChange>
              </w:rPr>
            </w:pPr>
            <w:r w:rsidRPr="001A4B4E">
              <w:rPr>
                <w:b/>
                <w:bCs/>
                <w:i/>
                <w:iCs/>
              </w:rPr>
              <w:t xml:space="preserve">Lưu ý: </w:t>
            </w:r>
            <w:r w:rsidR="001A4B4E" w:rsidRPr="001A4B4E">
              <w:rPr>
                <w:b/>
                <w:bCs/>
                <w:i/>
                <w:iCs/>
              </w:rPr>
              <w:t>đây là bước bắt buộc DVKH Maker phải thực hiện</w:t>
            </w:r>
            <w:r w:rsidR="00B92EB6">
              <w:rPr>
                <w:b/>
                <w:bCs/>
                <w:i/>
                <w:iCs/>
              </w:rPr>
              <w:t xml:space="preserve">. </w:t>
            </w:r>
            <w:r w:rsidR="00503BC7">
              <w:rPr>
                <w:b/>
                <w:bCs/>
                <w:i/>
                <w:iCs/>
              </w:rPr>
              <w:t xml:space="preserve">DVKH </w:t>
            </w:r>
            <w:r w:rsidR="00B92EB6" w:rsidRPr="00B92EB6">
              <w:rPr>
                <w:rFonts w:eastAsia="Times New Roman"/>
                <w:b/>
                <w:i/>
                <w:iCs/>
                <w:kern w:val="0"/>
                <w:lang w:val="vi-VN"/>
                <w14:ligatures w14:val="none"/>
              </w:rPr>
              <w:t xml:space="preserve">Maker chỉ thao tác được khi đã ấn </w:t>
            </w:r>
            <w:r w:rsidR="00B92EB6">
              <w:rPr>
                <w:rFonts w:eastAsia="Times New Roman"/>
                <w:b/>
                <w:i/>
                <w:iCs/>
                <w:kern w:val="0"/>
                <w14:ligatures w14:val="none"/>
              </w:rPr>
              <w:t>“S</w:t>
            </w:r>
            <w:r w:rsidR="00B92EB6" w:rsidRPr="00B92EB6">
              <w:rPr>
                <w:rFonts w:eastAsia="Times New Roman"/>
                <w:b/>
                <w:i/>
                <w:iCs/>
                <w:kern w:val="0"/>
                <w:lang w:val="vi-VN"/>
                <w14:ligatures w14:val="none"/>
              </w:rPr>
              <w:t>ave</w:t>
            </w:r>
            <w:r w:rsidR="00B92EB6">
              <w:rPr>
                <w:rFonts w:eastAsia="Times New Roman"/>
                <w:b/>
                <w:i/>
                <w:iCs/>
                <w:kern w:val="0"/>
                <w14:ligatures w14:val="none"/>
              </w:rPr>
              <w:t>”</w:t>
            </w:r>
            <w:r w:rsidR="00B92EB6" w:rsidRPr="00B92EB6">
              <w:rPr>
                <w:rFonts w:eastAsia="Times New Roman"/>
                <w:b/>
                <w:i/>
                <w:iCs/>
                <w:kern w:val="0"/>
                <w:lang w:val="vi-VN"/>
                <w14:ligatures w14:val="none"/>
              </w:rPr>
              <w:t xml:space="preserve"> trên màn hình EDD</w:t>
            </w:r>
            <w:r w:rsidR="00B92EB6" w:rsidRPr="0095644F">
              <w:rPr>
                <w:rFonts w:eastAsia="Times New Roman"/>
                <w:kern w:val="0"/>
                <w14:ligatures w14:val="none"/>
              </w:rPr>
              <w:t> </w:t>
            </w:r>
          </w:p>
        </w:tc>
        <w:tc>
          <w:tcPr>
            <w:tcW w:w="1134" w:type="dxa"/>
            <w:vMerge w:val="restart"/>
          </w:tcPr>
          <w:p w14:paraId="595DD50E" w14:textId="02E2D62C" w:rsidR="002279EC" w:rsidRPr="009B0167" w:rsidRDefault="002279EC" w:rsidP="00FD4A96">
            <w:r>
              <w:t>DVKH</w:t>
            </w:r>
            <w:r w:rsidRPr="009B0167">
              <w:t xml:space="preserve"> Maker</w:t>
            </w:r>
          </w:p>
        </w:tc>
        <w:tc>
          <w:tcPr>
            <w:tcW w:w="2507" w:type="dxa"/>
          </w:tcPr>
          <w:p w14:paraId="1358FE5E" w14:textId="77777777" w:rsidR="002279EC" w:rsidRDefault="002279EC" w:rsidP="00FD4A96">
            <w:pPr>
              <w:jc w:val="left"/>
            </w:pPr>
            <w:r w:rsidRPr="009B0167">
              <w:t>Recommend to Not suspicious/ Recommend to suspicious/ Recommend to Under monitoring</w:t>
            </w:r>
          </w:p>
          <w:p w14:paraId="62C6BBBE" w14:textId="77777777" w:rsidR="0095644F" w:rsidRPr="0095644F" w:rsidRDefault="0095644F" w:rsidP="0095644F">
            <w:pPr>
              <w:spacing w:before="0" w:line="240" w:lineRule="auto"/>
              <w:textAlignment w:val="baseline"/>
              <w:rPr>
                <w:rFonts w:ascii="Segoe UI" w:eastAsia="Times New Roman" w:hAnsi="Segoe UI" w:cs="Segoe UI"/>
                <w:kern w:val="0"/>
                <w:sz w:val="18"/>
                <w:szCs w:val="18"/>
                <w14:ligatures w14:val="none"/>
              </w:rPr>
            </w:pPr>
            <w:r w:rsidRPr="0095644F">
              <w:rPr>
                <w:rFonts w:eastAsia="Times New Roman"/>
                <w:kern w:val="0"/>
                <w:lang w:val="vi-VN"/>
                <w14:ligatures w14:val="none"/>
              </w:rPr>
              <w:t>(Nhập thông tin EDD đã thu thập trên màn hình EDD)</w:t>
            </w:r>
            <w:r w:rsidRPr="0095644F">
              <w:rPr>
                <w:rFonts w:eastAsia="Times New Roman"/>
                <w:kern w:val="0"/>
                <w14:ligatures w14:val="none"/>
              </w:rPr>
              <w:t> </w:t>
            </w:r>
          </w:p>
          <w:p w14:paraId="7FC36B39" w14:textId="55EA29F8" w:rsidR="0095644F" w:rsidRPr="009B0167" w:rsidRDefault="0095644F" w:rsidP="00B92EB6">
            <w:pPr>
              <w:spacing w:before="0" w:line="240" w:lineRule="auto"/>
              <w:textAlignment w:val="baseline"/>
            </w:pPr>
          </w:p>
        </w:tc>
        <w:tc>
          <w:tcPr>
            <w:tcW w:w="1705" w:type="dxa"/>
          </w:tcPr>
          <w:p w14:paraId="11850F08" w14:textId="55782D01" w:rsidR="002279EC" w:rsidRPr="009B0167" w:rsidRDefault="002279EC" w:rsidP="00FD4A96">
            <w:pPr>
              <w:rPr>
                <w:lang w:val="vi-VN"/>
              </w:rPr>
            </w:pPr>
            <w:r w:rsidRPr="009B0167">
              <w:t>Pending Checker Review</w:t>
            </w:r>
          </w:p>
        </w:tc>
      </w:tr>
      <w:tr w:rsidR="002279EC" w:rsidRPr="009B0167" w14:paraId="26A10703" w14:textId="77777777" w:rsidTr="008F0F59">
        <w:trPr>
          <w:trHeight w:val="1482"/>
          <w:ins w:id="21" w:author="Pham Quynh Trang" w:date="2026-06-24T21:09:00Z"/>
        </w:trPr>
        <w:tc>
          <w:tcPr>
            <w:tcW w:w="988" w:type="dxa"/>
            <w:vMerge/>
          </w:tcPr>
          <w:p w14:paraId="58CB6431" w14:textId="77777777" w:rsidR="002279EC" w:rsidRPr="009B0167" w:rsidRDefault="002279EC" w:rsidP="006019E6">
            <w:pPr>
              <w:jc w:val="center"/>
              <w:rPr>
                <w:ins w:id="22" w:author="Pham Quynh Trang" w:date="2026-06-24T21:09:00Z"/>
                <w:lang w:val="vi-VN"/>
              </w:rPr>
            </w:pPr>
          </w:p>
        </w:tc>
        <w:tc>
          <w:tcPr>
            <w:tcW w:w="3543" w:type="dxa"/>
          </w:tcPr>
          <w:p w14:paraId="0DCF8831" w14:textId="53774E56" w:rsidR="002279EC" w:rsidRDefault="002279EC" w:rsidP="00044C4C">
            <w:pPr>
              <w:pStyle w:val="paragraph"/>
              <w:spacing w:before="0" w:beforeAutospacing="0" w:after="0" w:afterAutospacing="0" w:line="300" w:lineRule="auto"/>
              <w:jc w:val="both"/>
              <w:textAlignment w:val="baseline"/>
              <w:rPr>
                <w:ins w:id="23" w:author="Pham Quynh Trang" w:date="2026-06-24T21:09:00Z"/>
                <w:rStyle w:val="normaltextrun"/>
                <w:b/>
                <w:bCs/>
                <w:color w:val="000000"/>
                <w:lang w:val="vi-VN"/>
              </w:rPr>
            </w:pPr>
            <w:commentRangeStart w:id="24"/>
            <w:commentRangeStart w:id="25"/>
            <w:commentRangeStart w:id="26"/>
            <w:ins w:id="27" w:author="Pham Quynh Trang" w:date="2026-06-24T21:09:00Z">
              <w:r w:rsidRPr="006019E6">
                <w:rPr>
                  <w:rStyle w:val="normaltextrun"/>
                  <w:rFonts w:eastAsiaTheme="minorHAnsi"/>
                  <w:color w:val="000000"/>
                  <w:kern w:val="2"/>
                  <w:lang w:eastAsia="en-US"/>
                  <w14:ligatures w14:val="standardContextual"/>
                  <w:rPrChange w:id="28" w:author="Pham Quynh Trang" w:date="2026-06-24T21:10:00Z">
                    <w:rPr/>
                  </w:rPrChange>
                </w:rPr>
                <w:t>Trong</w:t>
              </w:r>
              <w:r w:rsidRPr="006019E6">
                <w:rPr>
                  <w:rStyle w:val="normaltextrun"/>
                  <w:rFonts w:eastAsiaTheme="minorHAnsi"/>
                  <w:color w:val="000000"/>
                  <w:kern w:val="2"/>
                  <w:lang w:eastAsia="en-US"/>
                  <w14:ligatures w14:val="standardContextual"/>
                  <w:rPrChange w:id="29" w:author="Pham Quynh Trang" w:date="2026-06-24T21:10:00Z">
                    <w:rPr>
                      <w:lang w:val="vi-VN"/>
                    </w:rPr>
                  </w:rPrChange>
                </w:rPr>
                <w:t xml:space="preserve"> t</w:t>
              </w:r>
              <w:r w:rsidRPr="006019E6">
                <w:rPr>
                  <w:rStyle w:val="normaltextrun"/>
                  <w:rFonts w:eastAsiaTheme="minorHAnsi"/>
                  <w:color w:val="000000"/>
                  <w:kern w:val="2"/>
                  <w:lang w:eastAsia="en-US"/>
                  <w14:ligatures w14:val="standardContextual"/>
                  <w:rPrChange w:id="30" w:author="Pham Quynh Trang" w:date="2026-06-24T21:10:00Z">
                    <w:rPr/>
                  </w:rPrChange>
                </w:rPr>
                <w:t>r</w:t>
              </w:r>
              <w:r w:rsidRPr="006019E6">
                <w:rPr>
                  <w:rStyle w:val="normaltextrun"/>
                  <w:rFonts w:eastAsiaTheme="minorHAnsi"/>
                  <w:color w:val="000000"/>
                  <w:kern w:val="2"/>
                  <w:lang w:eastAsia="en-US"/>
                  <w14:ligatures w14:val="standardContextual"/>
                  <w:rPrChange w:id="31" w:author="Pham Quynh Trang" w:date="2026-06-24T21:10:00Z">
                    <w:rPr>
                      <w:lang w:val="vi-VN"/>
                    </w:rPr>
                  </w:rPrChange>
                </w:rPr>
                <w:t xml:space="preserve">ường hợp </w:t>
              </w:r>
            </w:ins>
            <w:r>
              <w:rPr>
                <w:rStyle w:val="normaltextrun"/>
                <w:rFonts w:eastAsiaTheme="minorHAnsi"/>
                <w:color w:val="000000"/>
                <w:kern w:val="2"/>
                <w:lang w:eastAsia="en-US"/>
                <w14:ligatures w14:val="standardContextual"/>
              </w:rPr>
              <w:t xml:space="preserve">DVKH </w:t>
            </w:r>
            <w:ins w:id="32" w:author="Pham Quynh Trang" w:date="2026-06-24T21:09:00Z">
              <w:r w:rsidRPr="006019E6">
                <w:rPr>
                  <w:rStyle w:val="normaltextrun"/>
                  <w:rFonts w:eastAsiaTheme="minorHAnsi"/>
                  <w:color w:val="000000"/>
                  <w:kern w:val="2"/>
                  <w:lang w:eastAsia="en-US"/>
                  <w14:ligatures w14:val="standardContextual"/>
                  <w:rPrChange w:id="33" w:author="Pham Quynh Trang" w:date="2026-06-24T21:10:00Z">
                    <w:rPr/>
                  </w:rPrChange>
                </w:rPr>
                <w:t>Maker nhận được</w:t>
              </w:r>
              <w:r w:rsidRPr="006019E6">
                <w:rPr>
                  <w:rStyle w:val="normaltextrun"/>
                  <w:rFonts w:eastAsiaTheme="minorHAnsi"/>
                  <w:color w:val="000000"/>
                  <w:kern w:val="2"/>
                  <w:lang w:eastAsia="en-US"/>
                  <w14:ligatures w14:val="standardContextual"/>
                  <w:rPrChange w:id="34" w:author="Pham Quynh Trang" w:date="2026-06-24T21:10:00Z">
                    <w:rPr>
                      <w:lang w:val="vi-VN"/>
                    </w:rPr>
                  </w:rPrChange>
                </w:rPr>
                <w:t xml:space="preserve"> yêu cầu bổ sung thông tin</w:t>
              </w:r>
              <w:commentRangeEnd w:id="24"/>
              <w:r w:rsidRPr="006019E6">
                <w:rPr>
                  <w:rStyle w:val="normaltextrun"/>
                  <w:rFonts w:eastAsiaTheme="minorHAnsi"/>
                  <w:color w:val="000000"/>
                  <w:kern w:val="2"/>
                  <w:lang w:eastAsia="en-US"/>
                  <w14:ligatures w14:val="standardContextual"/>
                  <w:rPrChange w:id="35" w:author="Pham Quynh Trang" w:date="2026-06-24T21:10:00Z">
                    <w:rPr>
                      <w:rStyle w:val="CommentReference"/>
                      <w:sz w:val="24"/>
                      <w:szCs w:val="24"/>
                    </w:rPr>
                  </w:rPrChange>
                </w:rPr>
                <w:commentReference w:id="24"/>
              </w:r>
              <w:commentRangeEnd w:id="25"/>
              <w:r>
                <w:rPr>
                  <w:rStyle w:val="CommentReference"/>
                </w:rPr>
                <w:commentReference w:id="25"/>
              </w:r>
              <w:commentRangeEnd w:id="26"/>
              <w:r>
                <w:rPr>
                  <w:rStyle w:val="CommentReference"/>
                </w:rPr>
                <w:commentReference w:id="26"/>
              </w:r>
              <w:r w:rsidRPr="006019E6">
                <w:rPr>
                  <w:rStyle w:val="normaltextrun"/>
                  <w:rFonts w:eastAsiaTheme="minorHAnsi"/>
                  <w:color w:val="000000"/>
                  <w:kern w:val="2"/>
                  <w:lang w:eastAsia="en-US"/>
                  <w14:ligatures w14:val="standardContextual"/>
                  <w:rPrChange w:id="36" w:author="Pham Quynh Trang" w:date="2026-06-24T21:10:00Z">
                    <w:rPr/>
                  </w:rPrChange>
                </w:rPr>
                <w:t xml:space="preserve"> từ bước </w:t>
              </w:r>
            </w:ins>
            <w:ins w:id="37" w:author="Pham Quynh Trang" w:date="2026-06-24T21:10:00Z">
              <w:r w:rsidRPr="006019E6">
                <w:rPr>
                  <w:rStyle w:val="normaltextrun"/>
                  <w:rFonts w:eastAsiaTheme="minorHAnsi"/>
                  <w:color w:val="000000"/>
                  <w:kern w:val="2"/>
                  <w:lang w:eastAsia="en-US"/>
                  <w14:ligatures w14:val="standardContextual"/>
                  <w:rPrChange w:id="38" w:author="Pham Quynh Trang" w:date="2026-06-24T21:10:00Z">
                    <w:rPr/>
                  </w:rPrChange>
                </w:rPr>
                <w:t>3</w:t>
              </w:r>
            </w:ins>
            <w:ins w:id="39" w:author="Pham Quynh Trang" w:date="2026-06-24T21:09:00Z">
              <w:r w:rsidRPr="006019E6">
                <w:rPr>
                  <w:rStyle w:val="normaltextrun"/>
                  <w:rFonts w:eastAsiaTheme="minorHAnsi"/>
                  <w:color w:val="000000"/>
                  <w:kern w:val="2"/>
                  <w:lang w:eastAsia="en-US"/>
                  <w14:ligatures w14:val="standardContextual"/>
                  <w:rPrChange w:id="40" w:author="Pham Quynh Trang" w:date="2026-06-24T21:10:00Z">
                    <w:rPr/>
                  </w:rPrChange>
                </w:rPr>
                <w:t xml:space="preserve">, </w:t>
              </w:r>
            </w:ins>
            <w:r>
              <w:rPr>
                <w:rStyle w:val="normaltextrun"/>
                <w:rFonts w:eastAsiaTheme="minorHAnsi"/>
                <w:color w:val="000000"/>
                <w:kern w:val="2"/>
                <w:lang w:eastAsia="en-US"/>
                <w14:ligatures w14:val="standardContextual"/>
              </w:rPr>
              <w:t xml:space="preserve">DVKH </w:t>
            </w:r>
            <w:ins w:id="41" w:author="Pham Quynh Trang" w:date="2026-06-24T21:09:00Z">
              <w:r w:rsidRPr="006019E6">
                <w:rPr>
                  <w:rStyle w:val="normaltextrun"/>
                  <w:rFonts w:eastAsiaTheme="minorHAnsi"/>
                  <w:color w:val="000000"/>
                  <w:kern w:val="2"/>
                  <w:lang w:eastAsia="en-US"/>
                  <w14:ligatures w14:val="standardContextual"/>
                  <w:rPrChange w:id="42" w:author="Pham Quynh Trang" w:date="2026-06-24T21:10:00Z">
                    <w:rPr>
                      <w:bCs/>
                      <w:lang w:val="vi-VN"/>
                    </w:rPr>
                  </w:rPrChange>
                </w:rPr>
                <w:t>Maker</w:t>
              </w:r>
              <w:r w:rsidRPr="006019E6">
                <w:rPr>
                  <w:rStyle w:val="normaltextrun"/>
                  <w:rFonts w:eastAsiaTheme="minorHAnsi"/>
                  <w:color w:val="000000"/>
                  <w:kern w:val="2"/>
                  <w:lang w:eastAsia="en-US"/>
                  <w14:ligatures w14:val="standardContextual"/>
                  <w:rPrChange w:id="43" w:author="Pham Quynh Trang" w:date="2026-06-24T21:10:00Z">
                    <w:rPr>
                      <w:bCs/>
                    </w:rPr>
                  </w:rPrChange>
                </w:rPr>
                <w:t xml:space="preserve"> thực hiện</w:t>
              </w:r>
              <w:r w:rsidRPr="006019E6">
                <w:rPr>
                  <w:rStyle w:val="normaltextrun"/>
                  <w:rFonts w:eastAsiaTheme="minorHAnsi"/>
                  <w:color w:val="000000"/>
                  <w:kern w:val="2"/>
                  <w:lang w:eastAsia="en-US"/>
                  <w14:ligatures w14:val="standardContextual"/>
                  <w:rPrChange w:id="44" w:author="Pham Quynh Trang" w:date="2026-06-24T21:10:00Z">
                    <w:rPr>
                      <w:bCs/>
                      <w:lang w:val="vi-VN"/>
                    </w:rPr>
                  </w:rPrChange>
                </w:rPr>
                <w:t xml:space="preserve"> bổ sung thông tin </w:t>
              </w:r>
              <w:r w:rsidRPr="006019E6">
                <w:rPr>
                  <w:rStyle w:val="normaltextrun"/>
                  <w:rFonts w:eastAsiaTheme="minorHAnsi"/>
                  <w:color w:val="000000"/>
                  <w:kern w:val="2"/>
                  <w:lang w:eastAsia="en-US"/>
                  <w14:ligatures w14:val="standardContextual"/>
                  <w:rPrChange w:id="45" w:author="Pham Quynh Trang" w:date="2026-06-24T21:10:00Z">
                    <w:rPr>
                      <w:bCs/>
                    </w:rPr>
                  </w:rPrChange>
                </w:rPr>
                <w:t>và</w:t>
              </w:r>
              <w:r w:rsidRPr="006019E6">
                <w:rPr>
                  <w:rStyle w:val="normaltextrun"/>
                  <w:rFonts w:eastAsiaTheme="minorHAnsi"/>
                  <w:color w:val="000000"/>
                  <w:kern w:val="2"/>
                  <w:lang w:eastAsia="en-US"/>
                  <w14:ligatures w14:val="standardContextual"/>
                  <w:rPrChange w:id="46" w:author="Pham Quynh Trang" w:date="2026-06-24T21:10:00Z">
                    <w:rPr>
                      <w:bCs/>
                      <w:lang w:val="vi-VN"/>
                    </w:rPr>
                  </w:rPrChange>
                </w:rPr>
                <w:t xml:space="preserve"> </w:t>
              </w:r>
              <w:r w:rsidRPr="006019E6">
                <w:rPr>
                  <w:rStyle w:val="normaltextrun"/>
                  <w:rFonts w:eastAsiaTheme="minorHAnsi"/>
                  <w:color w:val="000000"/>
                  <w:kern w:val="2"/>
                  <w:lang w:eastAsia="en-US"/>
                  <w14:ligatures w14:val="standardContextual"/>
                  <w:rPrChange w:id="47" w:author="Pham Quynh Trang" w:date="2026-06-24T21:10:00Z">
                    <w:rPr>
                      <w:bCs/>
                    </w:rPr>
                  </w:rPrChange>
                </w:rPr>
                <w:t xml:space="preserve">trình duyệt lên </w:t>
              </w:r>
            </w:ins>
            <w:r>
              <w:rPr>
                <w:rStyle w:val="normaltextrun"/>
                <w:rFonts w:eastAsiaTheme="minorHAnsi"/>
                <w:color w:val="000000"/>
                <w:kern w:val="2"/>
                <w:lang w:eastAsia="en-US"/>
                <w14:ligatures w14:val="standardContextual"/>
              </w:rPr>
              <w:t xml:space="preserve">DVKH </w:t>
            </w:r>
            <w:ins w:id="48" w:author="Pham Quynh Trang" w:date="2026-06-24T21:09:00Z">
              <w:r w:rsidRPr="00284868">
                <w:rPr>
                  <w:rStyle w:val="normaltextrun"/>
                  <w:rFonts w:eastAsiaTheme="minorHAnsi"/>
                  <w:color w:val="000000"/>
                  <w:kern w:val="2"/>
                  <w:lang w:eastAsia="en-US"/>
                  <w14:ligatures w14:val="standardContextual"/>
                  <w:rPrChange w:id="49" w:author="Pham Quynh Trang" w:date="2026-06-24T21:10:00Z">
                    <w:rPr>
                      <w:bCs/>
                    </w:rPr>
                  </w:rPrChange>
                </w:rPr>
                <w:t xml:space="preserve">Checker, chuyển tiếp </w:t>
              </w:r>
              <w:r w:rsidRPr="00284868">
                <w:rPr>
                  <w:rStyle w:val="normaltextrun"/>
                  <w:rFonts w:eastAsiaTheme="minorHAnsi"/>
                  <w:color w:val="000000"/>
                  <w:kern w:val="2"/>
                  <w:lang w:eastAsia="en-US"/>
                  <w14:ligatures w14:val="standardContextual"/>
                  <w:rPrChange w:id="50" w:author="Pham Quynh Trang" w:date="2026-06-24T21:10:00Z">
                    <w:rPr>
                      <w:bCs/>
                      <w:i/>
                      <w:iCs/>
                    </w:rPr>
                  </w:rPrChange>
                </w:rPr>
                <w:t xml:space="preserve">bước </w:t>
              </w:r>
            </w:ins>
            <w:ins w:id="51" w:author="Pham Quynh Trang" w:date="2026-06-24T21:10:00Z">
              <w:r w:rsidRPr="00284868">
                <w:rPr>
                  <w:rStyle w:val="normaltextrun"/>
                  <w:rFonts w:eastAsiaTheme="minorHAnsi"/>
                  <w:color w:val="000000"/>
                  <w:kern w:val="2"/>
                  <w:lang w:eastAsia="en-US"/>
                  <w14:ligatures w14:val="standardContextual"/>
                </w:rPr>
                <w:t>3</w:t>
              </w:r>
            </w:ins>
          </w:p>
        </w:tc>
        <w:tc>
          <w:tcPr>
            <w:tcW w:w="1134" w:type="dxa"/>
            <w:vMerge/>
          </w:tcPr>
          <w:p w14:paraId="6DA8803D" w14:textId="77777777" w:rsidR="002279EC" w:rsidRPr="009B0167" w:rsidRDefault="002279EC" w:rsidP="006019E6">
            <w:pPr>
              <w:rPr>
                <w:ins w:id="52" w:author="Pham Quynh Trang" w:date="2026-06-24T21:09:00Z"/>
              </w:rPr>
            </w:pPr>
          </w:p>
        </w:tc>
        <w:tc>
          <w:tcPr>
            <w:tcW w:w="2507" w:type="dxa"/>
          </w:tcPr>
          <w:p w14:paraId="744C8617" w14:textId="622CA437" w:rsidR="002279EC" w:rsidRPr="009B0167" w:rsidRDefault="002279EC" w:rsidP="006019E6">
            <w:pPr>
              <w:jc w:val="left"/>
              <w:rPr>
                <w:ins w:id="53" w:author="Pham Quynh Trang" w:date="2026-06-24T21:09:00Z"/>
              </w:rPr>
            </w:pPr>
            <w:ins w:id="54" w:author="Pham Quynh Trang" w:date="2026-06-24T21:09:00Z">
              <w:r>
                <w:t>M</w:t>
              </w:r>
              <w:r w:rsidRPr="00F11FFE">
                <w:t>aker</w:t>
              </w:r>
              <w:r>
                <w:t xml:space="preserve"> A</w:t>
              </w:r>
              <w:r w:rsidRPr="00F11FFE">
                <w:t xml:space="preserve">dd </w:t>
              </w:r>
              <w:r>
                <w:t>I</w:t>
              </w:r>
              <w:r w:rsidRPr="00F11FFE">
                <w:t>nformation</w:t>
              </w:r>
            </w:ins>
          </w:p>
        </w:tc>
        <w:tc>
          <w:tcPr>
            <w:tcW w:w="1705" w:type="dxa"/>
          </w:tcPr>
          <w:p w14:paraId="36C109C8" w14:textId="65A4C78A" w:rsidR="002279EC" w:rsidRPr="009B0167" w:rsidRDefault="002279EC" w:rsidP="006019E6">
            <w:pPr>
              <w:rPr>
                <w:ins w:id="55" w:author="Pham Quynh Trang" w:date="2026-06-24T21:09:00Z"/>
              </w:rPr>
            </w:pPr>
            <w:ins w:id="56" w:author="Pham Quynh Trang" w:date="2026-06-24T21:09:00Z">
              <w:r w:rsidRPr="009B0167">
                <w:t xml:space="preserve">Pending Checker </w:t>
              </w:r>
              <w:r>
                <w:t>R</w:t>
              </w:r>
              <w:r w:rsidRPr="009B0167">
                <w:t>eview</w:t>
              </w:r>
            </w:ins>
          </w:p>
        </w:tc>
      </w:tr>
      <w:tr w:rsidR="00F93BF4" w:rsidRPr="009B0167" w14:paraId="759EDE22" w14:textId="77777777" w:rsidTr="008F0F59">
        <w:trPr>
          <w:trHeight w:val="1104"/>
        </w:trPr>
        <w:tc>
          <w:tcPr>
            <w:tcW w:w="988" w:type="dxa"/>
            <w:vMerge w:val="restart"/>
          </w:tcPr>
          <w:p w14:paraId="2D5C3BD6" w14:textId="77777777" w:rsidR="00F93BF4" w:rsidRPr="009B0167" w:rsidRDefault="00F93BF4" w:rsidP="00FD4A96">
            <w:pPr>
              <w:jc w:val="center"/>
            </w:pPr>
            <w:r w:rsidRPr="009B0167">
              <w:t>3</w:t>
            </w:r>
          </w:p>
        </w:tc>
        <w:tc>
          <w:tcPr>
            <w:tcW w:w="3543" w:type="dxa"/>
          </w:tcPr>
          <w:p w14:paraId="46704B85" w14:textId="77777777" w:rsidR="00F93BF4" w:rsidRPr="009B0167" w:rsidRDefault="00F93BF4" w:rsidP="00FD4A96">
            <w:pPr>
              <w:rPr>
                <w:rFonts w:eastAsia="Times New Roman"/>
                <w:b/>
                <w:bCs/>
                <w:color w:val="000000" w:themeColor="text1"/>
              </w:rPr>
            </w:pPr>
            <w:r w:rsidRPr="009B0167">
              <w:rPr>
                <w:rFonts w:eastAsia="Times New Roman"/>
                <w:b/>
                <w:bCs/>
                <w:color w:val="000000" w:themeColor="text1"/>
              </w:rPr>
              <w:t>Rà soát kết quả xử lý cảnh báo</w:t>
            </w:r>
          </w:p>
          <w:p w14:paraId="7FCD88D6" w14:textId="2836F2E4" w:rsidR="00F93BF4" w:rsidRPr="00FD4A96" w:rsidRDefault="001C30EB" w:rsidP="00FD4A96">
            <w:pPr>
              <w:rPr>
                <w:rFonts w:eastAsia="Times New Roman"/>
                <w:color w:val="000000" w:themeColor="text1"/>
              </w:rPr>
            </w:pPr>
            <w:ins w:id="57" w:author="Pham Quynh Trang" w:date="2026-06-22T09:27:00Z">
              <w:r w:rsidRPr="00C27DE2">
                <w:rPr>
                  <w:rFonts w:eastAsia="Times New Roman"/>
                  <w:bCs/>
                  <w:color w:val="000000" w:themeColor="text1"/>
                </w:rPr>
                <w:t>Sau khi nhận được email</w:t>
              </w:r>
              <w:r>
                <w:rPr>
                  <w:rFonts w:eastAsia="Times New Roman"/>
                  <w:bCs/>
                  <w:color w:val="000000" w:themeColor="text1"/>
                </w:rPr>
                <w:t xml:space="preserve">, </w:t>
              </w:r>
            </w:ins>
            <w:ins w:id="58" w:author="Pham Quynh Trang" w:date="2026-06-24T21:03:00Z">
              <w:r w:rsidR="00BE6657">
                <w:rPr>
                  <w:rStyle w:val="normaltextrun"/>
                  <w:color w:val="000000"/>
                </w:rPr>
                <w:t xml:space="preserve">DVKH </w:t>
              </w:r>
            </w:ins>
            <w:r w:rsidR="00F93BF4" w:rsidRPr="009B0167">
              <w:rPr>
                <w:rFonts w:eastAsia="Times New Roman"/>
                <w:color w:val="000000" w:themeColor="text1"/>
              </w:rPr>
              <w:t>Checker thực hiện rà soát</w:t>
            </w:r>
            <w:r w:rsidR="00502CB5">
              <w:rPr>
                <w:rFonts w:eastAsia="Times New Roman"/>
                <w:color w:val="000000" w:themeColor="text1"/>
              </w:rPr>
              <w:t xml:space="preserve"> và phê duyệt</w:t>
            </w:r>
            <w:r w:rsidR="00F93BF4" w:rsidRPr="009B0167">
              <w:rPr>
                <w:rFonts w:eastAsia="Times New Roman"/>
                <w:color w:val="000000" w:themeColor="text1"/>
              </w:rPr>
              <w:t xml:space="preserve"> kết quả xử lý cảnh báo</w:t>
            </w:r>
          </w:p>
        </w:tc>
        <w:tc>
          <w:tcPr>
            <w:tcW w:w="1134" w:type="dxa"/>
            <w:vMerge w:val="restart"/>
          </w:tcPr>
          <w:p w14:paraId="0B076FC2" w14:textId="002C7DFB" w:rsidR="00F93BF4" w:rsidRPr="009B0167" w:rsidRDefault="00644926" w:rsidP="00FD4A96">
            <w:r>
              <w:t>DVKH</w:t>
            </w:r>
            <w:r w:rsidRPr="009B0167">
              <w:t xml:space="preserve"> </w:t>
            </w:r>
            <w:r w:rsidR="00F93BF4" w:rsidRPr="009B0167">
              <w:t>Checker</w:t>
            </w:r>
          </w:p>
        </w:tc>
        <w:tc>
          <w:tcPr>
            <w:tcW w:w="2507" w:type="dxa"/>
          </w:tcPr>
          <w:p w14:paraId="37571C40" w14:textId="1506AEB7" w:rsidR="00F93BF4" w:rsidRPr="009B0167" w:rsidRDefault="00F93BF4" w:rsidP="00FD4A96">
            <w:pPr>
              <w:rPr>
                <w:lang w:val="vi-VN"/>
              </w:rPr>
            </w:pPr>
          </w:p>
        </w:tc>
        <w:tc>
          <w:tcPr>
            <w:tcW w:w="1705" w:type="dxa"/>
          </w:tcPr>
          <w:p w14:paraId="0899214B" w14:textId="77777777" w:rsidR="00F93BF4" w:rsidRPr="009B0167" w:rsidRDefault="00F93BF4" w:rsidP="00FD4A96">
            <w:pPr>
              <w:rPr>
                <w:lang w:val="vi-VN"/>
              </w:rPr>
            </w:pPr>
          </w:p>
        </w:tc>
      </w:tr>
      <w:tr w:rsidR="006017EA" w:rsidRPr="009B0167" w14:paraId="15CEF26B" w14:textId="77777777" w:rsidTr="008F0F59">
        <w:trPr>
          <w:trHeight w:val="1104"/>
        </w:trPr>
        <w:tc>
          <w:tcPr>
            <w:tcW w:w="988" w:type="dxa"/>
            <w:vMerge/>
          </w:tcPr>
          <w:p w14:paraId="2743F4B5" w14:textId="77777777" w:rsidR="006017EA" w:rsidRPr="009B0167" w:rsidRDefault="006017EA" w:rsidP="006017EA">
            <w:pPr>
              <w:jc w:val="center"/>
            </w:pPr>
          </w:p>
        </w:tc>
        <w:tc>
          <w:tcPr>
            <w:tcW w:w="3543" w:type="dxa"/>
          </w:tcPr>
          <w:p w14:paraId="750F84CA" w14:textId="5AF1E44E" w:rsidR="006017EA" w:rsidRPr="009B0167" w:rsidRDefault="006017EA" w:rsidP="006017EA">
            <w:pPr>
              <w:rPr>
                <w:rFonts w:eastAsia="Times New Roman"/>
                <w:b/>
                <w:bCs/>
                <w:color w:val="000000" w:themeColor="text1"/>
              </w:rPr>
            </w:pPr>
            <w:r>
              <w:rPr>
                <w:rFonts w:eastAsia="Times New Roman"/>
                <w:color w:val="000000" w:themeColor="text1"/>
              </w:rPr>
              <w:t xml:space="preserve">- </w:t>
            </w:r>
            <w:r w:rsidR="00EB255B">
              <w:rPr>
                <w:rFonts w:eastAsia="Times New Roman"/>
                <w:color w:val="000000" w:themeColor="text1"/>
              </w:rPr>
              <w:t xml:space="preserve">Trường hợp 1: </w:t>
            </w:r>
            <w:r w:rsidR="00502CB5">
              <w:rPr>
                <w:rFonts w:eastAsia="Times New Roman"/>
                <w:color w:val="000000" w:themeColor="text1"/>
              </w:rPr>
              <w:t>Phê duyệt đ</w:t>
            </w:r>
            <w:r w:rsidR="00E07626">
              <w:rPr>
                <w:rStyle w:val="normaltextrun"/>
                <w:color w:val="000000"/>
              </w:rPr>
              <w:t>ánh</w:t>
            </w:r>
            <w:r w:rsidR="002279EC">
              <w:rPr>
                <w:rFonts w:eastAsia="Times New Roman"/>
                <w:color w:val="000000" w:themeColor="text1"/>
              </w:rPr>
              <w:t xml:space="preserve"> giá sự vụ là “</w:t>
            </w:r>
            <w:r w:rsidRPr="00FD4A96">
              <w:rPr>
                <w:rFonts w:eastAsia="Times New Roman"/>
                <w:color w:val="000000" w:themeColor="text1"/>
              </w:rPr>
              <w:t>Không đáng ngờ</w:t>
            </w:r>
            <w:r w:rsidR="002279EC">
              <w:rPr>
                <w:rFonts w:eastAsia="Times New Roman"/>
                <w:color w:val="000000" w:themeColor="text1"/>
              </w:rPr>
              <w:t>”</w:t>
            </w:r>
            <w:r w:rsidRPr="00FD4A96">
              <w:rPr>
                <w:rFonts w:eastAsia="Times New Roman"/>
                <w:color w:val="000000" w:themeColor="text1"/>
              </w:rPr>
              <w:t>,</w:t>
            </w:r>
            <w:r w:rsidR="00284868">
              <w:rPr>
                <w:rFonts w:eastAsia="Times New Roman"/>
                <w:color w:val="000000" w:themeColor="text1"/>
              </w:rPr>
              <w:t xml:space="preserve"> hệ thống</w:t>
            </w:r>
            <w:r w:rsidR="00B70F26">
              <w:rPr>
                <w:rFonts w:eastAsia="Times New Roman"/>
                <w:color w:val="000000" w:themeColor="text1"/>
              </w:rPr>
              <w:t xml:space="preserve"> tự động</w:t>
            </w:r>
            <w:r w:rsidR="002279EC">
              <w:rPr>
                <w:rFonts w:eastAsia="Times New Roman"/>
                <w:color w:val="000000" w:themeColor="text1"/>
              </w:rPr>
              <w:t xml:space="preserve"> thực hiện </w:t>
            </w:r>
            <w:r w:rsidR="002279EC" w:rsidRPr="00FD4A96">
              <w:rPr>
                <w:rFonts w:eastAsia="Times New Roman"/>
                <w:color w:val="000000" w:themeColor="text1"/>
              </w:rPr>
              <w:t xml:space="preserve">gửi email </w:t>
            </w:r>
            <w:ins w:id="59" w:author="Pham Quynh Trang" w:date="2026-06-22T10:17:00Z">
              <w:r w:rsidR="00390B05">
                <w:rPr>
                  <w:rFonts w:eastAsia="Arial"/>
                  <w:color w:val="000000"/>
                </w:rPr>
                <w:t xml:space="preserve">theo mẫu </w:t>
              </w:r>
            </w:ins>
            <w:del w:id="60" w:author="Pham Quynh Trang" w:date="2026-06-22T09:28:00Z">
              <w:r w:rsidR="002279EC" w:rsidRPr="00FD4A96" w:rsidDel="001C30EB">
                <w:rPr>
                  <w:rFonts w:eastAsia="Times New Roman"/>
                  <w:color w:val="000000" w:themeColor="text1"/>
                </w:rPr>
                <w:delText xml:space="preserve">… </w:delText>
              </w:r>
            </w:del>
            <w:ins w:id="61" w:author="Pham Quynh Trang" w:date="2026-06-22T09:28:00Z">
              <w:r w:rsidR="002279EC">
                <w:rPr>
                  <w:rFonts w:eastAsia="Times New Roman"/>
                  <w:color w:val="000000" w:themeColor="text1"/>
                </w:rPr>
                <w:t>EM-4</w:t>
              </w:r>
            </w:ins>
            <w:ins w:id="62" w:author="Pham Quynh Trang" w:date="2026-06-24T21:03:00Z">
              <w:r w:rsidR="002279EC">
                <w:rPr>
                  <w:rFonts w:eastAsia="Times New Roman"/>
                  <w:color w:val="000000" w:themeColor="text1"/>
                </w:rPr>
                <w:t>.1</w:t>
              </w:r>
            </w:ins>
            <w:ins w:id="63" w:author="Pham Quynh Trang" w:date="2026-06-22T09:28:00Z">
              <w:r w:rsidR="002279EC" w:rsidRPr="00FD4A96">
                <w:rPr>
                  <w:rFonts w:eastAsia="Times New Roman"/>
                  <w:color w:val="000000" w:themeColor="text1"/>
                </w:rPr>
                <w:t xml:space="preserve"> </w:t>
              </w:r>
            </w:ins>
            <w:ins w:id="64" w:author="Pham Quynh Trang" w:date="2026-06-24T21:04:00Z">
              <w:r w:rsidR="002279EC">
                <w:rPr>
                  <w:rFonts w:eastAsia="Times New Roman"/>
                  <w:color w:val="000000" w:themeColor="text1"/>
                </w:rPr>
                <w:t xml:space="preserve">đến DVKH </w:t>
              </w:r>
              <w:r w:rsidR="002279EC">
                <w:rPr>
                  <w:rFonts w:eastAsia="Times New Roman"/>
                  <w:color w:val="000000" w:themeColor="text1"/>
                </w:rPr>
                <w:lastRenderedPageBreak/>
                <w:t>Maker</w:t>
              </w:r>
            </w:ins>
            <w:r w:rsidR="00284868">
              <w:rPr>
                <w:rFonts w:eastAsia="Times New Roman"/>
                <w:color w:val="000000" w:themeColor="text1"/>
              </w:rPr>
              <w:t xml:space="preserve"> và </w:t>
            </w:r>
            <w:commentRangeStart w:id="65"/>
            <w:commentRangeStart w:id="66"/>
            <w:r w:rsidRPr="00FD4A96">
              <w:rPr>
                <w:rFonts w:eastAsia="Times New Roman"/>
                <w:color w:val="000000" w:themeColor="text1"/>
              </w:rPr>
              <w:t>đóng sự vụ</w:t>
            </w:r>
            <w:r w:rsidR="00284868">
              <w:rPr>
                <w:rFonts w:eastAsia="Times New Roman"/>
                <w:color w:val="000000" w:themeColor="text1"/>
              </w:rPr>
              <w:t xml:space="preserve">, </w:t>
            </w:r>
            <w:r w:rsidRPr="00FD4A96">
              <w:rPr>
                <w:rFonts w:eastAsia="Times New Roman"/>
                <w:color w:val="000000" w:themeColor="text1"/>
              </w:rPr>
              <w:t>kết thúc luồng</w:t>
            </w:r>
            <w:commentRangeEnd w:id="65"/>
            <w:r>
              <w:rPr>
                <w:rStyle w:val="CommentReference"/>
              </w:rPr>
              <w:commentReference w:id="65"/>
            </w:r>
            <w:commentRangeEnd w:id="66"/>
            <w:r>
              <w:rPr>
                <w:rStyle w:val="CommentReference"/>
              </w:rPr>
              <w:commentReference w:id="66"/>
            </w:r>
          </w:p>
        </w:tc>
        <w:tc>
          <w:tcPr>
            <w:tcW w:w="1134" w:type="dxa"/>
            <w:vMerge/>
          </w:tcPr>
          <w:p w14:paraId="6F662CB2" w14:textId="77777777" w:rsidR="006017EA" w:rsidRDefault="006017EA" w:rsidP="006017EA"/>
        </w:tc>
        <w:tc>
          <w:tcPr>
            <w:tcW w:w="2507" w:type="dxa"/>
          </w:tcPr>
          <w:p w14:paraId="3DCD977C" w14:textId="54C2F217" w:rsidR="006017EA" w:rsidRPr="009B0167" w:rsidRDefault="006017EA" w:rsidP="006017EA">
            <w:r w:rsidRPr="009B0167">
              <w:t>Not suspicious</w:t>
            </w:r>
          </w:p>
        </w:tc>
        <w:tc>
          <w:tcPr>
            <w:tcW w:w="1705" w:type="dxa"/>
          </w:tcPr>
          <w:p w14:paraId="55CE32D2" w14:textId="77777777" w:rsidR="006017EA" w:rsidRPr="009B0167" w:rsidRDefault="006017EA" w:rsidP="006017EA">
            <w:r w:rsidRPr="009B0167">
              <w:t>Closed - No Further Action</w:t>
            </w:r>
          </w:p>
          <w:p w14:paraId="628093A7" w14:textId="77777777" w:rsidR="006017EA" w:rsidRPr="009B0167" w:rsidRDefault="006017EA" w:rsidP="006017EA"/>
          <w:p w14:paraId="13393C67" w14:textId="77777777" w:rsidR="006017EA" w:rsidRPr="009B0167" w:rsidRDefault="006017EA" w:rsidP="006017EA"/>
        </w:tc>
      </w:tr>
      <w:tr w:rsidR="00F93BF4" w:rsidRPr="009B0167" w14:paraId="43011DEC" w14:textId="77777777" w:rsidTr="008F0F59">
        <w:tc>
          <w:tcPr>
            <w:tcW w:w="988" w:type="dxa"/>
            <w:vMerge/>
          </w:tcPr>
          <w:p w14:paraId="6ABCBEC7" w14:textId="77777777" w:rsidR="00F93BF4" w:rsidRPr="009B0167" w:rsidRDefault="00F93BF4" w:rsidP="00FD4A96">
            <w:pPr>
              <w:jc w:val="center"/>
            </w:pPr>
          </w:p>
        </w:tc>
        <w:tc>
          <w:tcPr>
            <w:tcW w:w="3543" w:type="dxa"/>
          </w:tcPr>
          <w:p w14:paraId="65EFBF05" w14:textId="25B98943" w:rsidR="00F93BF4" w:rsidRPr="009B0167" w:rsidRDefault="002279EC" w:rsidP="00FD4A96">
            <w:pPr>
              <w:pStyle w:val="ListParagraph"/>
              <w:ind w:left="0"/>
              <w:contextualSpacing w:val="0"/>
              <w:rPr>
                <w:rFonts w:eastAsia="Times New Roman"/>
                <w:color w:val="000000" w:themeColor="text1"/>
              </w:rPr>
            </w:pPr>
            <w:r>
              <w:rPr>
                <w:rFonts w:eastAsia="Times New Roman"/>
                <w:color w:val="000000" w:themeColor="text1"/>
              </w:rPr>
              <w:t xml:space="preserve">- Trường hợp 2: </w:t>
            </w:r>
            <w:r w:rsidR="00502CB5">
              <w:rPr>
                <w:rFonts w:eastAsia="Times New Roman"/>
                <w:color w:val="000000" w:themeColor="text1"/>
              </w:rPr>
              <w:t>Phê duyệt đ</w:t>
            </w:r>
            <w:r w:rsidR="00502CB5">
              <w:rPr>
                <w:rStyle w:val="normaltextrun"/>
                <w:color w:val="000000"/>
              </w:rPr>
              <w:t>ánh</w:t>
            </w:r>
            <w:r w:rsidR="00502CB5">
              <w:rPr>
                <w:rFonts w:eastAsia="Times New Roman"/>
                <w:color w:val="000000" w:themeColor="text1"/>
              </w:rPr>
              <w:t xml:space="preserve"> giá sự vụ là </w:t>
            </w:r>
            <w:r>
              <w:rPr>
                <w:rFonts w:eastAsia="Times New Roman"/>
                <w:color w:val="000000" w:themeColor="text1"/>
              </w:rPr>
              <w:t>“</w:t>
            </w:r>
            <w:r w:rsidR="00F93BF4" w:rsidRPr="009B0167">
              <w:rPr>
                <w:rFonts w:eastAsia="Times New Roman"/>
                <w:color w:val="000000" w:themeColor="text1"/>
              </w:rPr>
              <w:t>Đáng ngờ</w:t>
            </w:r>
            <w:r>
              <w:rPr>
                <w:rFonts w:eastAsia="Times New Roman"/>
                <w:color w:val="000000" w:themeColor="text1"/>
              </w:rPr>
              <w:t>”</w:t>
            </w:r>
            <w:r w:rsidR="00F93BF4" w:rsidRPr="009B0167">
              <w:rPr>
                <w:rFonts w:eastAsia="Times New Roman"/>
                <w:color w:val="000000" w:themeColor="text1"/>
              </w:rPr>
              <w:t>,</w:t>
            </w:r>
            <w:r>
              <w:rPr>
                <w:rFonts w:eastAsia="Times New Roman"/>
                <w:color w:val="000000" w:themeColor="text1"/>
              </w:rPr>
              <w:t xml:space="preserve"> </w:t>
            </w:r>
            <w:r w:rsidR="008047AF">
              <w:rPr>
                <w:rFonts w:eastAsia="Times New Roman"/>
                <w:color w:val="000000" w:themeColor="text1"/>
              </w:rPr>
              <w:t>hệ thống</w:t>
            </w:r>
            <w:r w:rsidR="00B70F26">
              <w:rPr>
                <w:rFonts w:eastAsia="Times New Roman"/>
                <w:color w:val="000000" w:themeColor="text1"/>
              </w:rPr>
              <w:t xml:space="preserve"> tự động</w:t>
            </w:r>
            <w:r w:rsidR="008047AF">
              <w:rPr>
                <w:rFonts w:eastAsia="Times New Roman"/>
                <w:color w:val="000000" w:themeColor="text1"/>
              </w:rPr>
              <w:t xml:space="preserve"> </w:t>
            </w:r>
            <w:r>
              <w:rPr>
                <w:rFonts w:eastAsia="Times New Roman"/>
                <w:color w:val="000000" w:themeColor="text1"/>
              </w:rPr>
              <w:t>thực hiện gửi email</w:t>
            </w:r>
            <w:r w:rsidR="00390B05">
              <w:rPr>
                <w:rFonts w:eastAsia="Times New Roman"/>
                <w:color w:val="000000" w:themeColor="text1"/>
              </w:rPr>
              <w:t xml:space="preserve"> </w:t>
            </w:r>
            <w:ins w:id="67" w:author="Pham Quynh Trang" w:date="2026-06-22T10:17:00Z">
              <w:r w:rsidR="00390B05">
                <w:rPr>
                  <w:rFonts w:eastAsia="Arial"/>
                  <w:color w:val="000000"/>
                </w:rPr>
                <w:t>theo mẫu</w:t>
              </w:r>
            </w:ins>
            <w:r>
              <w:rPr>
                <w:rFonts w:eastAsia="Times New Roman"/>
                <w:color w:val="000000" w:themeColor="text1"/>
              </w:rPr>
              <w:t xml:space="preserve"> </w:t>
            </w:r>
            <w:del w:id="68" w:author="Pham Quynh Trang" w:date="2026-06-22T09:28:00Z">
              <w:r w:rsidDel="001C30EB">
                <w:rPr>
                  <w:rFonts w:eastAsia="Times New Roman"/>
                  <w:color w:val="000000" w:themeColor="text1"/>
                </w:rPr>
                <w:delText xml:space="preserve">… </w:delText>
              </w:r>
            </w:del>
            <w:ins w:id="69" w:author="Pham Quynh Trang" w:date="2026-06-22T09:28:00Z">
              <w:r>
                <w:rPr>
                  <w:rFonts w:eastAsia="Times New Roman"/>
                  <w:color w:val="000000" w:themeColor="text1"/>
                </w:rPr>
                <w:t xml:space="preserve">EM-3 </w:t>
              </w:r>
            </w:ins>
            <w:ins w:id="70" w:author="Pham Quynh Trang" w:date="2026-06-24T21:03:00Z">
              <w:r>
                <w:rPr>
                  <w:rFonts w:eastAsia="Times New Roman"/>
                  <w:color w:val="000000" w:themeColor="text1"/>
                </w:rPr>
                <w:t>đến DVKH Maker</w:t>
              </w:r>
            </w:ins>
            <w:commentRangeStart w:id="71"/>
            <w:commentRangeStart w:id="72"/>
            <w:commentRangeEnd w:id="71"/>
            <w:r>
              <w:rPr>
                <w:rStyle w:val="CommentReference"/>
              </w:rPr>
              <w:commentReference w:id="71"/>
            </w:r>
            <w:commentRangeEnd w:id="72"/>
            <w:r>
              <w:rPr>
                <w:rStyle w:val="CommentReference"/>
              </w:rPr>
              <w:commentReference w:id="72"/>
            </w:r>
            <w:r>
              <w:rPr>
                <w:rFonts w:eastAsia="Times New Roman"/>
                <w:color w:val="000000" w:themeColor="text1"/>
              </w:rPr>
              <w:t xml:space="preserve"> và</w:t>
            </w:r>
            <w:r w:rsidR="00F93BF4" w:rsidRPr="009B0167">
              <w:rPr>
                <w:rFonts w:eastAsia="Times New Roman"/>
                <w:color w:val="000000" w:themeColor="text1"/>
              </w:rPr>
              <w:t xml:space="preserve"> </w:t>
            </w:r>
            <w:r w:rsidR="00F93BF4" w:rsidRPr="002279EC">
              <w:rPr>
                <w:rFonts w:eastAsia="Times New Roman"/>
                <w:i/>
                <w:color w:val="000000" w:themeColor="text1"/>
              </w:rPr>
              <w:t xml:space="preserve">chuyển tiếp </w:t>
            </w:r>
            <w:r w:rsidR="00F93BF4" w:rsidRPr="002279EC">
              <w:rPr>
                <w:rFonts w:eastAsia="Times New Roman"/>
                <w:i/>
                <w:iCs/>
                <w:color w:val="000000" w:themeColor="text1"/>
              </w:rPr>
              <w:t>bước 4</w:t>
            </w:r>
            <w:r w:rsidR="00F93BF4" w:rsidRPr="002279EC">
              <w:rPr>
                <w:rFonts w:eastAsia="Times New Roman"/>
                <w:i/>
                <w:color w:val="000000" w:themeColor="text1"/>
              </w:rPr>
              <w:t xml:space="preserve"> </w:t>
            </w:r>
          </w:p>
        </w:tc>
        <w:tc>
          <w:tcPr>
            <w:tcW w:w="1134" w:type="dxa"/>
            <w:vMerge/>
          </w:tcPr>
          <w:p w14:paraId="397FFDC8" w14:textId="77777777" w:rsidR="00F93BF4" w:rsidRPr="009B0167" w:rsidRDefault="00F93BF4" w:rsidP="00FD4A96">
            <w:pPr>
              <w:rPr>
                <w:lang w:val="vi-VN"/>
              </w:rPr>
            </w:pPr>
          </w:p>
        </w:tc>
        <w:tc>
          <w:tcPr>
            <w:tcW w:w="2507" w:type="dxa"/>
          </w:tcPr>
          <w:p w14:paraId="7E37A8C2" w14:textId="77777777" w:rsidR="00F93BF4" w:rsidRPr="009B0167" w:rsidRDefault="00F93BF4" w:rsidP="00FD4A96">
            <w:r w:rsidRPr="009B0167">
              <w:t>Suspicious</w:t>
            </w:r>
          </w:p>
        </w:tc>
        <w:tc>
          <w:tcPr>
            <w:tcW w:w="1705" w:type="dxa"/>
          </w:tcPr>
          <w:p w14:paraId="38522924" w14:textId="22945F65" w:rsidR="00F93BF4" w:rsidRPr="009B0167" w:rsidRDefault="00C924C5" w:rsidP="00FD4A96">
            <w:del w:id="73" w:author="Pham Quynh Trang" w:date="2026-06-24T21:08:00Z">
              <w:r w:rsidDel="003642D9">
                <w:rPr>
                  <w:rStyle w:val="normaltextrun"/>
                  <w:color w:val="000000"/>
                  <w:shd w:val="clear" w:color="auto" w:fill="FFFFFF"/>
                </w:rPr>
                <w:delText>Pedin</w:delText>
              </w:r>
              <w:r w:rsidR="002F6B59" w:rsidDel="003642D9">
                <w:rPr>
                  <w:rStyle w:val="normaltextrun"/>
                  <w:color w:val="000000"/>
                  <w:shd w:val="clear" w:color="auto" w:fill="FFFFFF"/>
                </w:rPr>
                <w:delText xml:space="preserve">g </w:delText>
              </w:r>
              <w:r w:rsidDel="003642D9">
                <w:rPr>
                  <w:rStyle w:val="normaltextrun"/>
                  <w:color w:val="000000"/>
                  <w:shd w:val="clear" w:color="auto" w:fill="FFFFFF"/>
                </w:rPr>
                <w:delText>G</w:delText>
              </w:r>
              <w:r w:rsidR="00F93BF4" w:rsidRPr="009B0167" w:rsidDel="003642D9">
                <w:rPr>
                  <w:rStyle w:val="normaltextrun"/>
                  <w:color w:val="000000"/>
                  <w:shd w:val="clear" w:color="auto" w:fill="FFFFFF"/>
                </w:rPr>
                <w:delText>enerate STR</w:delText>
              </w:r>
            </w:del>
            <w:ins w:id="74" w:author="Pham Quynh Trang" w:date="2026-06-24T21:08:00Z">
              <w:r w:rsidR="003642D9">
                <w:rPr>
                  <w:rStyle w:val="normaltextrun"/>
                  <w:color w:val="000000"/>
                  <w:shd w:val="clear" w:color="auto" w:fill="FFFFFF"/>
                </w:rPr>
                <w:t>Pending Generate STR</w:t>
              </w:r>
            </w:ins>
          </w:p>
        </w:tc>
      </w:tr>
      <w:tr w:rsidR="00F93BF4" w:rsidRPr="009B0167" w14:paraId="1AB96DD7" w14:textId="77777777" w:rsidTr="008F0F59">
        <w:tc>
          <w:tcPr>
            <w:tcW w:w="988" w:type="dxa"/>
            <w:vMerge/>
          </w:tcPr>
          <w:p w14:paraId="1CE5CA64" w14:textId="77777777" w:rsidR="00F93BF4" w:rsidRPr="009B0167" w:rsidRDefault="00F93BF4" w:rsidP="00FD4A96">
            <w:pPr>
              <w:jc w:val="center"/>
            </w:pPr>
          </w:p>
        </w:tc>
        <w:tc>
          <w:tcPr>
            <w:tcW w:w="3543" w:type="dxa"/>
          </w:tcPr>
          <w:p w14:paraId="36922822" w14:textId="52927FA2" w:rsidR="00F93BF4" w:rsidRPr="009B0167" w:rsidRDefault="002279EC" w:rsidP="00FD4A96">
            <w:pPr>
              <w:pStyle w:val="ListParagraph"/>
              <w:ind w:left="0"/>
              <w:contextualSpacing w:val="0"/>
              <w:rPr>
                <w:rFonts w:eastAsia="Times New Roman"/>
                <w:color w:val="000000" w:themeColor="text1"/>
              </w:rPr>
            </w:pPr>
            <w:r>
              <w:rPr>
                <w:rFonts w:eastAsia="Times New Roman"/>
                <w:color w:val="000000" w:themeColor="text1"/>
              </w:rPr>
              <w:t xml:space="preserve">- Trường hợp 3: </w:t>
            </w:r>
            <w:ins w:id="75" w:author="Pham Quynh Trang" w:date="2026-06-22T09:28:00Z">
              <w:r w:rsidR="0058329F">
                <w:rPr>
                  <w:rFonts w:eastAsia="Times New Roman"/>
                  <w:color w:val="000000" w:themeColor="text1"/>
                </w:rPr>
                <w:t xml:space="preserve"> </w:t>
              </w:r>
            </w:ins>
            <w:r w:rsidR="00502CB5">
              <w:rPr>
                <w:rFonts w:eastAsia="Times New Roman"/>
                <w:color w:val="000000" w:themeColor="text1"/>
              </w:rPr>
              <w:t>Phê duyệt đ</w:t>
            </w:r>
            <w:r w:rsidR="00502CB5">
              <w:rPr>
                <w:rStyle w:val="normaltextrun"/>
                <w:color w:val="000000"/>
              </w:rPr>
              <w:t>ánh</w:t>
            </w:r>
            <w:r w:rsidR="00502CB5">
              <w:rPr>
                <w:rFonts w:eastAsia="Times New Roman"/>
                <w:color w:val="000000" w:themeColor="text1"/>
              </w:rPr>
              <w:t xml:space="preserve"> giá sự vụ là </w:t>
            </w:r>
            <w:r>
              <w:rPr>
                <w:rFonts w:eastAsia="Times New Roman"/>
                <w:color w:val="000000" w:themeColor="text1"/>
              </w:rPr>
              <w:t>“</w:t>
            </w:r>
            <w:commentRangeStart w:id="76"/>
            <w:commentRangeStart w:id="77"/>
            <w:commentRangeStart w:id="78"/>
            <w:commentRangeStart w:id="79"/>
            <w:ins w:id="80" w:author="Pham Quynh Trang" w:date="2026-06-22T09:28:00Z">
              <w:r w:rsidR="0058329F">
                <w:rPr>
                  <w:rFonts w:eastAsia="Times New Roman"/>
                  <w:color w:val="000000" w:themeColor="text1"/>
                </w:rPr>
                <w:t>Cần giám sát thêm</w:t>
              </w:r>
            </w:ins>
            <w:r>
              <w:rPr>
                <w:rFonts w:eastAsia="Times New Roman"/>
                <w:color w:val="000000" w:themeColor="text1"/>
              </w:rPr>
              <w:t>”</w:t>
            </w:r>
            <w:ins w:id="81" w:author="Pham Quynh Trang" w:date="2026-06-22T09:28:00Z">
              <w:r w:rsidR="0058329F">
                <w:rPr>
                  <w:rFonts w:eastAsia="Times New Roman"/>
                  <w:color w:val="000000" w:themeColor="text1"/>
                </w:rPr>
                <w:t xml:space="preserve">, </w:t>
              </w:r>
            </w:ins>
            <w:r w:rsidR="00390B05">
              <w:rPr>
                <w:rFonts w:eastAsia="Times New Roman"/>
                <w:color w:val="000000" w:themeColor="text1"/>
              </w:rPr>
              <w:t>hệ thống</w:t>
            </w:r>
            <w:r w:rsidR="00B70F26">
              <w:rPr>
                <w:rFonts w:eastAsia="Times New Roman"/>
                <w:color w:val="000000" w:themeColor="text1"/>
              </w:rPr>
              <w:t xml:space="preserve"> tự động</w:t>
            </w:r>
            <w:r w:rsidR="00390B05">
              <w:rPr>
                <w:rFonts w:eastAsia="Times New Roman"/>
                <w:color w:val="000000" w:themeColor="text1"/>
              </w:rPr>
              <w:t xml:space="preserve"> </w:t>
            </w:r>
            <w:r>
              <w:rPr>
                <w:rFonts w:eastAsia="Times New Roman"/>
                <w:color w:val="000000" w:themeColor="text1"/>
              </w:rPr>
              <w:t xml:space="preserve">thực hiện </w:t>
            </w:r>
            <w:commentRangeStart w:id="82"/>
            <w:commentRangeStart w:id="83"/>
            <w:commentRangeStart w:id="84"/>
            <w:commentRangeStart w:id="85"/>
            <w:commentRangeStart w:id="86"/>
            <w:ins w:id="87" w:author="Pham Quynh Trang" w:date="2026-06-22T09:28:00Z">
              <w:r>
                <w:rPr>
                  <w:rFonts w:eastAsia="Times New Roman"/>
                  <w:color w:val="000000" w:themeColor="text1"/>
                </w:rPr>
                <w:t xml:space="preserve">gửi email </w:t>
              </w:r>
            </w:ins>
            <w:ins w:id="88" w:author="Pham Quynh Trang" w:date="2026-06-22T10:17:00Z">
              <w:r w:rsidR="00390B05">
                <w:rPr>
                  <w:rFonts w:eastAsia="Arial"/>
                  <w:color w:val="000000"/>
                </w:rPr>
                <w:t xml:space="preserve">theo mẫu </w:t>
              </w:r>
            </w:ins>
            <w:ins w:id="89" w:author="Pham Quynh Trang" w:date="2026-06-24T21:04:00Z">
              <w:r>
                <w:rPr>
                  <w:rFonts w:eastAsia="Times New Roman"/>
                  <w:color w:val="000000" w:themeColor="text1"/>
                </w:rPr>
                <w:t>EM-4.2</w:t>
              </w:r>
            </w:ins>
            <w:ins w:id="90" w:author="Pham Quynh Trang" w:date="2026-06-22T09:28:00Z">
              <w:r>
                <w:rPr>
                  <w:rFonts w:eastAsia="Times New Roman"/>
                  <w:color w:val="000000" w:themeColor="text1"/>
                </w:rPr>
                <w:t xml:space="preserve"> </w:t>
              </w:r>
              <w:commentRangeEnd w:id="82"/>
              <w:r>
                <w:rPr>
                  <w:rStyle w:val="CommentReference"/>
                  <w:rFonts w:eastAsia="Times New Roman"/>
                  <w:color w:val="000000" w:themeColor="text1"/>
                  <w:sz w:val="24"/>
                  <w:szCs w:val="24"/>
                </w:rPr>
                <w:commentReference w:id="82"/>
              </w:r>
              <w:commentRangeEnd w:id="83"/>
              <w:r>
                <w:rPr>
                  <w:rStyle w:val="CommentReference"/>
                </w:rPr>
                <w:commentReference w:id="83"/>
              </w:r>
              <w:commentRangeEnd w:id="84"/>
              <w:r>
                <w:rPr>
                  <w:rStyle w:val="CommentReference"/>
                </w:rPr>
                <w:commentReference w:id="84"/>
              </w:r>
              <w:commentRangeEnd w:id="85"/>
              <w:r>
                <w:rPr>
                  <w:rStyle w:val="CommentReference"/>
                </w:rPr>
                <w:commentReference w:id="85"/>
              </w:r>
              <w:commentRangeEnd w:id="86"/>
              <w:r>
                <w:rPr>
                  <w:rStyle w:val="CommentReference"/>
                </w:rPr>
                <w:commentReference w:id="86"/>
              </w:r>
            </w:ins>
            <w:ins w:id="91" w:author="Pham Quynh Trang" w:date="2026-06-24T21:04:00Z">
              <w:r>
                <w:rPr>
                  <w:rFonts w:eastAsia="Times New Roman"/>
                  <w:color w:val="000000" w:themeColor="text1"/>
                </w:rPr>
                <w:t>đến DVKH Maker</w:t>
              </w:r>
            </w:ins>
            <w:r>
              <w:rPr>
                <w:rFonts w:eastAsia="Times New Roman"/>
                <w:color w:val="000000" w:themeColor="text1"/>
              </w:rPr>
              <w:t>,</w:t>
            </w:r>
            <w:ins w:id="92" w:author="Pham Quynh Trang" w:date="2026-06-22T09:28:00Z">
              <w:r w:rsidR="0058329F">
                <w:rPr>
                  <w:rFonts w:eastAsia="Times New Roman"/>
                  <w:color w:val="000000" w:themeColor="text1"/>
                </w:rPr>
                <w:t xml:space="preserve"> đóng sự vụ và kết thúc luồng</w:t>
              </w:r>
              <w:commentRangeEnd w:id="76"/>
              <w:r w:rsidR="0058329F" w:rsidRPr="009B0167">
                <w:rPr>
                  <w:rStyle w:val="CommentReference"/>
                  <w:rFonts w:eastAsia="Times New Roman"/>
                  <w:color w:val="000000" w:themeColor="text1"/>
                  <w:sz w:val="24"/>
                  <w:szCs w:val="24"/>
                </w:rPr>
                <w:commentReference w:id="76"/>
              </w:r>
              <w:commentRangeEnd w:id="77"/>
              <w:r>
                <w:rPr>
                  <w:rStyle w:val="CommentReference"/>
                </w:rPr>
                <w:commentReference w:id="77"/>
              </w:r>
              <w:commentRangeEnd w:id="78"/>
              <w:r>
                <w:rPr>
                  <w:rStyle w:val="CommentReference"/>
                </w:rPr>
                <w:commentReference w:id="78"/>
              </w:r>
              <w:commentRangeEnd w:id="79"/>
              <w:r>
                <w:rPr>
                  <w:rStyle w:val="CommentReference"/>
                </w:rPr>
                <w:commentReference w:id="79"/>
              </w:r>
            </w:ins>
            <w:r>
              <w:rPr>
                <w:rFonts w:eastAsia="Times New Roman"/>
                <w:color w:val="000000" w:themeColor="text1"/>
              </w:rPr>
              <w:t>.</w:t>
            </w:r>
          </w:p>
        </w:tc>
        <w:tc>
          <w:tcPr>
            <w:tcW w:w="1134" w:type="dxa"/>
            <w:vMerge/>
          </w:tcPr>
          <w:p w14:paraId="201A76F9" w14:textId="77777777" w:rsidR="00F93BF4" w:rsidRPr="009B0167" w:rsidRDefault="00F93BF4" w:rsidP="00FD4A96">
            <w:pPr>
              <w:rPr>
                <w:lang w:val="vi-VN"/>
              </w:rPr>
            </w:pPr>
          </w:p>
        </w:tc>
        <w:tc>
          <w:tcPr>
            <w:tcW w:w="2507" w:type="dxa"/>
          </w:tcPr>
          <w:p w14:paraId="3252E109" w14:textId="77777777" w:rsidR="00F93BF4" w:rsidRPr="009B0167" w:rsidRDefault="00F93BF4" w:rsidP="00FD4A96">
            <w:r w:rsidRPr="009B0167">
              <w:t>Under monitoring</w:t>
            </w:r>
          </w:p>
        </w:tc>
        <w:tc>
          <w:tcPr>
            <w:tcW w:w="1705" w:type="dxa"/>
          </w:tcPr>
          <w:p w14:paraId="308FE10D" w14:textId="77777777" w:rsidR="00F93BF4" w:rsidRPr="009B0167" w:rsidRDefault="00F93BF4" w:rsidP="00FD4A96">
            <w:r w:rsidRPr="009B0167">
              <w:t>Closed - Under Monitoring</w:t>
            </w:r>
          </w:p>
        </w:tc>
      </w:tr>
      <w:tr w:rsidR="00F93BF4" w:rsidRPr="009B0167" w14:paraId="5B88BE28" w14:textId="77777777" w:rsidTr="008F0F59">
        <w:tc>
          <w:tcPr>
            <w:tcW w:w="988" w:type="dxa"/>
            <w:vMerge/>
          </w:tcPr>
          <w:p w14:paraId="56B79AD5" w14:textId="77777777" w:rsidR="00F93BF4" w:rsidRPr="009B0167" w:rsidRDefault="00F93BF4" w:rsidP="00FD4A96">
            <w:pPr>
              <w:jc w:val="center"/>
            </w:pPr>
          </w:p>
        </w:tc>
        <w:tc>
          <w:tcPr>
            <w:tcW w:w="3543" w:type="dxa"/>
          </w:tcPr>
          <w:p w14:paraId="5CBBD364" w14:textId="67BA9823" w:rsidR="00F93BF4" w:rsidRPr="009B0167" w:rsidRDefault="00F307C2" w:rsidP="00FD4A96">
            <w:pPr>
              <w:pStyle w:val="ListParagraph"/>
              <w:ind w:left="0"/>
              <w:contextualSpacing w:val="0"/>
              <w:rPr>
                <w:rFonts w:eastAsia="Times New Roman"/>
                <w:color w:val="000000" w:themeColor="text1"/>
              </w:rPr>
            </w:pPr>
            <w:r w:rsidRPr="00F307C2">
              <w:rPr>
                <w:rFonts w:eastAsia="Times New Roman"/>
                <w:color w:val="000000" w:themeColor="text1"/>
              </w:rPr>
              <w:t xml:space="preserve">- Trường hợp 4: Yêu cầu bổ sung thông tin, </w:t>
            </w:r>
            <w:r w:rsidR="00B70F26">
              <w:rPr>
                <w:rFonts w:eastAsia="Times New Roman"/>
                <w:color w:val="000000" w:themeColor="text1"/>
              </w:rPr>
              <w:t xml:space="preserve">hệ thống tự động </w:t>
            </w:r>
            <w:r w:rsidRPr="00F307C2">
              <w:rPr>
                <w:rFonts w:eastAsia="Times New Roman"/>
                <w:color w:val="000000" w:themeColor="text1"/>
              </w:rPr>
              <w:t xml:space="preserve">thực hiện gửi email </w:t>
            </w:r>
            <w:ins w:id="93" w:author="Pham Quynh Trang" w:date="2026-06-22T10:17:00Z">
              <w:r w:rsidR="00390B05">
                <w:rPr>
                  <w:rFonts w:eastAsia="Arial"/>
                  <w:color w:val="000000"/>
                </w:rPr>
                <w:t xml:space="preserve">theo mẫu </w:t>
              </w:r>
            </w:ins>
            <w:r w:rsidRPr="00F307C2">
              <w:rPr>
                <w:rFonts w:eastAsia="Times New Roman"/>
                <w:color w:val="000000" w:themeColor="text1"/>
              </w:rPr>
              <w:t>EM-5 đến DVKH Maker và quay lại bước 2</w:t>
            </w:r>
          </w:p>
        </w:tc>
        <w:tc>
          <w:tcPr>
            <w:tcW w:w="1134" w:type="dxa"/>
            <w:vMerge/>
          </w:tcPr>
          <w:p w14:paraId="2CA98064" w14:textId="77777777" w:rsidR="00F93BF4" w:rsidRPr="009B0167" w:rsidRDefault="00F93BF4" w:rsidP="00FD4A96">
            <w:pPr>
              <w:rPr>
                <w:lang w:val="vi-VN"/>
              </w:rPr>
            </w:pPr>
          </w:p>
        </w:tc>
        <w:tc>
          <w:tcPr>
            <w:tcW w:w="2507" w:type="dxa"/>
          </w:tcPr>
          <w:p w14:paraId="7DAF46BA" w14:textId="77777777" w:rsidR="00F93BF4" w:rsidRPr="009B0167" w:rsidRDefault="00F93BF4" w:rsidP="00FD4A96">
            <w:r w:rsidRPr="009B0167">
              <w:rPr>
                <w:rStyle w:val="normaltextrun"/>
                <w:color w:val="000000"/>
                <w:shd w:val="clear" w:color="auto" w:fill="FFFFFF"/>
              </w:rPr>
              <w:t>Return to Maker</w:t>
            </w:r>
          </w:p>
        </w:tc>
        <w:tc>
          <w:tcPr>
            <w:tcW w:w="1705" w:type="dxa"/>
          </w:tcPr>
          <w:p w14:paraId="48395BEF" w14:textId="77777777" w:rsidR="00F93BF4" w:rsidRPr="009B0167" w:rsidRDefault="00F93BF4" w:rsidP="00FD4A96">
            <w:r w:rsidRPr="009B0167">
              <w:t>Pending Maker</w:t>
            </w:r>
          </w:p>
        </w:tc>
      </w:tr>
      <w:tr w:rsidR="006019E6" w:rsidRPr="009B0167" w14:paraId="096FD936" w14:textId="77777777" w:rsidTr="008F0F59">
        <w:tc>
          <w:tcPr>
            <w:tcW w:w="988" w:type="dxa"/>
            <w:vMerge w:val="restart"/>
          </w:tcPr>
          <w:p w14:paraId="27F3F8AC" w14:textId="77777777" w:rsidR="006019E6" w:rsidRPr="009B0167" w:rsidRDefault="006019E6" w:rsidP="00FD4A96">
            <w:pPr>
              <w:jc w:val="center"/>
            </w:pPr>
            <w:r w:rsidRPr="009B0167">
              <w:t>4</w:t>
            </w:r>
          </w:p>
        </w:tc>
        <w:tc>
          <w:tcPr>
            <w:tcW w:w="3543" w:type="dxa"/>
          </w:tcPr>
          <w:p w14:paraId="5597A6CA" w14:textId="450697D3" w:rsidR="006019E6" w:rsidRPr="009B0167" w:rsidRDefault="006019E6" w:rsidP="00FD4A96">
            <w:commentRangeStart w:id="94"/>
            <w:commentRangeStart w:id="95"/>
            <w:commentRangeStart w:id="96"/>
            <w:commentRangeStart w:id="97"/>
            <w:r>
              <w:rPr>
                <w:rFonts w:eastAsia="Times New Roman"/>
                <w:b/>
                <w:bCs/>
                <w:color w:val="000000" w:themeColor="text1"/>
              </w:rPr>
              <w:t>Tạo</w:t>
            </w:r>
            <w:r w:rsidRPr="009B0167">
              <w:rPr>
                <w:rFonts w:eastAsia="Times New Roman"/>
                <w:b/>
                <w:bCs/>
                <w:color w:val="000000" w:themeColor="text1"/>
              </w:rPr>
              <w:t xml:space="preserve"> STR</w:t>
            </w:r>
            <w:r>
              <w:rPr>
                <w:rFonts w:eastAsia="Times New Roman"/>
                <w:b/>
                <w:bCs/>
                <w:color w:val="000000" w:themeColor="text1"/>
              </w:rPr>
              <w:t xml:space="preserve"> và đề xuất xử lý</w:t>
            </w:r>
            <w:commentRangeEnd w:id="94"/>
            <w:r w:rsidR="00F0121E">
              <w:rPr>
                <w:rStyle w:val="CommentReference"/>
              </w:rPr>
              <w:commentReference w:id="94"/>
            </w:r>
            <w:commentRangeEnd w:id="95"/>
            <w:r>
              <w:rPr>
                <w:rStyle w:val="CommentReference"/>
              </w:rPr>
              <w:commentReference w:id="95"/>
            </w:r>
            <w:commentRangeEnd w:id="96"/>
            <w:r>
              <w:rPr>
                <w:rStyle w:val="CommentReference"/>
              </w:rPr>
              <w:commentReference w:id="96"/>
            </w:r>
            <w:commentRangeEnd w:id="97"/>
            <w:r w:rsidR="0038516F">
              <w:rPr>
                <w:rStyle w:val="CommentReference"/>
              </w:rPr>
              <w:commentReference w:id="97"/>
            </w:r>
          </w:p>
          <w:p w14:paraId="25D3E23D" w14:textId="72680707" w:rsidR="005000A4" w:rsidRDefault="006019E6" w:rsidP="00891AC4">
            <w:pPr>
              <w:tabs>
                <w:tab w:val="left" w:pos="2028"/>
              </w:tabs>
            </w:pPr>
            <w:ins w:id="98" w:author="Pham Quynh Trang" w:date="2026-06-24T21:06:00Z">
              <w:r>
                <w:t xml:space="preserve">Khi </w:t>
              </w:r>
            </w:ins>
            <w:ins w:id="99" w:author="Pham Quynh Trang" w:date="2026-06-24T21:07:00Z">
              <w:r>
                <w:t xml:space="preserve">DVKH </w:t>
              </w:r>
            </w:ins>
            <w:commentRangeStart w:id="100"/>
            <w:commentRangeStart w:id="101"/>
            <w:commentRangeStart w:id="102"/>
            <w:commentRangeStart w:id="103"/>
            <w:r w:rsidRPr="009B0167">
              <w:t xml:space="preserve">Maker </w:t>
            </w:r>
            <w:ins w:id="104" w:author="Pham Quynh Trang" w:date="2026-06-24T21:07:00Z">
              <w:r>
                <w:t xml:space="preserve">nhận được email từ DVKH Checker với thông tin </w:t>
              </w:r>
            </w:ins>
            <w:ins w:id="105" w:author="Pham Quynh Trang" w:date="2026-06-24T21:08:00Z">
              <w:r>
                <w:t>đánh giá cảnh báo là “Đáng ngờ”, DVKH Maker sẽ t</w:t>
              </w:r>
            </w:ins>
            <w:del w:id="106" w:author="Pham Quynh Trang" w:date="2026-06-24T21:08:00Z">
              <w:r w:rsidRPr="009B0167" w:rsidDel="003642D9">
                <w:delText>t</w:delText>
              </w:r>
            </w:del>
            <w:r w:rsidRPr="009B0167">
              <w:t xml:space="preserve">hực hiện tạo </w:t>
            </w:r>
            <w:commentRangeStart w:id="107"/>
            <w:commentRangeStart w:id="108"/>
            <w:r>
              <w:t>STR</w:t>
            </w:r>
            <w:commentRangeEnd w:id="107"/>
            <w:r w:rsidRPr="009B0167">
              <w:rPr>
                <w:rStyle w:val="CommentReference"/>
                <w:sz w:val="24"/>
                <w:szCs w:val="24"/>
              </w:rPr>
              <w:commentReference w:id="107"/>
            </w:r>
            <w:commentRangeEnd w:id="108"/>
            <w:r>
              <w:rPr>
                <w:rStyle w:val="CommentReference"/>
              </w:rPr>
              <w:commentReference w:id="108"/>
            </w:r>
            <w:r w:rsidR="00503BC7">
              <w:t>, lưu thông tin STR (ấn “Save”)</w:t>
            </w:r>
            <w:r w:rsidR="005000A4">
              <w:t xml:space="preserve">. </w:t>
            </w:r>
          </w:p>
          <w:p w14:paraId="1BE27FB2" w14:textId="22A7745B" w:rsidR="005000A4" w:rsidRDefault="005000A4" w:rsidP="00891AC4">
            <w:pPr>
              <w:tabs>
                <w:tab w:val="left" w:pos="2028"/>
              </w:tabs>
            </w:pPr>
            <w:r>
              <w:t>Sau khi “Save” thông tin STR, hệ thống OFSAA sẽ gửi yêu cầu tới hệ thống nguồn thông tin của KH được tạo STR. Hệ thống nguồn nhận thông tin, tạo báo cáo theo yêu cầu và trả lại OFSAA đường dẫn lưu báo cáo</w:t>
            </w:r>
            <w:r w:rsidR="0074719C">
              <w:t>. Người dùng ấn vào nút chức năng để tải báo cáo.</w:t>
            </w:r>
          </w:p>
          <w:p w14:paraId="77A25DDA" w14:textId="4E736B31" w:rsidR="006019E6" w:rsidRDefault="006019E6" w:rsidP="00891AC4">
            <w:pPr>
              <w:tabs>
                <w:tab w:val="left" w:pos="2028"/>
              </w:tabs>
              <w:rPr>
                <w:i/>
                <w:iCs/>
              </w:rPr>
            </w:pPr>
            <w:del w:id="109" w:author="Pham Quynh Trang" w:date="2026-06-24T10:06:00Z">
              <w:r w:rsidRPr="009B0167" w:rsidDel="00B26B41">
                <w:delText xml:space="preserve">và thực hiện điền bộ câu hỏi EDD </w:delText>
              </w:r>
              <w:commentRangeEnd w:id="100"/>
              <w:r w:rsidRPr="009B0167" w:rsidDel="00B26B41">
                <w:rPr>
                  <w:rStyle w:val="CommentReference"/>
                  <w:sz w:val="24"/>
                  <w:szCs w:val="24"/>
                </w:rPr>
                <w:commentReference w:id="100"/>
              </w:r>
              <w:commentRangeEnd w:id="101"/>
              <w:r>
                <w:rPr>
                  <w:rStyle w:val="CommentReference"/>
                </w:rPr>
                <w:commentReference w:id="101"/>
              </w:r>
              <w:commentRangeEnd w:id="102"/>
              <w:r>
                <w:rPr>
                  <w:rStyle w:val="CommentReference"/>
                </w:rPr>
                <w:commentReference w:id="102"/>
              </w:r>
              <w:commentRangeEnd w:id="103"/>
              <w:r>
                <w:rPr>
                  <w:rStyle w:val="CommentReference"/>
                </w:rPr>
                <w:commentReference w:id="103"/>
              </w:r>
              <w:r w:rsidRPr="009B0167" w:rsidDel="00B26B41">
                <w:delText>KH/GD</w:delText>
              </w:r>
            </w:del>
            <w:r w:rsidRPr="009B0167">
              <w:t xml:space="preserve"> </w:t>
            </w:r>
            <w:r w:rsidR="0074719C">
              <w:t>S</w:t>
            </w:r>
            <w:r w:rsidRPr="009B0167">
              <w:t>au</w:t>
            </w:r>
            <w:r w:rsidR="0074719C">
              <w:t xml:space="preserve"> khi hoàn thành các bước trên, người dùng thực hiện</w:t>
            </w:r>
            <w:r w:rsidRPr="009B0167">
              <w:t xml:space="preserve"> trình duyệt lên </w:t>
            </w:r>
            <w:r w:rsidR="00975604">
              <w:t xml:space="preserve">DVKH </w:t>
            </w:r>
            <w:r w:rsidRPr="009B0167">
              <w:t>Check</w:t>
            </w:r>
            <w:r w:rsidRPr="00B70F26">
              <w:t xml:space="preserve">er, chuyển tiếp </w:t>
            </w:r>
            <w:r w:rsidRPr="00B70F26">
              <w:rPr>
                <w:iCs/>
              </w:rPr>
              <w:t>bước 5</w:t>
            </w:r>
          </w:p>
          <w:p w14:paraId="54740F3A" w14:textId="18DA4C67" w:rsidR="006019E6" w:rsidDel="00E11782" w:rsidRDefault="006019E6" w:rsidP="00891AC4">
            <w:pPr>
              <w:tabs>
                <w:tab w:val="left" w:pos="2028"/>
              </w:tabs>
              <w:rPr>
                <w:del w:id="110" w:author="Pham Quynh Trang" w:date="2026-06-24T10:09:00Z"/>
                <w:bCs/>
                <w:i/>
                <w:iCs/>
              </w:rPr>
            </w:pPr>
            <w:del w:id="111" w:author="Pham Quynh Trang" w:date="2026-06-24T10:09:00Z">
              <w:r w:rsidDel="00E11782">
                <w:rPr>
                  <w:bCs/>
                  <w:lang w:val="vi-VN"/>
                </w:rPr>
                <w:delText xml:space="preserve">Thông tin </w:delText>
              </w:r>
              <w:r w:rsidDel="00E11782">
                <w:rPr>
                  <w:bCs/>
                </w:rPr>
                <w:delText>bộ câu hỏi</w:delText>
              </w:r>
              <w:r w:rsidDel="00E11782">
                <w:rPr>
                  <w:bCs/>
                  <w:lang w:val="vi-VN"/>
                </w:rPr>
                <w:delText xml:space="preserve"> chi tiết tham chiếu </w:delText>
              </w:r>
              <w:r w:rsidDel="00E11782">
                <w:rPr>
                  <w:bCs/>
                  <w:i/>
                  <w:iCs/>
                  <w:lang w:val="vi-VN"/>
                </w:rPr>
                <w:delText>&lt;&lt;IV.Phụ lục - Phụ lục 3. Bộ câu hỏi EDD&gt;&gt;</w:delText>
              </w:r>
            </w:del>
          </w:p>
          <w:p w14:paraId="56CC5DC6" w14:textId="401CB606" w:rsidR="00503BC7" w:rsidRPr="00295658" w:rsidRDefault="006019E6" w:rsidP="00891AC4">
            <w:pPr>
              <w:tabs>
                <w:tab w:val="left" w:pos="2028"/>
              </w:tabs>
              <w:rPr>
                <w:bCs/>
                <w:i/>
                <w:iCs/>
                <w:lang w:val="vi-VN"/>
              </w:rPr>
            </w:pPr>
            <w:r>
              <w:rPr>
                <w:bCs/>
              </w:rPr>
              <w:t xml:space="preserve">Thông tin chi tiết về nhập màn hình STR tham chiếu </w:t>
            </w:r>
            <w:r>
              <w:rPr>
                <w:bCs/>
                <w:i/>
                <w:iCs/>
                <w:lang w:val="vi-VN"/>
              </w:rPr>
              <w:t>&lt;&lt;V</w:t>
            </w:r>
            <w:r>
              <w:rPr>
                <w:bCs/>
                <w:i/>
                <w:iCs/>
              </w:rPr>
              <w:t>I</w:t>
            </w:r>
            <w:r>
              <w:rPr>
                <w:bCs/>
                <w:i/>
                <w:iCs/>
                <w:lang w:val="vi-VN"/>
              </w:rPr>
              <w:t xml:space="preserve">.Phụ </w:t>
            </w:r>
            <w:r>
              <w:rPr>
                <w:bCs/>
                <w:i/>
                <w:iCs/>
                <w:lang w:val="vi-VN"/>
              </w:rPr>
              <w:lastRenderedPageBreak/>
              <w:t xml:space="preserve">lục - Phụ lục </w:t>
            </w:r>
            <w:r>
              <w:rPr>
                <w:bCs/>
                <w:i/>
                <w:iCs/>
              </w:rPr>
              <w:t>6.1</w:t>
            </w:r>
            <w:r>
              <w:rPr>
                <w:bCs/>
                <w:i/>
                <w:iCs/>
                <w:lang w:val="vi-VN"/>
              </w:rPr>
              <w:t xml:space="preserve">. </w:t>
            </w:r>
            <w:r>
              <w:rPr>
                <w:bCs/>
                <w:i/>
                <w:iCs/>
              </w:rPr>
              <w:t>Màn h</w:t>
            </w:r>
            <w:ins w:id="112" w:author="Pham Quynh Trang" w:date="2026-06-24T21:09:00Z">
              <w:r>
                <w:rPr>
                  <w:bCs/>
                  <w:i/>
                  <w:iCs/>
                </w:rPr>
                <w:t>ì</w:t>
              </w:r>
            </w:ins>
            <w:del w:id="113" w:author="Pham Quynh Trang" w:date="2026-06-24T21:09:00Z">
              <w:r w:rsidDel="003642D9">
                <w:rPr>
                  <w:bCs/>
                  <w:i/>
                  <w:iCs/>
                </w:rPr>
                <w:delText>i</w:delText>
              </w:r>
            </w:del>
            <w:r>
              <w:rPr>
                <w:bCs/>
                <w:i/>
                <w:iCs/>
              </w:rPr>
              <w:t>nh STR</w:t>
            </w:r>
            <w:r>
              <w:rPr>
                <w:bCs/>
                <w:i/>
                <w:iCs/>
                <w:lang w:val="vi-VN"/>
              </w:rPr>
              <w:t>&gt;&gt;</w:t>
            </w:r>
          </w:p>
        </w:tc>
        <w:tc>
          <w:tcPr>
            <w:tcW w:w="1134" w:type="dxa"/>
            <w:vMerge w:val="restart"/>
          </w:tcPr>
          <w:p w14:paraId="7936531D" w14:textId="32FE3151" w:rsidR="006019E6" w:rsidRPr="009B0167" w:rsidRDefault="00644926" w:rsidP="00FD4A96">
            <w:r>
              <w:lastRenderedPageBreak/>
              <w:t>DVKH</w:t>
            </w:r>
            <w:r w:rsidRPr="009B0167">
              <w:t xml:space="preserve"> </w:t>
            </w:r>
            <w:r w:rsidR="006019E6" w:rsidRPr="009B0167">
              <w:t>Maker</w:t>
            </w:r>
            <w:r w:rsidR="006019E6" w:rsidRPr="009B0167">
              <w:rPr>
                <w:rFonts w:eastAsia="Times New Roman"/>
                <w:color w:val="000000" w:themeColor="text1"/>
              </w:rPr>
              <w:t xml:space="preserve"> </w:t>
            </w:r>
          </w:p>
        </w:tc>
        <w:tc>
          <w:tcPr>
            <w:tcW w:w="2507" w:type="dxa"/>
          </w:tcPr>
          <w:p w14:paraId="341F65BD" w14:textId="77777777" w:rsidR="006019E6" w:rsidRPr="009B0167" w:rsidRDefault="006019E6" w:rsidP="00FD4A96">
            <w:pPr>
              <w:rPr>
                <w:rFonts w:eastAsia="Times New Roman"/>
                <w:color w:val="000000" w:themeColor="text1"/>
              </w:rPr>
            </w:pPr>
            <w:r w:rsidRPr="009B0167">
              <w:t>Create STR and Submit to Checker</w:t>
            </w:r>
          </w:p>
        </w:tc>
        <w:tc>
          <w:tcPr>
            <w:tcW w:w="1705" w:type="dxa"/>
          </w:tcPr>
          <w:p w14:paraId="338ED436" w14:textId="77029C6D" w:rsidR="006019E6" w:rsidRPr="009B0167" w:rsidRDefault="006019E6" w:rsidP="00FD4A96">
            <w:r w:rsidRPr="009B0167">
              <w:t xml:space="preserve">Pending Checker </w:t>
            </w:r>
            <w:r>
              <w:t>R</w:t>
            </w:r>
            <w:r w:rsidRPr="009B0167">
              <w:t>eview</w:t>
            </w:r>
            <w:r w:rsidR="009F580B">
              <w:t xml:space="preserve"> STR</w:t>
            </w:r>
          </w:p>
        </w:tc>
      </w:tr>
      <w:tr w:rsidR="006019E6" w:rsidRPr="009B0167" w14:paraId="7DB46046" w14:textId="77777777" w:rsidTr="008F0F59">
        <w:tc>
          <w:tcPr>
            <w:tcW w:w="988" w:type="dxa"/>
            <w:vMerge/>
          </w:tcPr>
          <w:p w14:paraId="22ECABEF" w14:textId="77777777" w:rsidR="006019E6" w:rsidRPr="009B0167" w:rsidRDefault="006019E6" w:rsidP="00FD4A96">
            <w:pPr>
              <w:jc w:val="center"/>
            </w:pPr>
          </w:p>
        </w:tc>
        <w:tc>
          <w:tcPr>
            <w:tcW w:w="3543" w:type="dxa"/>
          </w:tcPr>
          <w:p w14:paraId="6C8CB5F4" w14:textId="4FD87CA9" w:rsidR="006019E6" w:rsidRPr="00F11FFE" w:rsidRDefault="006019E6" w:rsidP="00FD4A96">
            <w:pPr>
              <w:rPr>
                <w:rFonts w:eastAsia="Times New Roman"/>
                <w:b/>
                <w:bCs/>
                <w:color w:val="000000" w:themeColor="text1"/>
              </w:rPr>
            </w:pPr>
            <w:commentRangeStart w:id="114"/>
            <w:commentRangeStart w:id="115"/>
            <w:commentRangeStart w:id="116"/>
            <w:r>
              <w:t>Trong</w:t>
            </w:r>
            <w:r w:rsidRPr="2F763F0B">
              <w:rPr>
                <w:lang w:val="vi-VN"/>
              </w:rPr>
              <w:t xml:space="preserve"> t</w:t>
            </w:r>
            <w:r>
              <w:t>r</w:t>
            </w:r>
            <w:r w:rsidRPr="2F763F0B">
              <w:rPr>
                <w:lang w:val="vi-VN"/>
              </w:rPr>
              <w:t xml:space="preserve">ường hợp </w:t>
            </w:r>
            <w:r w:rsidR="00D5487A">
              <w:t xml:space="preserve">DVKH </w:t>
            </w:r>
            <w:r>
              <w:t>Maker nhận được</w:t>
            </w:r>
            <w:r w:rsidRPr="2F763F0B">
              <w:rPr>
                <w:lang w:val="vi-VN"/>
              </w:rPr>
              <w:t xml:space="preserve"> yêu cầu bổ sung thông tin</w:t>
            </w:r>
            <w:commentRangeEnd w:id="114"/>
            <w:r>
              <w:rPr>
                <w:rStyle w:val="CommentReference"/>
                <w:sz w:val="24"/>
                <w:szCs w:val="24"/>
              </w:rPr>
              <w:commentReference w:id="114"/>
            </w:r>
            <w:commentRangeEnd w:id="115"/>
            <w:r>
              <w:rPr>
                <w:rStyle w:val="CommentReference"/>
              </w:rPr>
              <w:commentReference w:id="115"/>
            </w:r>
            <w:commentRangeEnd w:id="116"/>
            <w:r>
              <w:rPr>
                <w:rStyle w:val="CommentReference"/>
              </w:rPr>
              <w:commentReference w:id="116"/>
            </w:r>
            <w:ins w:id="117" w:author="Pham Quynh Trang" w:date="2026-06-24T11:30:00Z">
              <w:r>
                <w:t xml:space="preserve"> từ bước </w:t>
              </w:r>
            </w:ins>
            <w:ins w:id="118" w:author="Pham Quynh Trang" w:date="2026-06-24T11:31:00Z">
              <w:r>
                <w:t>5/6/7/8</w:t>
              </w:r>
            </w:ins>
            <w:r>
              <w:t xml:space="preserve">, </w:t>
            </w:r>
            <w:r w:rsidR="00D5487A">
              <w:t xml:space="preserve">DVKH </w:t>
            </w:r>
            <w:r w:rsidRPr="001B0AA2">
              <w:rPr>
                <w:bCs/>
                <w:lang w:val="vi-VN"/>
              </w:rPr>
              <w:t>Maker</w:t>
            </w:r>
            <w:r>
              <w:rPr>
                <w:bCs/>
              </w:rPr>
              <w:t xml:space="preserve"> thực hiện</w:t>
            </w:r>
            <w:r w:rsidRPr="001B0AA2">
              <w:rPr>
                <w:bCs/>
                <w:lang w:val="vi-VN"/>
              </w:rPr>
              <w:t xml:space="preserve"> bổ sung thông tin </w:t>
            </w:r>
            <w:r>
              <w:rPr>
                <w:bCs/>
              </w:rPr>
              <w:t>và</w:t>
            </w:r>
            <w:r w:rsidRPr="001B0AA2">
              <w:rPr>
                <w:bCs/>
                <w:lang w:val="vi-VN"/>
              </w:rPr>
              <w:t xml:space="preserve"> </w:t>
            </w:r>
            <w:r>
              <w:rPr>
                <w:bCs/>
              </w:rPr>
              <w:t xml:space="preserve">trình duyệt lên </w:t>
            </w:r>
            <w:r w:rsidR="0024724C">
              <w:rPr>
                <w:bCs/>
              </w:rPr>
              <w:t xml:space="preserve">DVKH </w:t>
            </w:r>
            <w:r>
              <w:rPr>
                <w:bCs/>
              </w:rPr>
              <w:t xml:space="preserve">Checker, </w:t>
            </w:r>
            <w:r w:rsidRPr="0024724C">
              <w:rPr>
                <w:bCs/>
                <w:i/>
              </w:rPr>
              <w:t xml:space="preserve">chuyển tiếp </w:t>
            </w:r>
            <w:r w:rsidRPr="0024724C">
              <w:rPr>
                <w:bCs/>
                <w:i/>
                <w:iCs/>
              </w:rPr>
              <w:t>bước 5</w:t>
            </w:r>
          </w:p>
        </w:tc>
        <w:tc>
          <w:tcPr>
            <w:tcW w:w="1134" w:type="dxa"/>
            <w:vMerge/>
          </w:tcPr>
          <w:p w14:paraId="6D2D5271" w14:textId="77777777" w:rsidR="006019E6" w:rsidRPr="009B0167" w:rsidRDefault="006019E6" w:rsidP="00FD4A96"/>
        </w:tc>
        <w:tc>
          <w:tcPr>
            <w:tcW w:w="2507" w:type="dxa"/>
          </w:tcPr>
          <w:p w14:paraId="7EC09C2D" w14:textId="77777777" w:rsidR="006019E6" w:rsidRPr="009B0167" w:rsidRDefault="006019E6" w:rsidP="00FD4A96">
            <w:pPr>
              <w:jc w:val="left"/>
            </w:pPr>
            <w:r>
              <w:t>M</w:t>
            </w:r>
            <w:r w:rsidRPr="00F11FFE">
              <w:t>aker</w:t>
            </w:r>
            <w:r>
              <w:t xml:space="preserve"> A</w:t>
            </w:r>
            <w:r w:rsidRPr="00F11FFE">
              <w:t xml:space="preserve">dd </w:t>
            </w:r>
            <w:r>
              <w:t>I</w:t>
            </w:r>
            <w:r w:rsidRPr="00F11FFE">
              <w:t>nformation</w:t>
            </w:r>
          </w:p>
        </w:tc>
        <w:tc>
          <w:tcPr>
            <w:tcW w:w="1705" w:type="dxa"/>
          </w:tcPr>
          <w:p w14:paraId="3E34768A" w14:textId="218B0055" w:rsidR="006019E6" w:rsidRPr="009B0167" w:rsidRDefault="006019E6" w:rsidP="00FD4A96">
            <w:r w:rsidRPr="009B0167">
              <w:t xml:space="preserve">Pending Checker </w:t>
            </w:r>
            <w:r>
              <w:t>R</w:t>
            </w:r>
            <w:r w:rsidRPr="009B0167">
              <w:t>eview</w:t>
            </w:r>
            <w:r w:rsidR="009F580B">
              <w:t xml:space="preserve"> STR</w:t>
            </w:r>
          </w:p>
        </w:tc>
      </w:tr>
      <w:tr w:rsidR="006019E6" w:rsidRPr="009B0167" w14:paraId="183D44A4" w14:textId="77777777" w:rsidTr="008F0F59">
        <w:tc>
          <w:tcPr>
            <w:tcW w:w="988" w:type="dxa"/>
            <w:vMerge w:val="restart"/>
          </w:tcPr>
          <w:p w14:paraId="0BDE5CF6" w14:textId="77777777" w:rsidR="006019E6" w:rsidRPr="009B0167" w:rsidRDefault="006019E6" w:rsidP="00FD4A96">
            <w:pPr>
              <w:jc w:val="center"/>
            </w:pPr>
            <w:r w:rsidRPr="009B0167">
              <w:t>5</w:t>
            </w:r>
          </w:p>
        </w:tc>
        <w:tc>
          <w:tcPr>
            <w:tcW w:w="3543" w:type="dxa"/>
          </w:tcPr>
          <w:p w14:paraId="3581C298" w14:textId="27C8EE3A" w:rsidR="006019E6" w:rsidRPr="009B0167" w:rsidRDefault="006019E6" w:rsidP="00116ACB">
            <w:pPr>
              <w:rPr>
                <w:rFonts w:eastAsia="Times New Roman"/>
                <w:b/>
                <w:bCs/>
                <w:color w:val="000000" w:themeColor="text1"/>
              </w:rPr>
            </w:pPr>
            <w:commentRangeStart w:id="119"/>
            <w:commentRangeStart w:id="120"/>
            <w:commentRangeStart w:id="121"/>
            <w:r>
              <w:rPr>
                <w:b/>
                <w:bCs/>
              </w:rPr>
              <w:t>Checker rà soát thông tin và phê duyệt tạo STR</w:t>
            </w:r>
            <w:r w:rsidR="006E035C">
              <w:rPr>
                <w:b/>
                <w:bCs/>
              </w:rPr>
              <w:t xml:space="preserve">, </w:t>
            </w:r>
            <w:commentRangeStart w:id="122"/>
            <w:commentRangeStart w:id="123"/>
            <w:r w:rsidR="006E035C">
              <w:rPr>
                <w:b/>
                <w:bCs/>
              </w:rPr>
              <w:t>EDD</w:t>
            </w:r>
            <w:r>
              <w:rPr>
                <w:rFonts w:eastAsia="Times New Roman"/>
                <w:b/>
                <w:bCs/>
                <w:color w:val="000000" w:themeColor="text1"/>
              </w:rPr>
              <w:t xml:space="preserve"> </w:t>
            </w:r>
            <w:commentRangeEnd w:id="119"/>
            <w:r w:rsidRPr="009B0167">
              <w:rPr>
                <w:rStyle w:val="CommentReference"/>
                <w:rFonts w:eastAsia="Times New Roman"/>
                <w:b/>
                <w:color w:val="000000" w:themeColor="text1"/>
                <w:sz w:val="24"/>
                <w:szCs w:val="24"/>
              </w:rPr>
              <w:commentReference w:id="119"/>
            </w:r>
            <w:commentRangeEnd w:id="120"/>
            <w:r>
              <w:rPr>
                <w:rStyle w:val="CommentReference"/>
              </w:rPr>
              <w:commentReference w:id="120"/>
            </w:r>
            <w:commentRangeEnd w:id="121"/>
            <w:r>
              <w:rPr>
                <w:rStyle w:val="CommentReference"/>
              </w:rPr>
              <w:commentReference w:id="121"/>
            </w:r>
            <w:commentRangeEnd w:id="122"/>
            <w:r w:rsidR="00F56BCC">
              <w:rPr>
                <w:rStyle w:val="CommentReference"/>
              </w:rPr>
              <w:commentReference w:id="122"/>
            </w:r>
            <w:commentRangeEnd w:id="123"/>
            <w:r w:rsidR="00BD78B0">
              <w:rPr>
                <w:rStyle w:val="CommentReference"/>
              </w:rPr>
              <w:commentReference w:id="123"/>
            </w:r>
          </w:p>
          <w:p w14:paraId="4E0FA1DF" w14:textId="304F4A7A" w:rsidR="006019E6" w:rsidRPr="009B0167" w:rsidRDefault="006019E6" w:rsidP="00891AC4">
            <w:pPr>
              <w:pStyle w:val="ListParagraph"/>
              <w:ind w:left="0"/>
              <w:contextualSpacing w:val="0"/>
            </w:pPr>
            <w:r>
              <w:t xml:space="preserve">- </w:t>
            </w:r>
            <w:r w:rsidR="006E035C">
              <w:t xml:space="preserve">Trường hợp 1: </w:t>
            </w:r>
            <w:r w:rsidR="00F6728A">
              <w:t>Phê</w:t>
            </w:r>
            <w:r w:rsidRPr="009B0167">
              <w:t xml:space="preserve"> duyệt</w:t>
            </w:r>
            <w:r w:rsidR="00B70F26">
              <w:t>,</w:t>
            </w:r>
            <w:r w:rsidR="00BD78B0">
              <w:t xml:space="preserve"> người dùng </w:t>
            </w:r>
            <w:r w:rsidR="00BD78B0">
              <w:rPr>
                <w:rFonts w:eastAsia="Times New Roman"/>
                <w:color w:val="000000" w:themeColor="text1"/>
              </w:rPr>
              <w:t xml:space="preserve">bắt buộc phải thực hiện </w:t>
            </w:r>
            <w:r w:rsidR="00BD78B0">
              <w:rPr>
                <w:rFonts w:eastAsia="Times New Roman"/>
                <w:color w:val="000000" w:themeColor="text1"/>
              </w:rPr>
              <w:t xml:space="preserve">kiểm tra lại và </w:t>
            </w:r>
            <w:r w:rsidR="00BD78B0">
              <w:rPr>
                <w:rFonts w:eastAsia="Times New Roman"/>
                <w:color w:val="000000" w:themeColor="text1"/>
              </w:rPr>
              <w:t>ấn “</w:t>
            </w:r>
            <w:r w:rsidR="00BD78B0">
              <w:rPr>
                <w:rFonts w:eastAsia="Times New Roman"/>
                <w:color w:val="000000" w:themeColor="text1"/>
              </w:rPr>
              <w:t>Save</w:t>
            </w:r>
            <w:r w:rsidR="00BD78B0">
              <w:rPr>
                <w:rFonts w:eastAsia="Times New Roman"/>
                <w:color w:val="000000" w:themeColor="text1"/>
              </w:rPr>
              <w:t xml:space="preserve">” đối với EDD và STR trước khi thực hiện </w:t>
            </w:r>
            <w:proofErr w:type="gramStart"/>
            <w:r w:rsidR="00BD78B0">
              <w:rPr>
                <w:rFonts w:eastAsia="Times New Roman"/>
                <w:color w:val="000000" w:themeColor="text1"/>
              </w:rPr>
              <w:t>take action</w:t>
            </w:r>
            <w:proofErr w:type="gramEnd"/>
            <w:r w:rsidR="00BD78B0">
              <w:rPr>
                <w:rFonts w:eastAsia="Times New Roman"/>
                <w:color w:val="000000" w:themeColor="text1"/>
              </w:rPr>
              <w:t>.</w:t>
            </w:r>
            <w:r w:rsidR="00BD78B0">
              <w:rPr>
                <w:rFonts w:eastAsia="Times New Roman"/>
                <w:color w:val="000000" w:themeColor="text1"/>
              </w:rPr>
              <w:t xml:space="preserve"> Sau khi take </w:t>
            </w:r>
            <w:proofErr w:type="gramStart"/>
            <w:r w:rsidR="00BD78B0">
              <w:rPr>
                <w:rFonts w:eastAsia="Times New Roman"/>
                <w:color w:val="000000" w:themeColor="text1"/>
              </w:rPr>
              <w:t>action,</w:t>
            </w:r>
            <w:r w:rsidR="00BD78B0">
              <w:rPr>
                <w:rFonts w:eastAsia="Times New Roman"/>
                <w:color w:val="000000" w:themeColor="text1"/>
              </w:rPr>
              <w:t xml:space="preserve"> </w:t>
            </w:r>
            <w:r w:rsidR="00B70F26">
              <w:t xml:space="preserve"> hệ</w:t>
            </w:r>
            <w:proofErr w:type="gramEnd"/>
            <w:r w:rsidR="00B70F26">
              <w:t xml:space="preserve"> thống tự động </w:t>
            </w:r>
            <w:ins w:id="124" w:author="Pham Quynh Trang" w:date="2026-06-22T09:30:00Z">
              <w:r w:rsidR="0021034D">
                <w:rPr>
                  <w:rStyle w:val="normaltextrun"/>
                  <w:color w:val="881798"/>
                  <w:u w:val="single"/>
                  <w:shd w:val="clear" w:color="auto" w:fill="FFFFFF"/>
                  <w:lang w:val="vi-VN"/>
                </w:rPr>
                <w:t xml:space="preserve">gửi </w:t>
              </w:r>
            </w:ins>
            <w:r w:rsidR="00C06FE5">
              <w:rPr>
                <w:rStyle w:val="normaltextrun"/>
                <w:color w:val="881798"/>
                <w:u w:val="single"/>
                <w:shd w:val="clear" w:color="auto" w:fill="FFFFFF"/>
              </w:rPr>
              <w:t xml:space="preserve">tới </w:t>
            </w:r>
            <w:r w:rsidR="00C06FE5" w:rsidRPr="009B0167">
              <w:t>Checker N+1</w:t>
            </w:r>
            <w:r w:rsidR="00C06FE5">
              <w:t xml:space="preserve"> </w:t>
            </w:r>
            <w:ins w:id="125" w:author="Pham Quynh Trang" w:date="2026-06-22T09:30:00Z">
              <w:r w:rsidR="0021034D">
                <w:rPr>
                  <w:rStyle w:val="normaltextrun"/>
                  <w:color w:val="881798"/>
                  <w:u w:val="single"/>
                  <w:shd w:val="clear" w:color="auto" w:fill="FFFFFF"/>
                  <w:lang w:val="vi-VN"/>
                </w:rPr>
                <w:t>thông báo email</w:t>
              </w:r>
              <w:r w:rsidR="0021034D">
                <w:rPr>
                  <w:rStyle w:val="normaltextrun"/>
                  <w:color w:val="881798"/>
                  <w:u w:val="single"/>
                  <w:shd w:val="clear" w:color="auto" w:fill="FFFFFF"/>
                </w:rPr>
                <w:t> </w:t>
              </w:r>
            </w:ins>
            <w:r w:rsidR="00B70F26">
              <w:rPr>
                <w:rStyle w:val="normaltextrun"/>
                <w:color w:val="881798"/>
                <w:u w:val="single"/>
                <w:shd w:val="clear" w:color="auto" w:fill="FFFFFF"/>
              </w:rPr>
              <w:t xml:space="preserve">theo mẫu </w:t>
            </w:r>
            <w:ins w:id="126" w:author="Pham Quynh Trang" w:date="2026-06-22T09:30:00Z">
              <w:r w:rsidR="0021034D">
                <w:rPr>
                  <w:rStyle w:val="normaltextrun"/>
                  <w:color w:val="881798"/>
                  <w:u w:val="single"/>
                  <w:shd w:val="clear" w:color="auto" w:fill="FFFFFF"/>
                </w:rPr>
                <w:t>EM-6</w:t>
              </w:r>
            </w:ins>
            <w:commentRangeStart w:id="127"/>
            <w:commentRangeStart w:id="128"/>
            <w:commentRangeEnd w:id="127"/>
            <w:r w:rsidR="0021034D">
              <w:rPr>
                <w:rStyle w:val="CommentReference"/>
              </w:rPr>
              <w:commentReference w:id="127"/>
            </w:r>
            <w:commentRangeEnd w:id="128"/>
            <w:r>
              <w:rPr>
                <w:rStyle w:val="CommentReference"/>
              </w:rPr>
              <w:commentReference w:id="128"/>
            </w:r>
            <w:r w:rsidR="00E60105">
              <w:rPr>
                <w:rStyle w:val="normaltextrun"/>
                <w:color w:val="881798"/>
                <w:u w:val="single"/>
                <w:shd w:val="clear" w:color="auto" w:fill="FFFFFF"/>
              </w:rPr>
              <w:t xml:space="preserve">, </w:t>
            </w:r>
            <w:r w:rsidRPr="00975604">
              <w:rPr>
                <w:i/>
              </w:rPr>
              <w:t xml:space="preserve">chuyển tiếp </w:t>
            </w:r>
            <w:r w:rsidRPr="00975604">
              <w:rPr>
                <w:i/>
                <w:iCs/>
              </w:rPr>
              <w:t>bước 6</w:t>
            </w:r>
            <w:r>
              <w:rPr>
                <w:i/>
                <w:iCs/>
              </w:rPr>
              <w:t xml:space="preserve"> </w:t>
            </w:r>
          </w:p>
        </w:tc>
        <w:tc>
          <w:tcPr>
            <w:tcW w:w="1134" w:type="dxa"/>
            <w:vMerge w:val="restart"/>
          </w:tcPr>
          <w:p w14:paraId="48C1BBDB" w14:textId="49C7578E" w:rsidR="006019E6" w:rsidRPr="009B0167" w:rsidRDefault="00644926" w:rsidP="00FD4A96">
            <w:pPr>
              <w:rPr>
                <w:lang w:val="vi-VN"/>
              </w:rPr>
            </w:pPr>
            <w:r>
              <w:t>DVKH</w:t>
            </w:r>
            <w:r w:rsidRPr="009B0167">
              <w:t xml:space="preserve"> </w:t>
            </w:r>
            <w:r w:rsidR="006019E6" w:rsidRPr="009B0167">
              <w:t>Checker</w:t>
            </w:r>
          </w:p>
        </w:tc>
        <w:tc>
          <w:tcPr>
            <w:tcW w:w="2507" w:type="dxa"/>
          </w:tcPr>
          <w:p w14:paraId="4B50A436" w14:textId="77777777" w:rsidR="006019E6" w:rsidRPr="009B0167" w:rsidRDefault="006019E6" w:rsidP="00FD4A96">
            <w:pPr>
              <w:rPr>
                <w:rFonts w:eastAsia="Times New Roman"/>
                <w:color w:val="000000" w:themeColor="text1"/>
              </w:rPr>
            </w:pPr>
            <w:r w:rsidRPr="009B0167">
              <w:rPr>
                <w:rFonts w:eastAsia="Times New Roman"/>
                <w:color w:val="000000" w:themeColor="text1"/>
              </w:rPr>
              <w:t xml:space="preserve">Checker </w:t>
            </w:r>
            <w:r w:rsidRPr="009B0167">
              <w:t>Approve STR and EDD</w:t>
            </w:r>
          </w:p>
        </w:tc>
        <w:tc>
          <w:tcPr>
            <w:tcW w:w="1705" w:type="dxa"/>
          </w:tcPr>
          <w:p w14:paraId="6FB89BC8" w14:textId="77777777" w:rsidR="006019E6" w:rsidRPr="009B0167" w:rsidRDefault="006019E6" w:rsidP="00FD4A96">
            <w:pPr>
              <w:rPr>
                <w:rFonts w:eastAsia="Times New Roman"/>
                <w:color w:val="000000" w:themeColor="text1"/>
              </w:rPr>
            </w:pPr>
            <w:r w:rsidRPr="009B0167">
              <w:t xml:space="preserve">Pending Supervisor </w:t>
            </w:r>
            <w:r>
              <w:t>R</w:t>
            </w:r>
            <w:r w:rsidRPr="009B0167">
              <w:t>eview</w:t>
            </w:r>
          </w:p>
        </w:tc>
      </w:tr>
      <w:tr w:rsidR="00211773" w:rsidRPr="009B0167" w14:paraId="5C90BAFA" w14:textId="77777777" w:rsidTr="008F0F59">
        <w:trPr>
          <w:ins w:id="129" w:author="Pham Quynh Trang" w:date="2026-06-24T11:33:00Z"/>
        </w:trPr>
        <w:tc>
          <w:tcPr>
            <w:tcW w:w="988" w:type="dxa"/>
            <w:vMerge/>
          </w:tcPr>
          <w:p w14:paraId="1223BCAC" w14:textId="77777777" w:rsidR="00211773" w:rsidRPr="009B0167" w:rsidRDefault="00211773" w:rsidP="00211773">
            <w:pPr>
              <w:jc w:val="center"/>
              <w:rPr>
                <w:ins w:id="130" w:author="Pham Quynh Trang" w:date="2026-06-24T11:33:00Z"/>
              </w:rPr>
            </w:pPr>
          </w:p>
        </w:tc>
        <w:tc>
          <w:tcPr>
            <w:tcW w:w="3543" w:type="dxa"/>
          </w:tcPr>
          <w:p w14:paraId="0009CA3C" w14:textId="47956435" w:rsidR="00211773" w:rsidRPr="00690FC4" w:rsidRDefault="00211773" w:rsidP="00211773">
            <w:pPr>
              <w:rPr>
                <w:ins w:id="131" w:author="Pham Quynh Trang" w:date="2026-06-24T11:33:00Z"/>
                <w:bCs/>
                <w:rPrChange w:id="132" w:author="Pham Quynh Trang" w:date="2026-06-24T11:33:00Z">
                  <w:rPr>
                    <w:ins w:id="133" w:author="Pham Quynh Trang" w:date="2026-06-24T11:33:00Z"/>
                    <w:b/>
                    <w:bCs/>
                  </w:rPr>
                </w:rPrChange>
              </w:rPr>
            </w:pPr>
            <w:commentRangeStart w:id="134"/>
            <w:commentRangeStart w:id="135"/>
            <w:ins w:id="136" w:author="Pham Quynh Trang" w:date="2026-06-24T21:23:00Z">
              <w:r w:rsidRPr="006E035C">
                <w:rPr>
                  <w:bCs/>
                </w:rPr>
                <w:t xml:space="preserve">- </w:t>
              </w:r>
            </w:ins>
            <w:r w:rsidR="006E035C">
              <w:t xml:space="preserve">Trường hợp </w:t>
            </w:r>
            <w:r w:rsidR="006E035C" w:rsidRPr="006E035C">
              <w:rPr>
                <w:bCs/>
              </w:rPr>
              <w:t>2:</w:t>
            </w:r>
            <w:r w:rsidR="006E035C">
              <w:rPr>
                <w:b/>
                <w:bCs/>
              </w:rPr>
              <w:t xml:space="preserve"> </w:t>
            </w:r>
            <w:r w:rsidR="00F6728A" w:rsidRPr="001E250C">
              <w:rPr>
                <w:bCs/>
              </w:rPr>
              <w:t>T</w:t>
            </w:r>
            <w:commentRangeStart w:id="137"/>
            <w:ins w:id="138" w:author="Pham Quynh Trang" w:date="2026-06-24T21:23:00Z">
              <w:r>
                <w:rPr>
                  <w:bCs/>
                </w:rPr>
                <w:t>ừ chối phê duyệt</w:t>
              </w:r>
            </w:ins>
            <w:r w:rsidR="00B70F26">
              <w:rPr>
                <w:bCs/>
              </w:rPr>
              <w:t xml:space="preserve">, hệ thống </w:t>
            </w:r>
            <w:r w:rsidR="007A1905">
              <w:rPr>
                <w:bCs/>
              </w:rPr>
              <w:t xml:space="preserve">tự động </w:t>
            </w:r>
            <w:r w:rsidR="00B70F26">
              <w:rPr>
                <w:bCs/>
              </w:rPr>
              <w:t>đóng sự vụ và</w:t>
            </w:r>
            <w:commentRangeStart w:id="139"/>
            <w:commentRangeStart w:id="140"/>
            <w:ins w:id="141" w:author="Pham Quynh Trang" w:date="2026-06-24T21:23:00Z">
              <w:r>
                <w:rPr>
                  <w:bCs/>
                </w:rPr>
                <w:t xml:space="preserve"> kết thúc luồng</w:t>
              </w:r>
              <w:commentRangeEnd w:id="137"/>
              <w:r>
                <w:rPr>
                  <w:rStyle w:val="CommentReference"/>
                </w:rPr>
                <w:commentReference w:id="137"/>
              </w:r>
            </w:ins>
            <w:commentRangeEnd w:id="139"/>
            <w:r w:rsidR="009E3A60">
              <w:rPr>
                <w:rStyle w:val="CommentReference"/>
              </w:rPr>
              <w:commentReference w:id="139"/>
            </w:r>
            <w:commentRangeEnd w:id="140"/>
            <w:r>
              <w:rPr>
                <w:rStyle w:val="CommentReference"/>
              </w:rPr>
              <w:commentReference w:id="140"/>
            </w:r>
            <w:commentRangeEnd w:id="134"/>
            <w:r w:rsidR="00934175">
              <w:rPr>
                <w:rStyle w:val="CommentReference"/>
              </w:rPr>
              <w:commentReference w:id="134"/>
            </w:r>
            <w:commentRangeEnd w:id="135"/>
            <w:r>
              <w:rPr>
                <w:rStyle w:val="CommentReference"/>
              </w:rPr>
              <w:commentReference w:id="135"/>
            </w:r>
          </w:p>
        </w:tc>
        <w:tc>
          <w:tcPr>
            <w:tcW w:w="1134" w:type="dxa"/>
            <w:vMerge/>
          </w:tcPr>
          <w:p w14:paraId="12A018AC" w14:textId="77777777" w:rsidR="00211773" w:rsidRPr="009B0167" w:rsidRDefault="00211773" w:rsidP="00211773">
            <w:pPr>
              <w:rPr>
                <w:ins w:id="142" w:author="Pham Quynh Trang" w:date="2026-06-24T11:33:00Z"/>
              </w:rPr>
            </w:pPr>
          </w:p>
        </w:tc>
        <w:tc>
          <w:tcPr>
            <w:tcW w:w="2507" w:type="dxa"/>
          </w:tcPr>
          <w:p w14:paraId="22DF2CCB" w14:textId="1154315D" w:rsidR="00211773" w:rsidRPr="009B0167" w:rsidRDefault="00211773" w:rsidP="00211773">
            <w:pPr>
              <w:rPr>
                <w:ins w:id="143" w:author="Pham Quynh Trang" w:date="2026-06-24T11:33:00Z"/>
                <w:rFonts w:eastAsia="Times New Roman"/>
                <w:color w:val="000000" w:themeColor="text1"/>
              </w:rPr>
            </w:pPr>
            <w:r w:rsidRPr="009B0167">
              <w:rPr>
                <w:rStyle w:val="normaltextrun"/>
                <w:color w:val="000000"/>
                <w:bdr w:val="none" w:sz="0" w:space="0" w:color="auto" w:frame="1"/>
              </w:rPr>
              <w:t xml:space="preserve">Close and </w:t>
            </w:r>
            <w:r>
              <w:rPr>
                <w:rStyle w:val="normaltextrun"/>
                <w:color w:val="000000"/>
                <w:bdr w:val="none" w:sz="0" w:space="0" w:color="auto" w:frame="1"/>
              </w:rPr>
              <w:t>Reject</w:t>
            </w:r>
            <w:r w:rsidRPr="009B0167">
              <w:rPr>
                <w:rStyle w:val="normaltextrun"/>
                <w:color w:val="000000"/>
                <w:bdr w:val="none" w:sz="0" w:space="0" w:color="auto" w:frame="1"/>
              </w:rPr>
              <w:t xml:space="preserve"> STR</w:t>
            </w:r>
          </w:p>
        </w:tc>
        <w:tc>
          <w:tcPr>
            <w:tcW w:w="1705" w:type="dxa"/>
          </w:tcPr>
          <w:p w14:paraId="66C6329E" w14:textId="579F749B" w:rsidR="00211773" w:rsidRPr="009B0167" w:rsidRDefault="00625EDA" w:rsidP="00211773">
            <w:pPr>
              <w:rPr>
                <w:ins w:id="144" w:author="Pham Quynh Trang" w:date="2026-06-24T11:33:00Z"/>
              </w:rPr>
            </w:pPr>
            <w:r>
              <w:rPr>
                <w:rFonts w:eastAsia="Times New Roman"/>
              </w:rPr>
              <w:t>Rejected</w:t>
            </w:r>
            <w:r w:rsidR="00211773" w:rsidRPr="009B0167">
              <w:rPr>
                <w:rStyle w:val="normaltextrun"/>
                <w:color w:val="000000"/>
                <w:bdr w:val="none" w:sz="0" w:space="0" w:color="auto" w:frame="1"/>
              </w:rPr>
              <w:t xml:space="preserve"> </w:t>
            </w:r>
            <w:r>
              <w:rPr>
                <w:rStyle w:val="normaltextrun"/>
                <w:color w:val="000000"/>
                <w:bdr w:val="none" w:sz="0" w:space="0" w:color="auto" w:frame="1"/>
              </w:rPr>
              <w:t>s</w:t>
            </w:r>
            <w:r w:rsidR="00211773" w:rsidRPr="009B0167">
              <w:rPr>
                <w:rStyle w:val="normaltextrun"/>
                <w:color w:val="000000"/>
                <w:bdr w:val="none" w:sz="0" w:space="0" w:color="auto" w:frame="1"/>
              </w:rPr>
              <w:t>end</w:t>
            </w:r>
            <w:r>
              <w:rPr>
                <w:rStyle w:val="normaltextrun"/>
                <w:color w:val="000000"/>
                <w:bdr w:val="none" w:sz="0" w:space="0" w:color="auto" w:frame="1"/>
              </w:rPr>
              <w:t>ing</w:t>
            </w:r>
            <w:r w:rsidR="00211773" w:rsidRPr="009B0167">
              <w:rPr>
                <w:rStyle w:val="normaltextrun"/>
                <w:color w:val="000000"/>
                <w:bdr w:val="none" w:sz="0" w:space="0" w:color="auto" w:frame="1"/>
              </w:rPr>
              <w:t xml:space="preserve"> STR</w:t>
            </w:r>
          </w:p>
        </w:tc>
      </w:tr>
      <w:tr w:rsidR="006019E6" w:rsidRPr="009B0167" w14:paraId="11A3A34B" w14:textId="77777777" w:rsidTr="008F0F59">
        <w:trPr>
          <w:trHeight w:val="300"/>
        </w:trPr>
        <w:tc>
          <w:tcPr>
            <w:tcW w:w="988" w:type="dxa"/>
            <w:vMerge/>
          </w:tcPr>
          <w:p w14:paraId="017EFA29" w14:textId="77777777" w:rsidR="006019E6" w:rsidRPr="009B0167" w:rsidRDefault="006019E6" w:rsidP="00FD4A96">
            <w:pPr>
              <w:jc w:val="center"/>
              <w:rPr>
                <w:lang w:val="vi-VN"/>
              </w:rPr>
            </w:pPr>
          </w:p>
        </w:tc>
        <w:tc>
          <w:tcPr>
            <w:tcW w:w="3543" w:type="dxa"/>
          </w:tcPr>
          <w:p w14:paraId="7F4F9B4E" w14:textId="4CA4ADAC" w:rsidR="006019E6" w:rsidRPr="009B0167" w:rsidRDefault="006019E6" w:rsidP="00891AC4">
            <w:pPr>
              <w:pStyle w:val="ListParagraph"/>
              <w:ind w:left="0"/>
              <w:contextualSpacing w:val="0"/>
              <w:rPr>
                <w:lang w:val="vi-VN"/>
              </w:rPr>
            </w:pPr>
            <w:r w:rsidRPr="00283044">
              <w:rPr>
                <w:rFonts w:eastAsia="Times New Roman"/>
                <w:color w:val="000000" w:themeColor="text1"/>
                <w:lang w:val="vi-VN"/>
              </w:rPr>
              <w:t xml:space="preserve">- </w:t>
            </w:r>
            <w:r w:rsidR="006E035C">
              <w:t xml:space="preserve">Trường hợp </w:t>
            </w:r>
            <w:r w:rsidR="006E035C">
              <w:rPr>
                <w:rFonts w:eastAsia="Times New Roman"/>
                <w:color w:val="000000" w:themeColor="text1"/>
              </w:rPr>
              <w:t xml:space="preserve">3: </w:t>
            </w:r>
            <w:r w:rsidR="00F6728A">
              <w:t>Y</w:t>
            </w:r>
            <w:r w:rsidR="00AC2D0D">
              <w:rPr>
                <w:rFonts w:eastAsia="Times New Roman"/>
                <w:color w:val="000000" w:themeColor="text1"/>
              </w:rPr>
              <w:t xml:space="preserve">êu cầu </w:t>
            </w:r>
            <w:commentRangeStart w:id="145"/>
            <w:commentRangeStart w:id="146"/>
            <w:r w:rsidRPr="009B0167">
              <w:rPr>
                <w:rFonts w:eastAsia="Times New Roman"/>
                <w:color w:val="000000" w:themeColor="text1"/>
                <w:lang w:val="vi-VN"/>
              </w:rPr>
              <w:t>bổ sung thông tin</w:t>
            </w:r>
            <w:commentRangeEnd w:id="145"/>
            <w:r w:rsidR="009E3A60">
              <w:rPr>
                <w:rStyle w:val="CommentReference"/>
              </w:rPr>
              <w:commentReference w:id="145"/>
            </w:r>
            <w:commentRangeEnd w:id="146"/>
            <w:r>
              <w:rPr>
                <w:rStyle w:val="CommentReference"/>
              </w:rPr>
              <w:commentReference w:id="146"/>
            </w:r>
            <w:r w:rsidRPr="009B0167">
              <w:rPr>
                <w:rFonts w:eastAsia="Times New Roman"/>
                <w:color w:val="000000" w:themeColor="text1"/>
                <w:lang w:val="vi-VN"/>
              </w:rPr>
              <w:t xml:space="preserve">, </w:t>
            </w:r>
            <w:r w:rsidRPr="00975604">
              <w:rPr>
                <w:rFonts w:eastAsia="Times New Roman"/>
                <w:i/>
                <w:color w:val="000000" w:themeColor="text1"/>
                <w:lang w:val="vi-VN"/>
              </w:rPr>
              <w:t xml:space="preserve">quay về </w:t>
            </w:r>
            <w:r w:rsidRPr="00975604">
              <w:rPr>
                <w:rFonts w:eastAsia="Times New Roman"/>
                <w:i/>
                <w:iCs/>
                <w:color w:val="000000" w:themeColor="text1"/>
                <w:lang w:val="vi-VN"/>
              </w:rPr>
              <w:t>bước 4</w:t>
            </w:r>
          </w:p>
        </w:tc>
        <w:tc>
          <w:tcPr>
            <w:tcW w:w="1134" w:type="dxa"/>
            <w:vMerge/>
          </w:tcPr>
          <w:p w14:paraId="2C060A2E" w14:textId="77777777" w:rsidR="006019E6" w:rsidRPr="009B0167" w:rsidRDefault="006019E6" w:rsidP="00FD4A96">
            <w:pPr>
              <w:rPr>
                <w:lang w:val="vi-VN"/>
              </w:rPr>
            </w:pPr>
          </w:p>
        </w:tc>
        <w:tc>
          <w:tcPr>
            <w:tcW w:w="2507" w:type="dxa"/>
          </w:tcPr>
          <w:p w14:paraId="7EC15C0D" w14:textId="77777777" w:rsidR="006019E6" w:rsidRPr="009B0167" w:rsidRDefault="006019E6" w:rsidP="00FD4A96">
            <w:r w:rsidRPr="009B0167">
              <w:rPr>
                <w:rStyle w:val="normaltextrun"/>
                <w:color w:val="000000"/>
                <w:shd w:val="clear" w:color="auto" w:fill="FFFFFF"/>
              </w:rPr>
              <w:t>Return to Maker</w:t>
            </w:r>
          </w:p>
        </w:tc>
        <w:tc>
          <w:tcPr>
            <w:tcW w:w="1705" w:type="dxa"/>
          </w:tcPr>
          <w:p w14:paraId="5AF55AA7" w14:textId="77777777" w:rsidR="006019E6" w:rsidRPr="009B0167" w:rsidRDefault="006019E6" w:rsidP="00FD4A96">
            <w:r w:rsidRPr="009B0167">
              <w:t>Pending Maker</w:t>
            </w:r>
          </w:p>
        </w:tc>
      </w:tr>
      <w:tr w:rsidR="00F93BF4" w:rsidRPr="009B0167" w14:paraId="6962F8A4" w14:textId="77777777" w:rsidTr="00D04828">
        <w:trPr>
          <w:trHeight w:val="830"/>
        </w:trPr>
        <w:tc>
          <w:tcPr>
            <w:tcW w:w="988" w:type="dxa"/>
            <w:vMerge w:val="restart"/>
          </w:tcPr>
          <w:p w14:paraId="4DBC39EE" w14:textId="77777777" w:rsidR="00F93BF4" w:rsidRPr="009B0167" w:rsidRDefault="00F93BF4" w:rsidP="00FD4A96">
            <w:pPr>
              <w:jc w:val="center"/>
            </w:pPr>
            <w:r w:rsidRPr="009B0167">
              <w:t>6</w:t>
            </w:r>
          </w:p>
        </w:tc>
        <w:tc>
          <w:tcPr>
            <w:tcW w:w="3543" w:type="dxa"/>
          </w:tcPr>
          <w:p w14:paraId="41389A66" w14:textId="162E0B47" w:rsidR="00F93BF4" w:rsidRPr="00FB4CD4" w:rsidRDefault="002024BF" w:rsidP="00D04828">
            <w:pPr>
              <w:rPr>
                <w:rFonts w:eastAsia="Times New Roman"/>
                <w:color w:val="000000" w:themeColor="text1"/>
                <w:lang w:val="vi-VN"/>
              </w:rPr>
            </w:pPr>
            <w:commentRangeStart w:id="147"/>
            <w:commentRangeStart w:id="148"/>
            <w:commentRangeStart w:id="149"/>
            <w:r w:rsidRPr="009B0167">
              <w:rPr>
                <w:b/>
                <w:bCs/>
              </w:rPr>
              <w:t>Checker N+1 rà soát</w:t>
            </w:r>
            <w:r w:rsidR="00D73DFA">
              <w:rPr>
                <w:b/>
                <w:bCs/>
              </w:rPr>
              <w:t xml:space="preserve"> thông tin</w:t>
            </w:r>
            <w:r w:rsidRPr="009B0167">
              <w:rPr>
                <w:b/>
                <w:bCs/>
              </w:rPr>
              <w:t xml:space="preserve"> và phê duyệt STR</w:t>
            </w:r>
            <w:r w:rsidRPr="009B0167">
              <w:rPr>
                <w:rFonts w:eastAsia="Times New Roman"/>
                <w:color w:val="000000" w:themeColor="text1"/>
                <w:lang w:val="vi-VN"/>
              </w:rPr>
              <w:t xml:space="preserve"> </w:t>
            </w:r>
            <w:commentRangeEnd w:id="147"/>
            <w:r w:rsidRPr="009B0167">
              <w:rPr>
                <w:rStyle w:val="CommentReference"/>
                <w:rFonts w:eastAsia="Times New Roman"/>
                <w:color w:val="000000" w:themeColor="text1"/>
                <w:sz w:val="24"/>
                <w:szCs w:val="24"/>
                <w:lang w:val="vi-VN"/>
              </w:rPr>
              <w:commentReference w:id="147"/>
            </w:r>
            <w:commentRangeEnd w:id="148"/>
            <w:r>
              <w:rPr>
                <w:rStyle w:val="CommentReference"/>
              </w:rPr>
              <w:commentReference w:id="148"/>
            </w:r>
            <w:commentRangeEnd w:id="149"/>
            <w:r>
              <w:rPr>
                <w:rStyle w:val="CommentReference"/>
              </w:rPr>
              <w:commentReference w:id="149"/>
            </w:r>
            <w:commentRangeStart w:id="150"/>
            <w:commentRangeStart w:id="151"/>
            <w:commentRangeStart w:id="152"/>
            <w:commentRangeStart w:id="153"/>
            <w:del w:id="154" w:author="Pham Quynh Trang" w:date="2026-06-22T09:31:00Z">
              <w:r w:rsidR="00F93BF4" w:rsidRPr="00FB4CD4" w:rsidDel="00DB02D6">
                <w:rPr>
                  <w:rFonts w:eastAsia="Times New Roman"/>
                  <w:color w:val="000000" w:themeColor="text1"/>
                  <w:lang w:val="vi-VN"/>
                </w:rPr>
                <w:delText xml:space="preserve">… </w:delText>
              </w:r>
              <w:commentRangeEnd w:id="150"/>
              <w:r w:rsidR="00F93BF4" w:rsidRPr="00FB4CD4" w:rsidDel="00DB02D6">
                <w:rPr>
                  <w:rStyle w:val="CommentReference"/>
                  <w:rFonts w:eastAsia="Times New Roman"/>
                  <w:color w:val="000000" w:themeColor="text1"/>
                  <w:sz w:val="24"/>
                  <w:szCs w:val="24"/>
                  <w:lang w:val="vi-VN"/>
                </w:rPr>
                <w:commentReference w:id="150"/>
              </w:r>
              <w:commentRangeEnd w:id="151"/>
              <w:r>
                <w:rPr>
                  <w:rStyle w:val="CommentReference"/>
                </w:rPr>
                <w:commentReference w:id="151"/>
              </w:r>
              <w:commentRangeEnd w:id="152"/>
              <w:r>
                <w:rPr>
                  <w:rStyle w:val="CommentReference"/>
                </w:rPr>
                <w:commentReference w:id="152"/>
              </w:r>
              <w:commentRangeEnd w:id="153"/>
              <w:r>
                <w:rPr>
                  <w:rStyle w:val="CommentReference"/>
                </w:rPr>
                <w:commentReference w:id="153"/>
              </w:r>
            </w:del>
          </w:p>
        </w:tc>
        <w:tc>
          <w:tcPr>
            <w:tcW w:w="1134" w:type="dxa"/>
            <w:vMerge w:val="restart"/>
          </w:tcPr>
          <w:p w14:paraId="3388198A" w14:textId="77777777" w:rsidR="00F93BF4" w:rsidRPr="009B0167" w:rsidRDefault="00F93BF4" w:rsidP="00FD4A96">
            <w:pPr>
              <w:rPr>
                <w:lang w:val="vi-VN"/>
              </w:rPr>
            </w:pPr>
            <w:r w:rsidRPr="009B0167">
              <w:t>Checker N+1</w:t>
            </w:r>
          </w:p>
        </w:tc>
        <w:tc>
          <w:tcPr>
            <w:tcW w:w="2507" w:type="dxa"/>
          </w:tcPr>
          <w:p w14:paraId="07489ED9" w14:textId="2D5C942B" w:rsidR="00F93BF4" w:rsidRPr="009B0167" w:rsidRDefault="00F93BF4" w:rsidP="00FD4A96"/>
        </w:tc>
        <w:tc>
          <w:tcPr>
            <w:tcW w:w="1705" w:type="dxa"/>
          </w:tcPr>
          <w:p w14:paraId="0802AAE6" w14:textId="3C83F50C" w:rsidR="00F93BF4" w:rsidRPr="009B0167" w:rsidRDefault="00F93BF4" w:rsidP="00FD4A96"/>
        </w:tc>
      </w:tr>
      <w:tr w:rsidR="00D04828" w:rsidRPr="009B0167" w14:paraId="0FC05C4D" w14:textId="77777777" w:rsidTr="00D04828">
        <w:trPr>
          <w:trHeight w:val="1032"/>
        </w:trPr>
        <w:tc>
          <w:tcPr>
            <w:tcW w:w="988" w:type="dxa"/>
            <w:vMerge/>
          </w:tcPr>
          <w:p w14:paraId="4D152AA3" w14:textId="77777777" w:rsidR="00D04828" w:rsidRPr="009B0167" w:rsidRDefault="00D04828" w:rsidP="00D04828">
            <w:pPr>
              <w:jc w:val="center"/>
            </w:pPr>
          </w:p>
        </w:tc>
        <w:tc>
          <w:tcPr>
            <w:tcW w:w="3543" w:type="dxa"/>
          </w:tcPr>
          <w:p w14:paraId="40119C29" w14:textId="2DF8EC8E" w:rsidR="00D04828" w:rsidRPr="009B0167" w:rsidRDefault="00D04828" w:rsidP="00D04828">
            <w:pPr>
              <w:rPr>
                <w:b/>
                <w:bCs/>
              </w:rPr>
            </w:pPr>
            <w:r w:rsidRPr="00283044">
              <w:rPr>
                <w:rFonts w:eastAsia="Times New Roman"/>
                <w:color w:val="000000" w:themeColor="text1"/>
                <w:lang w:val="vi-VN"/>
              </w:rPr>
              <w:t xml:space="preserve">- </w:t>
            </w:r>
            <w:r>
              <w:t xml:space="preserve">Trường hợp 1: </w:t>
            </w:r>
            <w:r w:rsidR="00625419">
              <w:t>P</w:t>
            </w:r>
            <w:r w:rsidRPr="009B0167">
              <w:rPr>
                <w:rFonts w:eastAsia="Times New Roman"/>
                <w:color w:val="000000" w:themeColor="text1"/>
                <w:lang w:val="vi-VN"/>
              </w:rPr>
              <w:t>hê duyệt</w:t>
            </w:r>
            <w:r w:rsidR="00BF74DE">
              <w:rPr>
                <w:rFonts w:eastAsia="Times New Roman"/>
                <w:color w:val="000000" w:themeColor="text1"/>
              </w:rPr>
              <w:t xml:space="preserve">, </w:t>
            </w:r>
            <w:commentRangeStart w:id="155"/>
            <w:r w:rsidR="00BF74DE">
              <w:rPr>
                <w:rFonts w:eastAsia="Times New Roman"/>
                <w:color w:val="000000" w:themeColor="text1"/>
              </w:rPr>
              <w:t>Checker</w:t>
            </w:r>
            <w:r w:rsidR="00504DCD">
              <w:rPr>
                <w:rFonts w:eastAsia="Times New Roman"/>
                <w:color w:val="000000" w:themeColor="text1"/>
              </w:rPr>
              <w:t xml:space="preserve"> N+ 1 bắt buộc phải thực hiện ấn “Submit” đối với EDD và STR trước khi thực hiện take action. </w:t>
            </w:r>
            <w:commentRangeEnd w:id="155"/>
            <w:r w:rsidR="00504DCD">
              <w:rPr>
                <w:rStyle w:val="CommentReference"/>
              </w:rPr>
              <w:commentReference w:id="155"/>
            </w:r>
            <w:r w:rsidR="00504DCD">
              <w:rPr>
                <w:rFonts w:eastAsia="Times New Roman"/>
                <w:color w:val="000000" w:themeColor="text1"/>
              </w:rPr>
              <w:t xml:space="preserve">Sau khi </w:t>
            </w:r>
            <w:proofErr w:type="gramStart"/>
            <w:r w:rsidR="00504DCD">
              <w:rPr>
                <w:rFonts w:eastAsia="Times New Roman"/>
                <w:color w:val="000000" w:themeColor="text1"/>
              </w:rPr>
              <w:t>Take action</w:t>
            </w:r>
            <w:proofErr w:type="gramEnd"/>
            <w:r w:rsidR="00B70F26">
              <w:rPr>
                <w:rFonts w:eastAsia="Times New Roman"/>
                <w:color w:val="000000" w:themeColor="text1"/>
              </w:rPr>
              <w:t xml:space="preserve">, hệ thống tự động </w:t>
            </w:r>
            <w:r w:rsidRPr="00FB4CD4">
              <w:rPr>
                <w:rFonts w:eastAsia="Times New Roman"/>
                <w:color w:val="000000" w:themeColor="text1"/>
                <w:lang w:val="vi-VN"/>
              </w:rPr>
              <w:t>gửi email</w:t>
            </w:r>
            <w:r w:rsidR="00B70F26">
              <w:rPr>
                <w:rFonts w:eastAsia="Times New Roman"/>
                <w:color w:val="000000" w:themeColor="text1"/>
              </w:rPr>
              <w:t xml:space="preserve"> theo mẫu</w:t>
            </w:r>
            <w:r w:rsidRPr="00FB4CD4">
              <w:rPr>
                <w:rFonts w:eastAsia="Times New Roman"/>
                <w:color w:val="000000" w:themeColor="text1"/>
                <w:lang w:val="vi-VN"/>
              </w:rPr>
              <w:t xml:space="preserve"> </w:t>
            </w:r>
            <w:ins w:id="156" w:author="Pham Quynh Trang" w:date="2026-06-22T09:31:00Z">
              <w:r>
                <w:rPr>
                  <w:rFonts w:eastAsia="Times New Roman"/>
                  <w:color w:val="000000" w:themeColor="text1"/>
                </w:rPr>
                <w:t>EM-7</w:t>
              </w:r>
            </w:ins>
            <w:r>
              <w:rPr>
                <w:rFonts w:eastAsia="Times New Roman"/>
                <w:color w:val="000000" w:themeColor="text1"/>
              </w:rPr>
              <w:t xml:space="preserve"> đến AML Maker</w:t>
            </w:r>
            <w:commentRangeStart w:id="157"/>
            <w:commentRangeStart w:id="158"/>
            <w:commentRangeEnd w:id="157"/>
            <w:r>
              <w:rPr>
                <w:rStyle w:val="CommentReference"/>
              </w:rPr>
              <w:commentReference w:id="157"/>
            </w:r>
            <w:commentRangeEnd w:id="158"/>
            <w:r>
              <w:rPr>
                <w:rStyle w:val="CommentReference"/>
              </w:rPr>
              <w:commentReference w:id="158"/>
            </w:r>
            <w:r>
              <w:rPr>
                <w:rFonts w:eastAsia="Times New Roman"/>
                <w:color w:val="000000" w:themeColor="text1"/>
              </w:rPr>
              <w:t xml:space="preserve">, </w:t>
            </w:r>
            <w:r w:rsidRPr="00D04828">
              <w:rPr>
                <w:rFonts w:eastAsia="Times New Roman"/>
                <w:i/>
                <w:color w:val="000000" w:themeColor="text1"/>
                <w:lang w:val="vi-VN"/>
              </w:rPr>
              <w:t>chuyển tiếp</w:t>
            </w:r>
            <w:r w:rsidRPr="009B0167">
              <w:rPr>
                <w:rFonts w:eastAsia="Times New Roman"/>
                <w:color w:val="000000" w:themeColor="text1"/>
                <w:lang w:val="vi-VN"/>
              </w:rPr>
              <w:t xml:space="preserve"> </w:t>
            </w:r>
            <w:r w:rsidRPr="009B0167">
              <w:rPr>
                <w:rFonts w:eastAsia="Times New Roman"/>
                <w:i/>
                <w:iCs/>
                <w:color w:val="000000" w:themeColor="text1"/>
                <w:lang w:val="vi-VN"/>
              </w:rPr>
              <w:t>bước 7</w:t>
            </w:r>
          </w:p>
        </w:tc>
        <w:tc>
          <w:tcPr>
            <w:tcW w:w="1134" w:type="dxa"/>
            <w:vMerge/>
          </w:tcPr>
          <w:p w14:paraId="7EA0AEC7" w14:textId="77777777" w:rsidR="00D04828" w:rsidRPr="009B0167" w:rsidRDefault="00D04828" w:rsidP="00D04828"/>
        </w:tc>
        <w:tc>
          <w:tcPr>
            <w:tcW w:w="2507" w:type="dxa"/>
          </w:tcPr>
          <w:p w14:paraId="755DF8FB" w14:textId="44A124FE" w:rsidR="00D04828" w:rsidRPr="009B0167" w:rsidRDefault="00D04828" w:rsidP="00D04828">
            <w:r w:rsidRPr="009B0167">
              <w:t>Supervisor Approve STR and EDD</w:t>
            </w:r>
          </w:p>
        </w:tc>
        <w:tc>
          <w:tcPr>
            <w:tcW w:w="1705" w:type="dxa"/>
          </w:tcPr>
          <w:p w14:paraId="3125BC95" w14:textId="0A581EA3" w:rsidR="00D04828" w:rsidRPr="009B0167" w:rsidRDefault="00D04828" w:rsidP="00D04828">
            <w:r w:rsidRPr="009B0167">
              <w:t>Pending AML</w:t>
            </w:r>
            <w:r>
              <w:t xml:space="preserve"> Maker</w:t>
            </w:r>
          </w:p>
        </w:tc>
      </w:tr>
      <w:tr w:rsidR="00625EDA" w:rsidRPr="009B0167" w14:paraId="1544BF6D" w14:textId="77777777" w:rsidTr="008F0F59">
        <w:tblPrEx>
          <w:tblW w:w="9877" w:type="dxa"/>
          <w:tblLayout w:type="fixed"/>
          <w:tblPrExChange w:id="159" w:author="Pham Quynh Trang" w:date="2026-06-24T21:15:00Z">
            <w:tblPrEx>
              <w:tblW w:w="9877" w:type="dxa"/>
              <w:tblLayout w:type="fixed"/>
            </w:tblPrEx>
          </w:tblPrExChange>
        </w:tblPrEx>
        <w:trPr>
          <w:trHeight w:val="502"/>
          <w:ins w:id="160" w:author="Pham Quynh Trang" w:date="2026-06-24T10:15:00Z"/>
          <w:trPrChange w:id="161" w:author="Pham Quynh Trang" w:date="2026-06-24T21:15:00Z">
            <w:trPr>
              <w:trHeight w:val="2195"/>
            </w:trPr>
          </w:trPrChange>
        </w:trPr>
        <w:tc>
          <w:tcPr>
            <w:tcW w:w="988" w:type="dxa"/>
            <w:vMerge/>
            <w:tcPrChange w:id="162" w:author="Pham Quynh Trang" w:date="2026-06-24T21:15:00Z">
              <w:tcPr>
                <w:tcW w:w="704" w:type="dxa"/>
                <w:vMerge/>
              </w:tcPr>
            </w:tcPrChange>
          </w:tcPr>
          <w:p w14:paraId="3B1404E6" w14:textId="77777777" w:rsidR="00625EDA" w:rsidRPr="009B0167" w:rsidRDefault="00625EDA" w:rsidP="00625EDA">
            <w:pPr>
              <w:jc w:val="center"/>
              <w:rPr>
                <w:ins w:id="163" w:author="Pham Quynh Trang" w:date="2026-06-24T10:15:00Z"/>
              </w:rPr>
            </w:pPr>
          </w:p>
        </w:tc>
        <w:tc>
          <w:tcPr>
            <w:tcW w:w="3543" w:type="dxa"/>
            <w:tcPrChange w:id="164" w:author="Pham Quynh Trang" w:date="2026-06-24T21:15:00Z">
              <w:tcPr>
                <w:tcW w:w="3827" w:type="dxa"/>
                <w:gridSpan w:val="2"/>
              </w:tcPr>
            </w:tcPrChange>
          </w:tcPr>
          <w:p w14:paraId="0A0CBEF4" w14:textId="6D06BC25" w:rsidR="00625EDA" w:rsidRPr="00113A37" w:rsidRDefault="00625EDA" w:rsidP="00625EDA">
            <w:pPr>
              <w:rPr>
                <w:ins w:id="165" w:author="Pham Quynh Trang" w:date="2026-06-24T10:15:00Z"/>
                <w:bCs/>
              </w:rPr>
            </w:pPr>
            <w:ins w:id="166" w:author="Pham Quynh Trang" w:date="2026-06-24T10:15:00Z">
              <w:r>
                <w:rPr>
                  <w:b/>
                  <w:bCs/>
                </w:rPr>
                <w:t xml:space="preserve">- </w:t>
              </w:r>
            </w:ins>
            <w:r w:rsidR="00D73DFA">
              <w:t xml:space="preserve">Trường hợp 2: </w:t>
            </w:r>
            <w:r w:rsidR="00625419">
              <w:t>T</w:t>
            </w:r>
            <w:commentRangeStart w:id="167"/>
            <w:commentRangeStart w:id="168"/>
            <w:commentRangeStart w:id="169"/>
            <w:ins w:id="170" w:author="Pham Quynh Trang" w:date="2026-06-24T21:15:00Z">
              <w:r>
                <w:rPr>
                  <w:bCs/>
                </w:rPr>
                <w:t>ừ chối phê duyệt STR</w:t>
              </w:r>
            </w:ins>
            <w:r w:rsidR="00B70F26">
              <w:rPr>
                <w:bCs/>
              </w:rPr>
              <w:t xml:space="preserve">, hệ thống </w:t>
            </w:r>
            <w:r w:rsidR="00682A19">
              <w:rPr>
                <w:bCs/>
              </w:rPr>
              <w:t>tự động đóng sự vụ</w:t>
            </w:r>
            <w:ins w:id="171" w:author="Pham Quynh Trang" w:date="2026-06-24T21:15:00Z">
              <w:r>
                <w:rPr>
                  <w:bCs/>
                </w:rPr>
                <w:t xml:space="preserve"> và </w:t>
              </w:r>
            </w:ins>
            <w:ins w:id="172" w:author="Pham Quynh Trang" w:date="2026-06-24T21:22:00Z">
              <w:r>
                <w:rPr>
                  <w:bCs/>
                </w:rPr>
                <w:t>kết thúc luồng</w:t>
              </w:r>
              <w:commentRangeEnd w:id="167"/>
              <w:r>
                <w:rPr>
                  <w:rStyle w:val="CommentReference"/>
                </w:rPr>
                <w:commentReference w:id="167"/>
              </w:r>
            </w:ins>
            <w:commentRangeEnd w:id="168"/>
            <w:r w:rsidR="009E3A60">
              <w:rPr>
                <w:rStyle w:val="CommentReference"/>
              </w:rPr>
              <w:commentReference w:id="168"/>
            </w:r>
            <w:commentRangeEnd w:id="169"/>
            <w:r>
              <w:rPr>
                <w:rStyle w:val="CommentReference"/>
              </w:rPr>
              <w:commentReference w:id="169"/>
            </w:r>
          </w:p>
        </w:tc>
        <w:tc>
          <w:tcPr>
            <w:tcW w:w="1134" w:type="dxa"/>
            <w:vMerge/>
            <w:tcPrChange w:id="173" w:author="Pham Quynh Trang" w:date="2026-06-24T21:15:00Z">
              <w:tcPr>
                <w:tcW w:w="1134" w:type="dxa"/>
                <w:vMerge/>
              </w:tcPr>
            </w:tcPrChange>
          </w:tcPr>
          <w:p w14:paraId="2606507D" w14:textId="77777777" w:rsidR="00625EDA" w:rsidRPr="009B0167" w:rsidRDefault="00625EDA" w:rsidP="00625EDA">
            <w:pPr>
              <w:rPr>
                <w:ins w:id="174" w:author="Pham Quynh Trang" w:date="2026-06-24T10:15:00Z"/>
              </w:rPr>
            </w:pPr>
          </w:p>
        </w:tc>
        <w:tc>
          <w:tcPr>
            <w:tcW w:w="2507" w:type="dxa"/>
            <w:tcPrChange w:id="175" w:author="Pham Quynh Trang" w:date="2026-06-24T21:15:00Z">
              <w:tcPr>
                <w:tcW w:w="2507" w:type="dxa"/>
              </w:tcPr>
            </w:tcPrChange>
          </w:tcPr>
          <w:p w14:paraId="5B4A8794" w14:textId="472908D7" w:rsidR="00625EDA" w:rsidRPr="00851535" w:rsidRDefault="00625EDA" w:rsidP="00625EDA">
            <w:pPr>
              <w:rPr>
                <w:ins w:id="176" w:author="Pham Quynh Trang" w:date="2026-06-24T10:15:00Z"/>
                <w:color w:val="FF0000"/>
                <w:rPrChange w:id="177" w:author="Pham Quynh Trang" w:date="2026-06-24T21:17:00Z">
                  <w:rPr>
                    <w:ins w:id="178" w:author="Pham Quynh Trang" w:date="2026-06-24T10:15:00Z"/>
                  </w:rPr>
                </w:rPrChange>
              </w:rPr>
            </w:pPr>
            <w:r w:rsidRPr="009B0167">
              <w:rPr>
                <w:rStyle w:val="normaltextrun"/>
                <w:color w:val="000000"/>
                <w:bdr w:val="none" w:sz="0" w:space="0" w:color="auto" w:frame="1"/>
              </w:rPr>
              <w:t xml:space="preserve">Close and </w:t>
            </w:r>
            <w:r>
              <w:rPr>
                <w:rStyle w:val="normaltextrun"/>
                <w:color w:val="000000"/>
                <w:bdr w:val="none" w:sz="0" w:space="0" w:color="auto" w:frame="1"/>
              </w:rPr>
              <w:t>Reject</w:t>
            </w:r>
            <w:r w:rsidRPr="009B0167">
              <w:rPr>
                <w:rStyle w:val="normaltextrun"/>
                <w:color w:val="000000"/>
                <w:bdr w:val="none" w:sz="0" w:space="0" w:color="auto" w:frame="1"/>
              </w:rPr>
              <w:t xml:space="preserve"> STR</w:t>
            </w:r>
          </w:p>
        </w:tc>
        <w:tc>
          <w:tcPr>
            <w:tcW w:w="1705" w:type="dxa"/>
            <w:tcPrChange w:id="179" w:author="Pham Quynh Trang" w:date="2026-06-24T21:15:00Z">
              <w:tcPr>
                <w:tcW w:w="1705" w:type="dxa"/>
              </w:tcPr>
            </w:tcPrChange>
          </w:tcPr>
          <w:p w14:paraId="55400D22" w14:textId="0C44EF88" w:rsidR="00625EDA" w:rsidRPr="00851535" w:rsidRDefault="00625EDA" w:rsidP="00625EDA">
            <w:pPr>
              <w:rPr>
                <w:ins w:id="180" w:author="Pham Quynh Trang" w:date="2026-06-24T10:15:00Z"/>
                <w:color w:val="FF0000"/>
                <w:rPrChange w:id="181" w:author="Pham Quynh Trang" w:date="2026-06-24T21:17:00Z">
                  <w:rPr>
                    <w:ins w:id="182" w:author="Pham Quynh Trang" w:date="2026-06-24T10:15:00Z"/>
                  </w:rPr>
                </w:rPrChange>
              </w:rPr>
            </w:pPr>
            <w:r>
              <w:rPr>
                <w:rFonts w:eastAsia="Times New Roman"/>
              </w:rPr>
              <w:t>Rejected</w:t>
            </w:r>
            <w:r w:rsidRPr="009B0167">
              <w:rPr>
                <w:rStyle w:val="normaltextrun"/>
                <w:color w:val="000000"/>
                <w:bdr w:val="none" w:sz="0" w:space="0" w:color="auto" w:frame="1"/>
              </w:rPr>
              <w:t xml:space="preserve"> </w:t>
            </w:r>
            <w:r>
              <w:rPr>
                <w:rStyle w:val="normaltextrun"/>
                <w:color w:val="000000"/>
                <w:bdr w:val="none" w:sz="0" w:space="0" w:color="auto" w:frame="1"/>
              </w:rPr>
              <w:t>s</w:t>
            </w:r>
            <w:r w:rsidRPr="009B0167">
              <w:rPr>
                <w:rStyle w:val="normaltextrun"/>
                <w:color w:val="000000"/>
                <w:bdr w:val="none" w:sz="0" w:space="0" w:color="auto" w:frame="1"/>
              </w:rPr>
              <w:t>end</w:t>
            </w:r>
            <w:r>
              <w:rPr>
                <w:rStyle w:val="normaltextrun"/>
                <w:color w:val="000000"/>
                <w:bdr w:val="none" w:sz="0" w:space="0" w:color="auto" w:frame="1"/>
              </w:rPr>
              <w:t>ing</w:t>
            </w:r>
            <w:r w:rsidRPr="009B0167">
              <w:rPr>
                <w:rStyle w:val="normaltextrun"/>
                <w:color w:val="000000"/>
                <w:bdr w:val="none" w:sz="0" w:space="0" w:color="auto" w:frame="1"/>
              </w:rPr>
              <w:t xml:space="preserve"> STR</w:t>
            </w:r>
          </w:p>
        </w:tc>
      </w:tr>
      <w:tr w:rsidR="00F93BF4" w:rsidRPr="009B0167" w14:paraId="61D0C5B5" w14:textId="77777777" w:rsidTr="008F0F59">
        <w:trPr>
          <w:trHeight w:val="300"/>
        </w:trPr>
        <w:tc>
          <w:tcPr>
            <w:tcW w:w="988" w:type="dxa"/>
            <w:vMerge/>
          </w:tcPr>
          <w:p w14:paraId="14E9A989" w14:textId="77777777" w:rsidR="00F93BF4" w:rsidRPr="009B0167" w:rsidRDefault="00F93BF4" w:rsidP="00FD4A96">
            <w:pPr>
              <w:jc w:val="center"/>
            </w:pPr>
          </w:p>
        </w:tc>
        <w:tc>
          <w:tcPr>
            <w:tcW w:w="3543" w:type="dxa"/>
          </w:tcPr>
          <w:p w14:paraId="6319AD35" w14:textId="3E3F72B9" w:rsidR="002828D1" w:rsidRPr="009B0167" w:rsidRDefault="00891AC4" w:rsidP="00113A37">
            <w:pPr>
              <w:pStyle w:val="ListParagraph"/>
              <w:ind w:left="0"/>
              <w:contextualSpacing w:val="0"/>
              <w:rPr>
                <w:i/>
                <w:iCs/>
                <w:lang w:val="vi-VN"/>
              </w:rPr>
            </w:pPr>
            <w:r>
              <w:rPr>
                <w:rFonts w:eastAsia="Times New Roman"/>
                <w:color w:val="000000" w:themeColor="text1"/>
              </w:rPr>
              <w:t xml:space="preserve">- </w:t>
            </w:r>
            <w:r w:rsidR="00D73DFA">
              <w:t xml:space="preserve">Trường hợp 3: </w:t>
            </w:r>
            <w:r w:rsidR="00625419">
              <w:t>Y</w:t>
            </w:r>
            <w:r w:rsidR="00D04828">
              <w:t xml:space="preserve">êu </w:t>
            </w:r>
            <w:r w:rsidR="00F93BF4" w:rsidRPr="009B0167">
              <w:rPr>
                <w:rFonts w:eastAsia="Times New Roman"/>
                <w:color w:val="000000" w:themeColor="text1"/>
                <w:lang w:val="vi-VN"/>
              </w:rPr>
              <w:t xml:space="preserve">cầu bổ sung thông tin, </w:t>
            </w:r>
            <w:r w:rsidR="00F93BF4" w:rsidRPr="00D04828">
              <w:rPr>
                <w:rFonts w:eastAsia="Times New Roman"/>
                <w:i/>
                <w:color w:val="000000" w:themeColor="text1"/>
                <w:lang w:val="vi-VN"/>
              </w:rPr>
              <w:t xml:space="preserve">quay về </w:t>
            </w:r>
            <w:r w:rsidR="00F93BF4" w:rsidRPr="00D04828">
              <w:rPr>
                <w:rFonts w:eastAsia="Times New Roman"/>
                <w:i/>
                <w:iCs/>
                <w:color w:val="000000" w:themeColor="text1"/>
                <w:lang w:val="vi-VN"/>
              </w:rPr>
              <w:t>bước 4</w:t>
            </w:r>
          </w:p>
        </w:tc>
        <w:tc>
          <w:tcPr>
            <w:tcW w:w="1134" w:type="dxa"/>
            <w:vMerge/>
          </w:tcPr>
          <w:p w14:paraId="6B16AC2F" w14:textId="77777777" w:rsidR="00F93BF4" w:rsidRPr="009B0167" w:rsidRDefault="00F93BF4" w:rsidP="00FD4A96">
            <w:pPr>
              <w:rPr>
                <w:lang w:val="vi-VN"/>
              </w:rPr>
            </w:pPr>
          </w:p>
        </w:tc>
        <w:tc>
          <w:tcPr>
            <w:tcW w:w="2507" w:type="dxa"/>
          </w:tcPr>
          <w:p w14:paraId="5FD8706C" w14:textId="77777777" w:rsidR="00F93BF4" w:rsidRPr="009B0167" w:rsidRDefault="00F93BF4" w:rsidP="00FD4A96">
            <w:pPr>
              <w:rPr>
                <w:lang w:val="vi-VN"/>
              </w:rPr>
            </w:pPr>
            <w:r w:rsidRPr="009B0167">
              <w:rPr>
                <w:rStyle w:val="normaltextrun"/>
                <w:color w:val="000000"/>
                <w:shd w:val="clear" w:color="auto" w:fill="FFFFFF"/>
              </w:rPr>
              <w:t>Return to Maker</w:t>
            </w:r>
          </w:p>
        </w:tc>
        <w:tc>
          <w:tcPr>
            <w:tcW w:w="1705" w:type="dxa"/>
          </w:tcPr>
          <w:p w14:paraId="0D5DC810" w14:textId="77777777" w:rsidR="00F93BF4" w:rsidRPr="009B0167" w:rsidRDefault="00F93BF4" w:rsidP="00FD4A96">
            <w:pPr>
              <w:rPr>
                <w:lang w:val="vi-VN"/>
              </w:rPr>
            </w:pPr>
            <w:r w:rsidRPr="009B0167">
              <w:t>Pending Maker</w:t>
            </w:r>
          </w:p>
        </w:tc>
      </w:tr>
      <w:tr w:rsidR="005F483C" w:rsidRPr="009B0167" w14:paraId="45D9125F" w14:textId="77777777" w:rsidTr="008F0F59">
        <w:trPr>
          <w:trHeight w:val="953"/>
        </w:trPr>
        <w:tc>
          <w:tcPr>
            <w:tcW w:w="988" w:type="dxa"/>
          </w:tcPr>
          <w:p w14:paraId="1A21BAB3" w14:textId="773BD65E" w:rsidR="005F483C" w:rsidRDefault="005F483C" w:rsidP="00113A37">
            <w:pPr>
              <w:rPr>
                <w:rFonts w:eastAsia="Times New Roman"/>
                <w:b/>
                <w:bCs/>
                <w:color w:val="000000" w:themeColor="text1"/>
              </w:rPr>
            </w:pPr>
            <w:r w:rsidRPr="009B0167">
              <w:rPr>
                <w:b/>
                <w:bCs/>
              </w:rPr>
              <w:t>7</w:t>
            </w:r>
          </w:p>
        </w:tc>
        <w:tc>
          <w:tcPr>
            <w:tcW w:w="3543" w:type="dxa"/>
          </w:tcPr>
          <w:p w14:paraId="3B73534D" w14:textId="24F784C7" w:rsidR="005F483C" w:rsidRDefault="005F483C" w:rsidP="00113A37">
            <w:pPr>
              <w:rPr>
                <w:rFonts w:eastAsia="Times New Roman"/>
                <w:b/>
                <w:bCs/>
                <w:color w:val="000000" w:themeColor="text1"/>
              </w:rPr>
            </w:pPr>
            <w:r>
              <w:rPr>
                <w:rFonts w:eastAsia="Times New Roman"/>
                <w:b/>
                <w:bCs/>
                <w:color w:val="000000" w:themeColor="text1"/>
              </w:rPr>
              <w:t>AML Maker đánh giá và đề xuất duyệt gửi STR</w:t>
            </w:r>
          </w:p>
          <w:p w14:paraId="1B041728" w14:textId="482D5404" w:rsidR="005F483C" w:rsidRPr="00113A37" w:rsidDel="00E056D1" w:rsidRDefault="005F483C" w:rsidP="00113A37">
            <w:pPr>
              <w:rPr>
                <w:rStyle w:val="CommentReference"/>
                <w:rFonts w:eastAsia="Times New Roman"/>
                <w:bCs/>
                <w:color w:val="000000" w:themeColor="text1"/>
                <w:sz w:val="24"/>
                <w:szCs w:val="24"/>
              </w:rPr>
            </w:pPr>
            <w:r w:rsidRPr="0031780A">
              <w:rPr>
                <w:rFonts w:eastAsia="Times New Roman"/>
                <w:bCs/>
                <w:color w:val="000000" w:themeColor="text1"/>
              </w:rPr>
              <w:t>Sau khi</w:t>
            </w:r>
            <w:r>
              <w:rPr>
                <w:rFonts w:eastAsia="Times New Roman"/>
                <w:bCs/>
                <w:color w:val="000000" w:themeColor="text1"/>
              </w:rPr>
              <w:t xml:space="preserve"> nhận được thông báo có STR qua email, AML </w:t>
            </w:r>
            <w:ins w:id="183" w:author="Pham Quynh Trang" w:date="2026-06-24T21:15:00Z">
              <w:r>
                <w:rPr>
                  <w:rFonts w:eastAsia="Times New Roman"/>
                  <w:bCs/>
                  <w:color w:val="000000" w:themeColor="text1"/>
                </w:rPr>
                <w:t>M</w:t>
              </w:r>
            </w:ins>
            <w:del w:id="184" w:author="Pham Quynh Trang" w:date="2026-06-24T21:15:00Z">
              <w:r w:rsidDel="00851535">
                <w:rPr>
                  <w:rFonts w:eastAsia="Times New Roman"/>
                  <w:bCs/>
                  <w:color w:val="000000" w:themeColor="text1"/>
                </w:rPr>
                <w:delText>m</w:delText>
              </w:r>
            </w:del>
            <w:r>
              <w:rPr>
                <w:rFonts w:eastAsia="Times New Roman"/>
                <w:bCs/>
                <w:color w:val="000000" w:themeColor="text1"/>
              </w:rPr>
              <w:t>aker truy cập vào hệ thống để đánh giá và thực hiện:</w:t>
            </w:r>
          </w:p>
        </w:tc>
        <w:tc>
          <w:tcPr>
            <w:tcW w:w="1134" w:type="dxa"/>
            <w:vMerge w:val="restart"/>
          </w:tcPr>
          <w:p w14:paraId="06F920DE" w14:textId="2E86F408" w:rsidR="005F483C" w:rsidRPr="009B0167" w:rsidRDefault="005F483C" w:rsidP="00113A37">
            <w:commentRangeStart w:id="185"/>
            <w:commentRangeStart w:id="186"/>
            <w:r w:rsidRPr="009B0167">
              <w:t>AML Maker</w:t>
            </w:r>
            <w:commentRangeEnd w:id="185"/>
            <w:r>
              <w:rPr>
                <w:rStyle w:val="CommentReference"/>
              </w:rPr>
              <w:commentReference w:id="185"/>
            </w:r>
            <w:commentRangeEnd w:id="186"/>
            <w:r>
              <w:rPr>
                <w:rStyle w:val="CommentReference"/>
              </w:rPr>
              <w:commentReference w:id="186"/>
            </w:r>
          </w:p>
        </w:tc>
        <w:tc>
          <w:tcPr>
            <w:tcW w:w="2507" w:type="dxa"/>
          </w:tcPr>
          <w:p w14:paraId="1E6E9521" w14:textId="77777777" w:rsidR="005F483C" w:rsidRPr="009B0167" w:rsidRDefault="005F483C" w:rsidP="00113A37">
            <w:pPr>
              <w:rPr>
                <w:rStyle w:val="normaltextrun"/>
                <w:color w:val="000000"/>
                <w:bdr w:val="none" w:sz="0" w:space="0" w:color="auto" w:frame="1"/>
              </w:rPr>
            </w:pPr>
          </w:p>
        </w:tc>
        <w:tc>
          <w:tcPr>
            <w:tcW w:w="1705" w:type="dxa"/>
          </w:tcPr>
          <w:p w14:paraId="135BDA79" w14:textId="77777777" w:rsidR="005F483C" w:rsidRDefault="005F483C" w:rsidP="00113A37"/>
        </w:tc>
      </w:tr>
      <w:tr w:rsidR="005F483C" w:rsidRPr="009B0167" w14:paraId="415D047E" w14:textId="77777777" w:rsidTr="008F0F59">
        <w:trPr>
          <w:trHeight w:val="953"/>
        </w:trPr>
        <w:tc>
          <w:tcPr>
            <w:tcW w:w="988" w:type="dxa"/>
          </w:tcPr>
          <w:p w14:paraId="09D4E5B4" w14:textId="77777777" w:rsidR="005F483C" w:rsidRPr="009B0167" w:rsidRDefault="005F483C" w:rsidP="00113A37">
            <w:pPr>
              <w:rPr>
                <w:lang w:val="vi-VN"/>
              </w:rPr>
            </w:pPr>
          </w:p>
        </w:tc>
        <w:tc>
          <w:tcPr>
            <w:tcW w:w="3543" w:type="dxa"/>
          </w:tcPr>
          <w:p w14:paraId="477CE822" w14:textId="388BF72D" w:rsidR="005F483C" w:rsidRPr="00283044" w:rsidRDefault="005F483C" w:rsidP="00113A37">
            <w:pPr>
              <w:rPr>
                <w:rFonts w:eastAsia="Times New Roman"/>
                <w:color w:val="000000" w:themeColor="text1"/>
                <w:lang w:val="vi-VN"/>
              </w:rPr>
            </w:pPr>
            <w:commentRangeStart w:id="187"/>
            <w:commentRangeStart w:id="188"/>
            <w:commentRangeEnd w:id="187"/>
            <w:del w:id="189" w:author="Pham Quynh Trang" w:date="2026-06-22T09:33:00Z">
              <w:r w:rsidDel="00E056D1">
                <w:rPr>
                  <w:rStyle w:val="CommentReference"/>
                </w:rPr>
                <w:commentReference w:id="187"/>
              </w:r>
              <w:commentRangeEnd w:id="188"/>
              <w:r>
                <w:rPr>
                  <w:rStyle w:val="CommentReference"/>
                </w:rPr>
                <w:commentReference w:id="188"/>
              </w:r>
            </w:del>
            <w:r>
              <w:rPr>
                <w:rFonts w:eastAsia="Times New Roman"/>
                <w:color w:val="000000" w:themeColor="text1"/>
              </w:rPr>
              <w:t xml:space="preserve">- </w:t>
            </w:r>
            <w:r>
              <w:t xml:space="preserve">Trường hợp 1: </w:t>
            </w:r>
            <w:r w:rsidR="0025334C">
              <w:rPr>
                <w:rFonts w:eastAsia="Times New Roman"/>
                <w:color w:val="000000" w:themeColor="text1"/>
              </w:rPr>
              <w:t>Đ</w:t>
            </w:r>
            <w:r w:rsidRPr="009B0167">
              <w:rPr>
                <w:rFonts w:eastAsia="Times New Roman"/>
                <w:color w:val="000000" w:themeColor="text1"/>
              </w:rPr>
              <w:t xml:space="preserve">ề xuất </w:t>
            </w:r>
            <w:r w:rsidR="000300D7">
              <w:rPr>
                <w:rFonts w:eastAsia="Times New Roman"/>
                <w:color w:val="000000" w:themeColor="text1"/>
              </w:rPr>
              <w:t>k</w:t>
            </w:r>
            <w:r w:rsidRPr="009B0167">
              <w:rPr>
                <w:rFonts w:eastAsia="Times New Roman"/>
                <w:color w:val="000000" w:themeColor="text1"/>
              </w:rPr>
              <w:t>hông</w:t>
            </w:r>
            <w:r>
              <w:rPr>
                <w:rFonts w:eastAsia="Times New Roman"/>
                <w:color w:val="000000" w:themeColor="text1"/>
              </w:rPr>
              <w:t xml:space="preserve"> gửi</w:t>
            </w:r>
            <w:r w:rsidRPr="009B0167">
              <w:rPr>
                <w:rFonts w:eastAsia="Times New Roman"/>
                <w:color w:val="000000" w:themeColor="text1"/>
              </w:rPr>
              <w:t xml:space="preserve"> STR, </w:t>
            </w:r>
            <w:r w:rsidRPr="00123EBA">
              <w:rPr>
                <w:rFonts w:eastAsia="Times New Roman"/>
                <w:i/>
                <w:color w:val="000000" w:themeColor="text1"/>
              </w:rPr>
              <w:t xml:space="preserve">chuyển tiếp </w:t>
            </w:r>
            <w:r w:rsidRPr="00123EBA">
              <w:rPr>
                <w:rFonts w:eastAsia="Times New Roman"/>
                <w:i/>
                <w:iCs/>
                <w:color w:val="000000" w:themeColor="text1"/>
              </w:rPr>
              <w:t>bước 8</w:t>
            </w:r>
          </w:p>
        </w:tc>
        <w:tc>
          <w:tcPr>
            <w:tcW w:w="1134" w:type="dxa"/>
            <w:vMerge/>
          </w:tcPr>
          <w:p w14:paraId="1DE22D9B" w14:textId="4BFECC94" w:rsidR="005F483C" w:rsidRPr="009B0167" w:rsidRDefault="005F483C" w:rsidP="00113A37">
            <w:pPr>
              <w:rPr>
                <w:lang w:val="vi-VN"/>
              </w:rPr>
            </w:pPr>
          </w:p>
        </w:tc>
        <w:tc>
          <w:tcPr>
            <w:tcW w:w="2507" w:type="dxa"/>
          </w:tcPr>
          <w:p w14:paraId="08FC5134" w14:textId="46AF2B66" w:rsidR="005F483C" w:rsidRPr="009B0167" w:rsidRDefault="005F483C" w:rsidP="00113A37">
            <w:pPr>
              <w:rPr>
                <w:rStyle w:val="normaltextrun"/>
                <w:color w:val="000000"/>
                <w:bdr w:val="none" w:sz="0" w:space="0" w:color="auto" w:frame="1"/>
              </w:rPr>
            </w:pPr>
            <w:r w:rsidRPr="009B0167">
              <w:rPr>
                <w:rStyle w:val="normaltextrun"/>
                <w:color w:val="000000"/>
                <w:bdr w:val="none" w:sz="0" w:space="0" w:color="auto" w:frame="1"/>
              </w:rPr>
              <w:t>Recommend Close</w:t>
            </w:r>
            <w:r>
              <w:rPr>
                <w:rStyle w:val="normaltextrun"/>
                <w:color w:val="000000"/>
                <w:bdr w:val="none" w:sz="0" w:space="0" w:color="auto" w:frame="1"/>
              </w:rPr>
              <w:t xml:space="preserve"> and</w:t>
            </w:r>
            <w:r w:rsidRPr="009B0167">
              <w:rPr>
                <w:rStyle w:val="normaltextrun"/>
                <w:color w:val="000000"/>
                <w:bdr w:val="none" w:sz="0" w:space="0" w:color="auto" w:frame="1"/>
              </w:rPr>
              <w:t xml:space="preserve"> Not Send STR</w:t>
            </w:r>
          </w:p>
        </w:tc>
        <w:tc>
          <w:tcPr>
            <w:tcW w:w="1705" w:type="dxa"/>
          </w:tcPr>
          <w:p w14:paraId="52C3ECB7" w14:textId="4920B501" w:rsidR="005F483C" w:rsidRDefault="005F483C" w:rsidP="00113A37">
            <w:r>
              <w:t xml:space="preserve">Pending AML Checker </w:t>
            </w:r>
            <w:r w:rsidRPr="009B0167">
              <w:t>review</w:t>
            </w:r>
          </w:p>
        </w:tc>
      </w:tr>
      <w:tr w:rsidR="005F483C" w:rsidRPr="009B0167" w14:paraId="3E079CFE" w14:textId="77777777" w:rsidTr="008F0F59">
        <w:trPr>
          <w:trHeight w:val="953"/>
        </w:trPr>
        <w:tc>
          <w:tcPr>
            <w:tcW w:w="988" w:type="dxa"/>
          </w:tcPr>
          <w:p w14:paraId="5B8DBA09" w14:textId="77777777" w:rsidR="005F483C" w:rsidRPr="009B0167" w:rsidRDefault="005F483C" w:rsidP="00FD4A96">
            <w:pPr>
              <w:jc w:val="center"/>
              <w:rPr>
                <w:lang w:val="vi-VN"/>
              </w:rPr>
            </w:pPr>
          </w:p>
        </w:tc>
        <w:tc>
          <w:tcPr>
            <w:tcW w:w="3543" w:type="dxa"/>
          </w:tcPr>
          <w:p w14:paraId="6726C5DB" w14:textId="3B4CF6C3" w:rsidR="005F483C" w:rsidRPr="00DF467D" w:rsidRDefault="005F483C" w:rsidP="00891AC4">
            <w:pPr>
              <w:pStyle w:val="ListParagraph"/>
              <w:ind w:left="0"/>
              <w:contextualSpacing w:val="0"/>
              <w:rPr>
                <w:rFonts w:eastAsia="Times New Roman"/>
                <w:color w:val="000000" w:themeColor="text1"/>
                <w:lang w:val="vi-VN"/>
              </w:rPr>
            </w:pPr>
            <w:r w:rsidRPr="00283044">
              <w:rPr>
                <w:rFonts w:eastAsia="Times New Roman"/>
                <w:color w:val="000000" w:themeColor="text1"/>
                <w:lang w:val="vi-VN"/>
              </w:rPr>
              <w:t xml:space="preserve">- </w:t>
            </w:r>
            <w:r>
              <w:t xml:space="preserve">Trường hợp 2: </w:t>
            </w:r>
            <w:r w:rsidR="000300D7">
              <w:t>Đ</w:t>
            </w:r>
            <w:r w:rsidR="00123EBA" w:rsidRPr="009B0167">
              <w:rPr>
                <w:rFonts w:eastAsia="Times New Roman"/>
                <w:color w:val="000000" w:themeColor="text1"/>
              </w:rPr>
              <w:t xml:space="preserve">ề xuất </w:t>
            </w:r>
            <w:r w:rsidR="000300D7">
              <w:rPr>
                <w:rFonts w:eastAsia="Times New Roman"/>
                <w:color w:val="000000" w:themeColor="text1"/>
              </w:rPr>
              <w:t>g</w:t>
            </w:r>
            <w:r w:rsidR="00123EBA">
              <w:rPr>
                <w:rFonts w:eastAsia="Times New Roman"/>
                <w:color w:val="000000" w:themeColor="text1"/>
              </w:rPr>
              <w:t>ửi</w:t>
            </w:r>
            <w:r w:rsidR="00123EBA" w:rsidRPr="009B0167">
              <w:rPr>
                <w:rFonts w:eastAsia="Times New Roman"/>
                <w:color w:val="000000" w:themeColor="text1"/>
              </w:rPr>
              <w:t xml:space="preserve"> STR</w:t>
            </w:r>
            <w:r w:rsidRPr="00DF467D">
              <w:rPr>
                <w:rFonts w:eastAsia="Times New Roman"/>
                <w:color w:val="000000" w:themeColor="text1"/>
                <w:lang w:val="vi-VN"/>
              </w:rPr>
              <w:t xml:space="preserve">, </w:t>
            </w:r>
            <w:r w:rsidRPr="00123EBA">
              <w:rPr>
                <w:rFonts w:eastAsia="Times New Roman"/>
                <w:i/>
                <w:color w:val="000000" w:themeColor="text1"/>
                <w:lang w:val="vi-VN"/>
              </w:rPr>
              <w:t>chuyển tiếp bước 8</w:t>
            </w:r>
          </w:p>
          <w:p w14:paraId="5581538D" w14:textId="77777777" w:rsidR="005F483C" w:rsidRPr="009B0167" w:rsidRDefault="005F483C" w:rsidP="00FD4A96">
            <w:pPr>
              <w:rPr>
                <w:rFonts w:eastAsia="Times New Roman"/>
                <w:b/>
                <w:bCs/>
                <w:color w:val="000000" w:themeColor="text1"/>
                <w:lang w:val="vi-VN"/>
              </w:rPr>
            </w:pPr>
          </w:p>
        </w:tc>
        <w:tc>
          <w:tcPr>
            <w:tcW w:w="1134" w:type="dxa"/>
            <w:vMerge/>
          </w:tcPr>
          <w:p w14:paraId="5D6F1EC3" w14:textId="77777777" w:rsidR="005F483C" w:rsidRPr="009B0167" w:rsidRDefault="005F483C" w:rsidP="00FD4A96">
            <w:pPr>
              <w:rPr>
                <w:lang w:val="vi-VN"/>
              </w:rPr>
            </w:pPr>
          </w:p>
        </w:tc>
        <w:tc>
          <w:tcPr>
            <w:tcW w:w="2507" w:type="dxa"/>
          </w:tcPr>
          <w:p w14:paraId="0AFC172E" w14:textId="77777777" w:rsidR="005F483C" w:rsidRPr="009B0167" w:rsidRDefault="005F483C" w:rsidP="00FD4A96">
            <w:r w:rsidRPr="009B0167">
              <w:rPr>
                <w:rStyle w:val="normaltextrun"/>
                <w:color w:val="000000"/>
                <w:bdr w:val="none" w:sz="0" w:space="0" w:color="auto" w:frame="1"/>
              </w:rPr>
              <w:t xml:space="preserve">Recommend Close </w:t>
            </w:r>
            <w:r>
              <w:rPr>
                <w:rStyle w:val="normaltextrun"/>
                <w:color w:val="000000"/>
                <w:bdr w:val="none" w:sz="0" w:space="0" w:color="auto" w:frame="1"/>
              </w:rPr>
              <w:t>and</w:t>
            </w:r>
            <w:r w:rsidRPr="009B0167">
              <w:rPr>
                <w:rStyle w:val="normaltextrun"/>
                <w:color w:val="000000"/>
                <w:bdr w:val="none" w:sz="0" w:space="0" w:color="auto" w:frame="1"/>
              </w:rPr>
              <w:t xml:space="preserve"> send STR</w:t>
            </w:r>
          </w:p>
        </w:tc>
        <w:tc>
          <w:tcPr>
            <w:tcW w:w="1705" w:type="dxa"/>
          </w:tcPr>
          <w:p w14:paraId="0411E840" w14:textId="77777777" w:rsidR="005F483C" w:rsidRPr="009B0167" w:rsidRDefault="005F483C" w:rsidP="00FD4A96">
            <w:r>
              <w:t xml:space="preserve">Pending AML Checker </w:t>
            </w:r>
            <w:r w:rsidRPr="009B0167">
              <w:t>review</w:t>
            </w:r>
          </w:p>
        </w:tc>
      </w:tr>
      <w:tr w:rsidR="005F483C" w:rsidRPr="009B0167" w14:paraId="32845193" w14:textId="77777777" w:rsidTr="008F0F59">
        <w:trPr>
          <w:trHeight w:val="300"/>
        </w:trPr>
        <w:tc>
          <w:tcPr>
            <w:tcW w:w="988" w:type="dxa"/>
          </w:tcPr>
          <w:p w14:paraId="451E8986" w14:textId="77777777" w:rsidR="005F483C" w:rsidRPr="009B0167" w:rsidRDefault="005F483C" w:rsidP="00FD4A96">
            <w:pPr>
              <w:jc w:val="center"/>
              <w:rPr>
                <w:lang w:val="vi-VN"/>
              </w:rPr>
            </w:pPr>
          </w:p>
        </w:tc>
        <w:tc>
          <w:tcPr>
            <w:tcW w:w="3543" w:type="dxa"/>
          </w:tcPr>
          <w:p w14:paraId="3F8EBDEF" w14:textId="280F0C5B" w:rsidR="005F483C" w:rsidRPr="00B074DC" w:rsidRDefault="005F483C" w:rsidP="00891AC4">
            <w:pPr>
              <w:pStyle w:val="ListParagraph"/>
              <w:ind w:left="0"/>
              <w:contextualSpacing w:val="0"/>
              <w:rPr>
                <w:rFonts w:eastAsia="Times New Roman"/>
                <w:color w:val="000000" w:themeColor="text1"/>
              </w:rPr>
            </w:pPr>
            <w:r w:rsidRPr="00283044">
              <w:rPr>
                <w:rFonts w:eastAsia="Times New Roman"/>
                <w:color w:val="000000" w:themeColor="text1"/>
                <w:lang w:val="vi-VN"/>
              </w:rPr>
              <w:t xml:space="preserve">- </w:t>
            </w:r>
            <w:r>
              <w:t xml:space="preserve">Trường hợp 3: </w:t>
            </w:r>
            <w:r w:rsidR="008545B3">
              <w:t>Y</w:t>
            </w:r>
            <w:r>
              <w:rPr>
                <w:rFonts w:eastAsia="Times New Roman"/>
                <w:color w:val="000000" w:themeColor="text1"/>
              </w:rPr>
              <w:t>êu cầu</w:t>
            </w:r>
            <w:commentRangeStart w:id="190"/>
            <w:commentRangeStart w:id="191"/>
            <w:r w:rsidRPr="009B0167">
              <w:rPr>
                <w:rFonts w:eastAsia="Times New Roman"/>
                <w:color w:val="000000" w:themeColor="text1"/>
                <w:lang w:val="vi-VN"/>
              </w:rPr>
              <w:t xml:space="preserve"> bổ sung thông tin</w:t>
            </w:r>
            <w:r w:rsidR="00690694">
              <w:rPr>
                <w:rFonts w:eastAsia="Times New Roman"/>
                <w:color w:val="000000" w:themeColor="text1"/>
              </w:rPr>
              <w:t>,</w:t>
            </w:r>
            <w:r w:rsidR="003C3EAB">
              <w:rPr>
                <w:rFonts w:eastAsia="Times New Roman"/>
                <w:color w:val="000000" w:themeColor="text1"/>
              </w:rPr>
              <w:t xml:space="preserve"> hệ thống</w:t>
            </w:r>
            <w:r w:rsidR="00690694">
              <w:rPr>
                <w:rFonts w:eastAsia="Times New Roman"/>
                <w:color w:val="000000" w:themeColor="text1"/>
              </w:rPr>
              <w:t xml:space="preserve"> thực hiện </w:t>
            </w:r>
            <w:r w:rsidRPr="00FB4CD4">
              <w:rPr>
                <w:rFonts w:eastAsia="Times New Roman"/>
                <w:color w:val="000000" w:themeColor="text1"/>
                <w:lang w:val="vi-VN"/>
              </w:rPr>
              <w:t xml:space="preserve">gửi email </w:t>
            </w:r>
            <w:r w:rsidR="003C3EAB">
              <w:rPr>
                <w:rFonts w:eastAsia="Times New Roman"/>
                <w:color w:val="000000" w:themeColor="text1"/>
              </w:rPr>
              <w:t xml:space="preserve">theo mẫu </w:t>
            </w:r>
            <w:del w:id="192" w:author="Pham Quynh Trang" w:date="2026-06-22T09:34:00Z">
              <w:r w:rsidRPr="00FB4CD4" w:rsidDel="00CE62CC">
                <w:rPr>
                  <w:rFonts w:eastAsia="Times New Roman"/>
                  <w:color w:val="000000" w:themeColor="text1"/>
                  <w:lang w:val="vi-VN"/>
                </w:rPr>
                <w:delText xml:space="preserve">… </w:delText>
              </w:r>
            </w:del>
            <w:ins w:id="193" w:author="Pham Quynh Trang" w:date="2026-06-22T09:34:00Z">
              <w:r>
                <w:rPr>
                  <w:rFonts w:eastAsia="Times New Roman"/>
                  <w:color w:val="000000" w:themeColor="text1"/>
                </w:rPr>
                <w:t>EM-8</w:t>
              </w:r>
              <w:r w:rsidRPr="00FB4CD4">
                <w:rPr>
                  <w:rFonts w:eastAsia="Times New Roman"/>
                  <w:color w:val="000000" w:themeColor="text1"/>
                  <w:lang w:val="vi-VN"/>
                </w:rPr>
                <w:t xml:space="preserve"> </w:t>
              </w:r>
            </w:ins>
            <w:r>
              <w:rPr>
                <w:rFonts w:eastAsia="Times New Roman"/>
                <w:color w:val="000000" w:themeColor="text1"/>
              </w:rPr>
              <w:t>đến DVKH Maker</w:t>
            </w:r>
            <w:commentRangeEnd w:id="190"/>
            <w:r>
              <w:rPr>
                <w:rStyle w:val="CommentReference"/>
              </w:rPr>
              <w:commentReference w:id="190"/>
            </w:r>
            <w:commentRangeEnd w:id="191"/>
            <w:r>
              <w:rPr>
                <w:rStyle w:val="CommentReference"/>
              </w:rPr>
              <w:commentReference w:id="191"/>
            </w:r>
            <w:r w:rsidRPr="009B0167">
              <w:rPr>
                <w:rFonts w:eastAsia="Times New Roman"/>
                <w:color w:val="000000" w:themeColor="text1"/>
                <w:lang w:val="vi-VN"/>
              </w:rPr>
              <w:t xml:space="preserve">, </w:t>
            </w:r>
            <w:r w:rsidRPr="00F90167">
              <w:rPr>
                <w:rFonts w:eastAsia="Times New Roman"/>
                <w:i/>
                <w:color w:val="000000" w:themeColor="text1"/>
                <w:lang w:val="vi-VN"/>
              </w:rPr>
              <w:t xml:space="preserve">quay về </w:t>
            </w:r>
            <w:r w:rsidRPr="00F90167">
              <w:rPr>
                <w:rFonts w:eastAsia="Times New Roman"/>
                <w:i/>
                <w:iCs/>
                <w:color w:val="000000" w:themeColor="text1"/>
                <w:lang w:val="vi-VN"/>
              </w:rPr>
              <w:t>bước 4</w:t>
            </w:r>
            <w:r w:rsidRPr="00FB4CD4">
              <w:rPr>
                <w:rFonts w:eastAsia="Times New Roman"/>
                <w:i/>
                <w:iCs/>
                <w:color w:val="000000" w:themeColor="text1"/>
                <w:lang w:val="vi-VN"/>
              </w:rPr>
              <w:t xml:space="preserve"> </w:t>
            </w:r>
          </w:p>
        </w:tc>
        <w:tc>
          <w:tcPr>
            <w:tcW w:w="1134" w:type="dxa"/>
            <w:vMerge/>
          </w:tcPr>
          <w:p w14:paraId="62195503" w14:textId="77777777" w:rsidR="005F483C" w:rsidRPr="009B0167" w:rsidRDefault="005F483C" w:rsidP="00FD4A96">
            <w:pPr>
              <w:rPr>
                <w:lang w:val="vi-VN"/>
              </w:rPr>
            </w:pPr>
          </w:p>
        </w:tc>
        <w:tc>
          <w:tcPr>
            <w:tcW w:w="2507" w:type="dxa"/>
          </w:tcPr>
          <w:p w14:paraId="00DF301B" w14:textId="77777777" w:rsidR="005F483C" w:rsidRPr="009B0167" w:rsidRDefault="005F483C" w:rsidP="00FD4A96">
            <w:pPr>
              <w:rPr>
                <w:rStyle w:val="normaltextrun"/>
                <w:color w:val="000000"/>
                <w:bdr w:val="none" w:sz="0" w:space="0" w:color="auto" w:frame="1"/>
              </w:rPr>
            </w:pPr>
            <w:r w:rsidRPr="009B0167">
              <w:rPr>
                <w:rStyle w:val="normaltextrun"/>
                <w:color w:val="000000"/>
                <w:shd w:val="clear" w:color="auto" w:fill="FFFFFF"/>
              </w:rPr>
              <w:t>Return to Maker</w:t>
            </w:r>
          </w:p>
        </w:tc>
        <w:tc>
          <w:tcPr>
            <w:tcW w:w="1705" w:type="dxa"/>
          </w:tcPr>
          <w:p w14:paraId="0D453163" w14:textId="77777777" w:rsidR="005F483C" w:rsidRPr="009B0167" w:rsidRDefault="005F483C" w:rsidP="00FD4A96">
            <w:r w:rsidRPr="009B0167">
              <w:t>Pending Maker</w:t>
            </w:r>
          </w:p>
        </w:tc>
      </w:tr>
      <w:tr w:rsidR="00F93BF4" w:rsidRPr="009B0167" w14:paraId="26949B7C" w14:textId="77777777" w:rsidTr="008F0F59">
        <w:trPr>
          <w:trHeight w:val="300"/>
        </w:trPr>
        <w:tc>
          <w:tcPr>
            <w:tcW w:w="988" w:type="dxa"/>
            <w:vMerge w:val="restart"/>
          </w:tcPr>
          <w:p w14:paraId="193A32A2" w14:textId="77777777" w:rsidR="00F93BF4" w:rsidRPr="009B0167" w:rsidRDefault="00F93BF4" w:rsidP="00FD4A96">
            <w:pPr>
              <w:jc w:val="center"/>
              <w:rPr>
                <w:lang w:val="vi-VN"/>
              </w:rPr>
            </w:pPr>
            <w:r w:rsidRPr="009B0167">
              <w:t>8</w:t>
            </w:r>
          </w:p>
        </w:tc>
        <w:tc>
          <w:tcPr>
            <w:tcW w:w="3543" w:type="dxa"/>
          </w:tcPr>
          <w:p w14:paraId="0A4654D9" w14:textId="5422BA9D" w:rsidR="00F93BF4" w:rsidRPr="009B0167" w:rsidRDefault="00F93BF4" w:rsidP="000300D7">
            <w:pPr>
              <w:rPr>
                <w:rFonts w:eastAsia="Times New Roman"/>
                <w:b/>
                <w:bCs/>
                <w:color w:val="000000" w:themeColor="text1"/>
                <w:lang w:val="vi-VN"/>
              </w:rPr>
            </w:pPr>
            <w:commentRangeStart w:id="194"/>
            <w:commentRangeStart w:id="195"/>
            <w:r w:rsidRPr="009B0167">
              <w:rPr>
                <w:rFonts w:eastAsia="Times New Roman"/>
                <w:b/>
                <w:bCs/>
                <w:color w:val="000000" w:themeColor="text1"/>
                <w:lang w:val="vi-VN"/>
              </w:rPr>
              <w:t>AML Checker rà soát và phê duyệt gửi STR</w:t>
            </w:r>
            <w:commentRangeEnd w:id="194"/>
            <w:r w:rsidR="009E3A60">
              <w:rPr>
                <w:rStyle w:val="CommentReference"/>
              </w:rPr>
              <w:commentReference w:id="194"/>
            </w:r>
            <w:commentRangeEnd w:id="195"/>
            <w:r>
              <w:rPr>
                <w:rStyle w:val="CommentReference"/>
              </w:rPr>
              <w:commentReference w:id="195"/>
            </w:r>
          </w:p>
        </w:tc>
        <w:tc>
          <w:tcPr>
            <w:tcW w:w="1134" w:type="dxa"/>
            <w:vMerge w:val="restart"/>
          </w:tcPr>
          <w:p w14:paraId="4731C021" w14:textId="77777777" w:rsidR="00F93BF4" w:rsidRPr="009B0167" w:rsidRDefault="00F93BF4" w:rsidP="00FD4A96">
            <w:r w:rsidRPr="009B0167">
              <w:rPr>
                <w:rFonts w:eastAsia="Times New Roman"/>
              </w:rPr>
              <w:t>AML Checker</w:t>
            </w:r>
          </w:p>
        </w:tc>
        <w:tc>
          <w:tcPr>
            <w:tcW w:w="2507" w:type="dxa"/>
          </w:tcPr>
          <w:p w14:paraId="5AA48DC6" w14:textId="196F5E17" w:rsidR="00F93BF4" w:rsidRPr="009B0167" w:rsidRDefault="00F93BF4" w:rsidP="00FD4A96"/>
        </w:tc>
        <w:tc>
          <w:tcPr>
            <w:tcW w:w="1705" w:type="dxa"/>
          </w:tcPr>
          <w:p w14:paraId="75DFD252" w14:textId="5B71023A" w:rsidR="00F93BF4" w:rsidRPr="009B0167" w:rsidRDefault="00F93BF4" w:rsidP="00FD4A96"/>
        </w:tc>
      </w:tr>
      <w:tr w:rsidR="000300D7" w:rsidRPr="009B0167" w14:paraId="21971FA7" w14:textId="77777777" w:rsidTr="008F0F59">
        <w:trPr>
          <w:trHeight w:val="300"/>
        </w:trPr>
        <w:tc>
          <w:tcPr>
            <w:tcW w:w="988" w:type="dxa"/>
            <w:vMerge/>
          </w:tcPr>
          <w:p w14:paraId="6F3148AD" w14:textId="77777777" w:rsidR="000300D7" w:rsidRPr="009B0167" w:rsidRDefault="000300D7" w:rsidP="000300D7">
            <w:pPr>
              <w:jc w:val="center"/>
            </w:pPr>
          </w:p>
        </w:tc>
        <w:tc>
          <w:tcPr>
            <w:tcW w:w="3543" w:type="dxa"/>
          </w:tcPr>
          <w:p w14:paraId="50BDFE7F" w14:textId="1DA0203D" w:rsidR="000300D7" w:rsidRPr="009B0167" w:rsidRDefault="000300D7" w:rsidP="000300D7">
            <w:pPr>
              <w:rPr>
                <w:rFonts w:eastAsia="Times New Roman"/>
                <w:b/>
                <w:bCs/>
                <w:color w:val="000000" w:themeColor="text1"/>
                <w:lang w:val="vi-VN"/>
              </w:rPr>
            </w:pPr>
            <w:r w:rsidRPr="00283044">
              <w:rPr>
                <w:rFonts w:eastAsia="Times New Roman"/>
                <w:color w:val="000000" w:themeColor="text1"/>
                <w:lang w:val="vi-VN"/>
              </w:rPr>
              <w:t xml:space="preserve">- </w:t>
            </w:r>
            <w:r>
              <w:t xml:space="preserve">Trường hợp 1: </w:t>
            </w:r>
            <w:r w:rsidRPr="005C6D35">
              <w:rPr>
                <w:rFonts w:eastAsia="Times New Roman"/>
                <w:color w:val="000000" w:themeColor="text1"/>
                <w:lang w:val="vi-VN"/>
              </w:rPr>
              <w:t>Từ chối gửi STR</w:t>
            </w:r>
            <w:r w:rsidRPr="009B0167">
              <w:rPr>
                <w:rFonts w:eastAsia="Times New Roman"/>
                <w:color w:val="000000" w:themeColor="text1"/>
                <w:lang w:val="vi-VN"/>
              </w:rPr>
              <w:t xml:space="preserve">, </w:t>
            </w:r>
            <w:r w:rsidRPr="005C6D35">
              <w:rPr>
                <w:rFonts w:eastAsia="Times New Roman"/>
                <w:color w:val="000000" w:themeColor="text1"/>
                <w:lang w:val="vi-VN"/>
              </w:rPr>
              <w:t>hệ thống</w:t>
            </w:r>
            <w:r w:rsidRPr="00BF4BF0">
              <w:rPr>
                <w:rFonts w:eastAsia="Times New Roman"/>
                <w:color w:val="000000" w:themeColor="text1"/>
                <w:lang w:val="vi-VN"/>
              </w:rPr>
              <w:t xml:space="preserve"> </w:t>
            </w:r>
            <w:r w:rsidR="00C73B2B">
              <w:rPr>
                <w:rFonts w:eastAsia="Times New Roman"/>
                <w:color w:val="000000" w:themeColor="text1"/>
              </w:rPr>
              <w:t xml:space="preserve">tự động </w:t>
            </w:r>
            <w:r w:rsidRPr="00BF4BF0">
              <w:rPr>
                <w:rFonts w:eastAsia="Times New Roman"/>
                <w:color w:val="000000" w:themeColor="text1"/>
                <w:lang w:val="vi-VN"/>
              </w:rPr>
              <w:t xml:space="preserve">đóng sự vụ </w:t>
            </w:r>
            <w:r w:rsidRPr="006521E0">
              <w:rPr>
                <w:rFonts w:eastAsia="Times New Roman"/>
                <w:color w:val="000000" w:themeColor="text1"/>
                <w:lang w:val="vi-VN"/>
              </w:rPr>
              <w:t>và kết thúc luồng</w:t>
            </w:r>
          </w:p>
        </w:tc>
        <w:tc>
          <w:tcPr>
            <w:tcW w:w="1134" w:type="dxa"/>
            <w:vMerge/>
          </w:tcPr>
          <w:p w14:paraId="23D92C79" w14:textId="77777777" w:rsidR="000300D7" w:rsidRPr="009B0167" w:rsidRDefault="000300D7" w:rsidP="000300D7">
            <w:pPr>
              <w:rPr>
                <w:rFonts w:eastAsia="Times New Roman"/>
              </w:rPr>
            </w:pPr>
          </w:p>
        </w:tc>
        <w:tc>
          <w:tcPr>
            <w:tcW w:w="2507" w:type="dxa"/>
          </w:tcPr>
          <w:p w14:paraId="5D8BEBBB" w14:textId="17C40321" w:rsidR="000300D7" w:rsidRPr="009B0167" w:rsidRDefault="00953D2C" w:rsidP="000300D7">
            <w:pPr>
              <w:rPr>
                <w:rStyle w:val="normaltextrun"/>
                <w:color w:val="000000"/>
                <w:bdr w:val="none" w:sz="0" w:space="0" w:color="auto" w:frame="1"/>
              </w:rPr>
            </w:pPr>
            <w:ins w:id="196" w:author="Pham Quynh Trang" w:date="2026-06-24T21:26:00Z">
              <w:r w:rsidRPr="009B0167">
                <w:rPr>
                  <w:rStyle w:val="normaltextrun"/>
                  <w:color w:val="000000"/>
                  <w:bdr w:val="none" w:sz="0" w:space="0" w:color="auto" w:frame="1"/>
                </w:rPr>
                <w:t>Closed and Not Send STR</w:t>
              </w:r>
            </w:ins>
          </w:p>
        </w:tc>
        <w:tc>
          <w:tcPr>
            <w:tcW w:w="1705" w:type="dxa"/>
          </w:tcPr>
          <w:p w14:paraId="5BDF539A" w14:textId="13F746E6" w:rsidR="000300D7" w:rsidRPr="009B0167" w:rsidRDefault="000300D7" w:rsidP="000300D7">
            <w:pPr>
              <w:rPr>
                <w:rFonts w:eastAsia="Times New Roman"/>
              </w:rPr>
            </w:pPr>
            <w:r w:rsidRPr="009B0167">
              <w:rPr>
                <w:rFonts w:eastAsia="Times New Roman"/>
              </w:rPr>
              <w:t xml:space="preserve">Closed - </w:t>
            </w:r>
            <w:r w:rsidRPr="009B0167">
              <w:rPr>
                <w:rStyle w:val="normaltextrun"/>
                <w:color w:val="000000"/>
                <w:bdr w:val="none" w:sz="0" w:space="0" w:color="auto" w:frame="1"/>
              </w:rPr>
              <w:t>Not Send STR</w:t>
            </w:r>
          </w:p>
        </w:tc>
      </w:tr>
      <w:tr w:rsidR="00CE62CC" w:rsidRPr="009B0167" w14:paraId="500B2E67" w14:textId="77777777" w:rsidTr="008F0F59">
        <w:trPr>
          <w:trHeight w:val="300"/>
        </w:trPr>
        <w:tc>
          <w:tcPr>
            <w:tcW w:w="988" w:type="dxa"/>
            <w:vMerge/>
          </w:tcPr>
          <w:p w14:paraId="2E1DBC17" w14:textId="77777777" w:rsidR="00CE62CC" w:rsidRPr="009B0167" w:rsidRDefault="00CE62CC" w:rsidP="00CE62CC">
            <w:pPr>
              <w:jc w:val="center"/>
            </w:pPr>
          </w:p>
        </w:tc>
        <w:tc>
          <w:tcPr>
            <w:tcW w:w="3543" w:type="dxa"/>
          </w:tcPr>
          <w:p w14:paraId="45C5823E" w14:textId="69EABA52" w:rsidR="00CE62CC" w:rsidRPr="00BC40E5" w:rsidRDefault="00CE62CC" w:rsidP="00CE62CC">
            <w:pPr>
              <w:pStyle w:val="ListParagraph"/>
              <w:ind w:left="0"/>
              <w:contextualSpacing w:val="0"/>
              <w:jc w:val="left"/>
              <w:rPr>
                <w:rFonts w:eastAsia="Times New Roman"/>
                <w:color w:val="000000" w:themeColor="text1"/>
              </w:rPr>
            </w:pPr>
            <w:r>
              <w:rPr>
                <w:rFonts w:eastAsia="Times New Roman"/>
                <w:color w:val="000000" w:themeColor="text1"/>
              </w:rPr>
              <w:t xml:space="preserve">- </w:t>
            </w:r>
            <w:r w:rsidR="004B1002">
              <w:t xml:space="preserve">Trường hợp 2: </w:t>
            </w:r>
            <w:r>
              <w:rPr>
                <w:rFonts w:eastAsia="Times New Roman"/>
                <w:color w:val="000000" w:themeColor="text1"/>
              </w:rPr>
              <w:t xml:space="preserve">Phê duyệt gửi STR, hệ thống </w:t>
            </w:r>
            <w:r w:rsidR="00C73B2B">
              <w:rPr>
                <w:rFonts w:eastAsia="Times New Roman"/>
                <w:color w:val="000000" w:themeColor="text1"/>
              </w:rPr>
              <w:t xml:space="preserve">tự động </w:t>
            </w:r>
            <w:r>
              <w:rPr>
                <w:rFonts w:eastAsia="Times New Roman"/>
                <w:color w:val="000000" w:themeColor="text1"/>
              </w:rPr>
              <w:t>đóng sự vụ và kết thúc luồng</w:t>
            </w:r>
          </w:p>
        </w:tc>
        <w:tc>
          <w:tcPr>
            <w:tcW w:w="1134" w:type="dxa"/>
            <w:vMerge/>
          </w:tcPr>
          <w:p w14:paraId="45224DBA" w14:textId="77777777" w:rsidR="00CE62CC" w:rsidRPr="009B0167" w:rsidRDefault="00CE62CC" w:rsidP="00CE62CC">
            <w:pPr>
              <w:rPr>
                <w:rFonts w:eastAsia="Times New Roman"/>
                <w:lang w:val="vi-VN"/>
              </w:rPr>
            </w:pPr>
          </w:p>
        </w:tc>
        <w:tc>
          <w:tcPr>
            <w:tcW w:w="2507" w:type="dxa"/>
          </w:tcPr>
          <w:p w14:paraId="500CC42B" w14:textId="4DE8AD76" w:rsidR="00CE62CC" w:rsidRPr="009B0167" w:rsidRDefault="0058347D" w:rsidP="00CE62CC">
            <w:pPr>
              <w:rPr>
                <w:rFonts w:eastAsia="Times New Roman"/>
              </w:rPr>
            </w:pPr>
            <w:r w:rsidRPr="0058347D">
              <w:rPr>
                <w:color w:val="000000"/>
                <w:bdr w:val="none" w:sz="0" w:space="0" w:color="auto" w:frame="1"/>
              </w:rPr>
              <w:t>Approve sending STR</w:t>
            </w:r>
            <w:commentRangeStart w:id="197"/>
            <w:commentRangeStart w:id="198"/>
            <w:commentRangeStart w:id="199"/>
          </w:p>
        </w:tc>
        <w:commentRangeEnd w:id="197"/>
        <w:tc>
          <w:tcPr>
            <w:tcW w:w="1705" w:type="dxa"/>
          </w:tcPr>
          <w:p w14:paraId="14CE792B" w14:textId="72DDC326" w:rsidR="00CE62CC" w:rsidRPr="009B0167" w:rsidRDefault="00CE62CC" w:rsidP="00CE62CC">
            <w:pPr>
              <w:rPr>
                <w:rFonts w:eastAsia="Times New Roman"/>
              </w:rPr>
            </w:pPr>
            <w:r w:rsidRPr="0058347D">
              <w:rPr>
                <w:rStyle w:val="CommentReference"/>
                <w:rFonts w:eastAsia="Times New Roman"/>
                <w:sz w:val="24"/>
                <w:szCs w:val="24"/>
              </w:rPr>
              <w:commentReference w:id="197"/>
            </w:r>
            <w:commentRangeEnd w:id="198"/>
            <w:r>
              <w:rPr>
                <w:rStyle w:val="CommentReference"/>
              </w:rPr>
              <w:commentReference w:id="198"/>
            </w:r>
            <w:commentRangeEnd w:id="199"/>
            <w:r>
              <w:rPr>
                <w:rStyle w:val="CommentReference"/>
              </w:rPr>
              <w:commentReference w:id="199"/>
            </w:r>
            <w:r w:rsidR="0058347D" w:rsidRPr="0058347D">
              <w:rPr>
                <w:rFonts w:eastAsia="Times New Roman"/>
              </w:rPr>
              <w:t>Approved STR</w:t>
            </w:r>
          </w:p>
        </w:tc>
      </w:tr>
      <w:tr w:rsidR="00F93BF4" w:rsidRPr="009B0167" w14:paraId="48114E8B" w14:textId="77777777" w:rsidTr="008F0F59">
        <w:trPr>
          <w:trHeight w:val="300"/>
        </w:trPr>
        <w:tc>
          <w:tcPr>
            <w:tcW w:w="988" w:type="dxa"/>
            <w:vMerge/>
          </w:tcPr>
          <w:p w14:paraId="57FFFFB5" w14:textId="77777777" w:rsidR="00F93BF4" w:rsidRPr="009B0167" w:rsidRDefault="00F93BF4" w:rsidP="00FD4A96">
            <w:pPr>
              <w:jc w:val="center"/>
            </w:pPr>
          </w:p>
        </w:tc>
        <w:tc>
          <w:tcPr>
            <w:tcW w:w="3543" w:type="dxa"/>
          </w:tcPr>
          <w:p w14:paraId="130197E0" w14:textId="0D4D4E64" w:rsidR="00F93BF4" w:rsidRPr="009B0167" w:rsidRDefault="00891AC4" w:rsidP="00891AC4">
            <w:pPr>
              <w:pStyle w:val="ListParagraph"/>
              <w:ind w:left="0"/>
              <w:contextualSpacing w:val="0"/>
              <w:jc w:val="left"/>
              <w:rPr>
                <w:rFonts w:eastAsia="Times New Roman"/>
                <w:color w:val="000000" w:themeColor="text1"/>
                <w:lang w:val="vi-VN"/>
              </w:rPr>
            </w:pPr>
            <w:r>
              <w:rPr>
                <w:rFonts w:eastAsia="Times New Roman"/>
                <w:color w:val="000000" w:themeColor="text1"/>
              </w:rPr>
              <w:t xml:space="preserve">- </w:t>
            </w:r>
            <w:r w:rsidR="004B1002">
              <w:t xml:space="preserve">Trường hợp 3: </w:t>
            </w:r>
            <w:r w:rsidR="00F93BF4" w:rsidRPr="009B0167">
              <w:rPr>
                <w:rFonts w:eastAsia="Times New Roman"/>
                <w:color w:val="000000" w:themeColor="text1"/>
                <w:lang w:val="vi-VN"/>
              </w:rPr>
              <w:t xml:space="preserve">Có nhu cầu bổ sung thông tin, quay về </w:t>
            </w:r>
            <w:r w:rsidR="00F93BF4" w:rsidRPr="009B0167">
              <w:rPr>
                <w:rFonts w:eastAsia="Times New Roman"/>
                <w:i/>
                <w:iCs/>
                <w:color w:val="000000" w:themeColor="text1"/>
                <w:lang w:val="vi-VN"/>
              </w:rPr>
              <w:t>bước 4</w:t>
            </w:r>
          </w:p>
        </w:tc>
        <w:tc>
          <w:tcPr>
            <w:tcW w:w="1134" w:type="dxa"/>
            <w:vMerge/>
          </w:tcPr>
          <w:p w14:paraId="3F2C2D0A" w14:textId="77777777" w:rsidR="00F93BF4" w:rsidRPr="009B0167" w:rsidRDefault="00F93BF4" w:rsidP="00FD4A96">
            <w:pPr>
              <w:rPr>
                <w:rFonts w:eastAsia="Times New Roman"/>
                <w:lang w:val="vi-VN"/>
              </w:rPr>
            </w:pPr>
          </w:p>
        </w:tc>
        <w:tc>
          <w:tcPr>
            <w:tcW w:w="2507" w:type="dxa"/>
          </w:tcPr>
          <w:p w14:paraId="1CC8A91C" w14:textId="77777777" w:rsidR="00F93BF4" w:rsidRPr="009B0167" w:rsidRDefault="00F93BF4" w:rsidP="00FD4A96">
            <w:pPr>
              <w:rPr>
                <w:rStyle w:val="normaltextrun"/>
                <w:color w:val="000000"/>
                <w:shd w:val="clear" w:color="auto" w:fill="FFFFFF"/>
              </w:rPr>
            </w:pPr>
            <w:r w:rsidRPr="009B0167">
              <w:rPr>
                <w:rStyle w:val="normaltextrun"/>
                <w:color w:val="000000"/>
                <w:shd w:val="clear" w:color="auto" w:fill="FFFFFF"/>
              </w:rPr>
              <w:t>Return to Maker</w:t>
            </w:r>
          </w:p>
        </w:tc>
        <w:tc>
          <w:tcPr>
            <w:tcW w:w="1705" w:type="dxa"/>
          </w:tcPr>
          <w:p w14:paraId="590C4DCB" w14:textId="77777777" w:rsidR="00F93BF4" w:rsidRPr="009B0167" w:rsidRDefault="00F93BF4" w:rsidP="00FD4A96">
            <w:pPr>
              <w:rPr>
                <w:rFonts w:eastAsia="Times New Roman"/>
              </w:rPr>
            </w:pPr>
            <w:r w:rsidRPr="009B0167">
              <w:rPr>
                <w:rFonts w:eastAsia="Times New Roman"/>
              </w:rPr>
              <w:t>Pending Maker</w:t>
            </w:r>
          </w:p>
        </w:tc>
      </w:tr>
    </w:tbl>
    <w:p w14:paraId="0AD83250" w14:textId="0100F971" w:rsidR="00CB3288" w:rsidRPr="00FD7B60" w:rsidRDefault="00166E75" w:rsidP="00FD7B60">
      <w:r>
        <w:rPr>
          <w:rStyle w:val="normaltextrun"/>
          <w:color w:val="000000"/>
        </w:rPr>
        <w:lastRenderedPageBreak/>
        <w:t xml:space="preserve">Note: </w:t>
      </w:r>
      <w:r w:rsidR="00CB3288" w:rsidRPr="00FD7B60">
        <w:rPr>
          <w:rStyle w:val="normaltextrun"/>
          <w:color w:val="000000"/>
        </w:rPr>
        <w:t xml:space="preserve">Các mẫu email tham khảo </w:t>
      </w:r>
      <w:r w:rsidR="00CB3288" w:rsidRPr="00166E75">
        <w:rPr>
          <w:rStyle w:val="normaltextrun"/>
          <w:iCs/>
          <w:color w:val="000000"/>
          <w:highlight w:val="yellow"/>
        </w:rPr>
        <w:t>III.</w:t>
      </w:r>
      <w:r>
        <w:rPr>
          <w:rStyle w:val="normaltextrun"/>
          <w:iCs/>
          <w:color w:val="000000"/>
          <w:highlight w:val="yellow"/>
        </w:rPr>
        <w:t>6</w:t>
      </w:r>
      <w:del w:id="200" w:author="Pham Quynh Trang" w:date="2026-06-24T21:20:00Z">
        <w:r w:rsidR="00CB3288" w:rsidRPr="00166E75" w:rsidDel="00851535">
          <w:rPr>
            <w:rStyle w:val="normaltextrun"/>
            <w:iCs/>
            <w:color w:val="000000"/>
            <w:highlight w:val="yellow"/>
          </w:rPr>
          <w:delText>4</w:delText>
        </w:r>
      </w:del>
      <w:r w:rsidR="00CB3288" w:rsidRPr="00166E75">
        <w:rPr>
          <w:rStyle w:val="normaltextrun"/>
          <w:iCs/>
          <w:color w:val="000000"/>
          <w:highlight w:val="yellow"/>
          <w:lang w:val="vi-VN"/>
        </w:rPr>
        <w:t>. </w:t>
      </w:r>
      <w:r w:rsidR="00152310" w:rsidRPr="00A62CC2">
        <w:rPr>
          <w:rStyle w:val="normaltextrun"/>
          <w:iCs/>
          <w:color w:val="000000"/>
        </w:rPr>
        <w:t xml:space="preserve"> </w:t>
      </w:r>
      <w:r w:rsidR="00A62CC2" w:rsidRPr="00A62CC2">
        <w:rPr>
          <w:rStyle w:val="normaltextrun"/>
          <w:iCs/>
          <w:color w:val="000000"/>
        </w:rPr>
        <w:t>Chức năng Email thông báo</w:t>
      </w:r>
      <w:r w:rsidR="00152310">
        <w:rPr>
          <w:rStyle w:val="normaltextrun"/>
          <w:iCs/>
          <w:color w:val="000000"/>
        </w:rPr>
        <w:t xml:space="preserve"> </w:t>
      </w:r>
      <w:r w:rsidR="00A62CC2" w:rsidRPr="00A62CC2">
        <w:rPr>
          <w:rStyle w:val="normaltextrun"/>
          <w:iCs/>
          <w:color w:val="000000"/>
        </w:rPr>
        <w:t>tự động gắn với luồng nghiệp vụ</w:t>
      </w:r>
    </w:p>
    <w:p w14:paraId="7886152D" w14:textId="462815C6" w:rsidR="00F93BF4" w:rsidRPr="00D31451" w:rsidRDefault="00F93BF4" w:rsidP="00CB3288">
      <w:pPr>
        <w:pStyle w:val="Heading3"/>
      </w:pPr>
      <w:commentRangeStart w:id="201"/>
      <w:commentRangeStart w:id="202"/>
      <w:commentRangeStart w:id="203"/>
      <w:commentRangeStart w:id="204"/>
      <w:commentRangeStart w:id="205"/>
      <w:r w:rsidRPr="00D31451">
        <w:t xml:space="preserve">Luồng </w:t>
      </w:r>
      <w:r>
        <w:t>nghiệp vụ giao dịch đáng ngờ từ đơn vị nghiệp vụ tạo thủ công</w:t>
      </w:r>
      <w:commentRangeEnd w:id="201"/>
      <w:r w:rsidR="0077783D" w:rsidRPr="00D31451">
        <w:rPr>
          <w:rStyle w:val="CommentReference"/>
          <w:sz w:val="24"/>
          <w:szCs w:val="24"/>
        </w:rPr>
        <w:commentReference w:id="201"/>
      </w:r>
      <w:commentRangeEnd w:id="202"/>
      <w:r>
        <w:rPr>
          <w:rStyle w:val="CommentReference"/>
        </w:rPr>
        <w:commentReference w:id="202"/>
      </w:r>
      <w:commentRangeEnd w:id="203"/>
      <w:r>
        <w:rPr>
          <w:rStyle w:val="CommentReference"/>
        </w:rPr>
        <w:commentReference w:id="203"/>
      </w:r>
      <w:commentRangeEnd w:id="204"/>
      <w:r>
        <w:rPr>
          <w:rStyle w:val="CommentReference"/>
        </w:rPr>
        <w:commentReference w:id="204"/>
      </w:r>
      <w:commentRangeEnd w:id="205"/>
      <w:r w:rsidR="009E3A60">
        <w:rPr>
          <w:rStyle w:val="CommentReference"/>
          <w:bCs w:val="0"/>
          <w:i w:val="0"/>
        </w:rPr>
        <w:commentReference w:id="205"/>
      </w:r>
    </w:p>
    <w:p w14:paraId="4AE766BE" w14:textId="77777777" w:rsidR="00F93BF4" w:rsidRDefault="00F93BF4" w:rsidP="00F41BBA">
      <w:pPr>
        <w:pStyle w:val="ListParagraph"/>
        <w:numPr>
          <w:ilvl w:val="0"/>
          <w:numId w:val="1"/>
        </w:numPr>
        <w:spacing w:line="360" w:lineRule="auto"/>
        <w:ind w:hanging="717"/>
        <w:contextualSpacing w:val="0"/>
        <w:jc w:val="left"/>
      </w:pPr>
      <w:commentRangeStart w:id="206"/>
      <w:commentRangeStart w:id="207"/>
      <w:r>
        <w:t>Lưu đồ mô tả luồng</w:t>
      </w:r>
      <w:commentRangeEnd w:id="206"/>
      <w:r w:rsidR="009E3A60">
        <w:rPr>
          <w:rStyle w:val="CommentReference"/>
        </w:rPr>
        <w:commentReference w:id="206"/>
      </w:r>
      <w:commentRangeEnd w:id="207"/>
      <w:r>
        <w:rPr>
          <w:rStyle w:val="CommentReference"/>
        </w:rPr>
        <w:commentReference w:id="207"/>
      </w:r>
    </w:p>
    <w:p w14:paraId="2A5D698E" w14:textId="4177B335" w:rsidR="00F93BF4" w:rsidRDefault="008F0D15" w:rsidP="00F93BF4">
      <w:pPr>
        <w:spacing w:line="360" w:lineRule="auto"/>
        <w:ind w:left="357" w:hanging="357"/>
        <w:jc w:val="left"/>
      </w:pPr>
      <w:r w:rsidRPr="008F0D15">
        <w:rPr>
          <w:noProof/>
        </w:rPr>
        <w:drawing>
          <wp:inline distT="0" distB="0" distL="0" distR="0" wp14:anchorId="2822BF10" wp14:editId="62B3CC91">
            <wp:extent cx="6121400" cy="46431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1400" cy="4643120"/>
                    </a:xfrm>
                    <a:prstGeom prst="rect">
                      <a:avLst/>
                    </a:prstGeom>
                  </pic:spPr>
                </pic:pic>
              </a:graphicData>
            </a:graphic>
          </wp:inline>
        </w:drawing>
      </w:r>
    </w:p>
    <w:p w14:paraId="09EC8570" w14:textId="7CC7E30A" w:rsidR="00361FA9" w:rsidRDefault="00F93BF4" w:rsidP="00F41BBA">
      <w:pPr>
        <w:pStyle w:val="ListParagraph"/>
        <w:numPr>
          <w:ilvl w:val="0"/>
          <w:numId w:val="1"/>
        </w:numPr>
        <w:spacing w:line="360" w:lineRule="auto"/>
        <w:ind w:hanging="717"/>
        <w:contextualSpacing w:val="0"/>
        <w:jc w:val="left"/>
      </w:pPr>
      <w:commentRangeStart w:id="208"/>
      <w:commentRangeStart w:id="209"/>
      <w:r>
        <w:t>Diễn giải lưu đồ</w:t>
      </w:r>
      <w:commentRangeEnd w:id="208"/>
      <w:r w:rsidR="00F34B07">
        <w:rPr>
          <w:rStyle w:val="CommentReference"/>
        </w:rPr>
        <w:commentReference w:id="208"/>
      </w:r>
      <w:commentRangeEnd w:id="209"/>
      <w:r>
        <w:rPr>
          <w:rStyle w:val="CommentReference"/>
        </w:rPr>
        <w:commentReference w:id="209"/>
      </w:r>
      <w:r w:rsidR="00361FA9">
        <w:t xml:space="preserve"> chi tiết:</w:t>
      </w:r>
    </w:p>
    <w:p w14:paraId="09ED9FA4" w14:textId="3EF9C1FC" w:rsidR="00B95E48" w:rsidRPr="00A22002" w:rsidRDefault="00361FA9">
      <w:pPr>
        <w:pStyle w:val="Heading4"/>
        <w:numPr>
          <w:ilvl w:val="3"/>
          <w:numId w:val="25"/>
        </w:numPr>
        <w:tabs>
          <w:tab w:val="left" w:pos="1701"/>
        </w:tabs>
        <w:rPr>
          <w:rFonts w:cstheme="minorHAnsi"/>
        </w:rPr>
        <w:pPrChange w:id="210" w:author="Pham Quynh Trang" w:date="2026-06-24T21:23:00Z">
          <w:pPr>
            <w:pStyle w:val="ListParagraph"/>
            <w:numPr>
              <w:numId w:val="1"/>
            </w:numPr>
            <w:spacing w:line="360" w:lineRule="auto"/>
            <w:ind w:left="717" w:hanging="717"/>
            <w:contextualSpacing w:val="0"/>
            <w:jc w:val="left"/>
          </w:pPr>
        </w:pPrChange>
      </w:pPr>
      <w:ins w:id="211" w:author="Pham Quynh Trang" w:date="2026-06-24T21:23:00Z">
        <w:r w:rsidRPr="00B71F91">
          <w:t>Trường hợp Đơn v</w:t>
        </w:r>
        <w:r w:rsidRPr="00361FA9">
          <w:t xml:space="preserve">ị </w:t>
        </w:r>
      </w:ins>
      <w:commentRangeStart w:id="212"/>
      <w:commentRangeStart w:id="213"/>
      <w:ins w:id="214" w:author="Pham Quynh Trang" w:date="2026-06-24T21:24:00Z">
        <w:r w:rsidRPr="00361FA9">
          <w:t>nghiệp</w:t>
        </w:r>
      </w:ins>
      <w:r w:rsidRPr="00361FA9">
        <w:t xml:space="preserve"> vụ</w:t>
      </w:r>
      <w:ins w:id="215" w:author="Pham Quynh Trang" w:date="2026-06-24T21:24:00Z">
        <w:r w:rsidRPr="00B71F91">
          <w:t xml:space="preserve"> </w:t>
        </w:r>
      </w:ins>
      <w:commentRangeEnd w:id="212"/>
      <w:r w:rsidRPr="00361FA9">
        <w:rPr>
          <w:rStyle w:val="CommentReference"/>
        </w:rPr>
        <w:commentReference w:id="212"/>
      </w:r>
      <w:commentRangeEnd w:id="213"/>
      <w:r>
        <w:rPr>
          <w:rStyle w:val="CommentReference"/>
        </w:rPr>
        <w:commentReference w:id="213"/>
      </w:r>
      <w:ins w:id="216" w:author="Pham Quynh Trang" w:date="2026-06-24T21:24:00Z">
        <w:r w:rsidRPr="00B71F91">
          <w:t>tạo sự v</w:t>
        </w:r>
        <w:r w:rsidRPr="00361FA9">
          <w:t>ụ thủ công</w:t>
        </w:r>
      </w:ins>
    </w:p>
    <w:tbl>
      <w:tblPr>
        <w:tblStyle w:val="TableGrid"/>
        <w:tblW w:w="9638" w:type="dxa"/>
        <w:tblLayout w:type="fixed"/>
        <w:tblLook w:val="04A0" w:firstRow="1" w:lastRow="0" w:firstColumn="1" w:lastColumn="0" w:noHBand="0" w:noVBand="1"/>
        <w:tblPrChange w:id="217" w:author="Pham Quynh Trang" w:date="2026-06-24T21:25:00Z">
          <w:tblPr>
            <w:tblStyle w:val="TableGrid"/>
            <w:tblW w:w="9638" w:type="dxa"/>
            <w:tblLayout w:type="fixed"/>
            <w:tblLook w:val="04A0" w:firstRow="1" w:lastRow="0" w:firstColumn="1" w:lastColumn="0" w:noHBand="0" w:noVBand="1"/>
          </w:tblPr>
        </w:tblPrChange>
      </w:tblPr>
      <w:tblGrid>
        <w:gridCol w:w="846"/>
        <w:gridCol w:w="3827"/>
        <w:gridCol w:w="1134"/>
        <w:gridCol w:w="1985"/>
        <w:gridCol w:w="1846"/>
        <w:tblGridChange w:id="218">
          <w:tblGrid>
            <w:gridCol w:w="805"/>
            <w:gridCol w:w="41"/>
            <w:gridCol w:w="1828"/>
            <w:gridCol w:w="1911"/>
            <w:gridCol w:w="88"/>
            <w:gridCol w:w="674"/>
            <w:gridCol w:w="408"/>
            <w:gridCol w:w="52"/>
            <w:gridCol w:w="1014"/>
            <w:gridCol w:w="971"/>
            <w:gridCol w:w="503"/>
            <w:gridCol w:w="1343"/>
          </w:tblGrid>
        </w:tblGridChange>
      </w:tblGrid>
      <w:tr w:rsidR="00F93BF4" w:rsidRPr="00E60B29" w14:paraId="7B17AD9D" w14:textId="77777777" w:rsidTr="00891CFE">
        <w:trPr>
          <w:tblHeader/>
          <w:trPrChange w:id="219" w:author="Pham Quynh Trang" w:date="2026-06-24T21:25:00Z">
            <w:trPr>
              <w:tblHeader/>
            </w:trPr>
          </w:trPrChange>
        </w:trPr>
        <w:tc>
          <w:tcPr>
            <w:tcW w:w="846" w:type="dxa"/>
            <w:shd w:val="clear" w:color="auto" w:fill="0070C0"/>
            <w:vAlign w:val="center"/>
            <w:tcPrChange w:id="220" w:author="Pham Quynh Trang" w:date="2026-06-24T21:25:00Z">
              <w:tcPr>
                <w:tcW w:w="805" w:type="dxa"/>
                <w:shd w:val="clear" w:color="auto" w:fill="0070C0"/>
                <w:vAlign w:val="center"/>
              </w:tcPr>
            </w:tcPrChange>
          </w:tcPr>
          <w:p w14:paraId="1773BEB7" w14:textId="77777777" w:rsidR="00F93BF4" w:rsidRPr="009B0167" w:rsidRDefault="00F93BF4" w:rsidP="00891CFE">
            <w:pPr>
              <w:spacing w:line="25" w:lineRule="atLeast"/>
              <w:jc w:val="center"/>
              <w:rPr>
                <w:b/>
                <w:color w:val="FFFFFF" w:themeColor="background1"/>
                <w:lang w:val="vi-VN"/>
              </w:rPr>
            </w:pPr>
            <w:r w:rsidRPr="009B0167">
              <w:rPr>
                <w:b/>
                <w:color w:val="FFFFFF" w:themeColor="background1"/>
                <w:lang w:val="vi-VN"/>
              </w:rPr>
              <w:t>Bước</w:t>
            </w:r>
          </w:p>
        </w:tc>
        <w:tc>
          <w:tcPr>
            <w:tcW w:w="3827" w:type="dxa"/>
            <w:shd w:val="clear" w:color="auto" w:fill="0070C0"/>
            <w:vAlign w:val="center"/>
            <w:tcPrChange w:id="221" w:author="Pham Quynh Trang" w:date="2026-06-24T21:25:00Z">
              <w:tcPr>
                <w:tcW w:w="3780" w:type="dxa"/>
                <w:gridSpan w:val="3"/>
                <w:shd w:val="clear" w:color="auto" w:fill="0070C0"/>
                <w:vAlign w:val="center"/>
              </w:tcPr>
            </w:tcPrChange>
          </w:tcPr>
          <w:p w14:paraId="4E681F70" w14:textId="77777777" w:rsidR="00F93BF4" w:rsidRPr="009B0167" w:rsidRDefault="00F93BF4" w:rsidP="00891CFE">
            <w:pPr>
              <w:spacing w:line="25" w:lineRule="atLeast"/>
              <w:jc w:val="center"/>
              <w:rPr>
                <w:b/>
                <w:color w:val="FFFFFF" w:themeColor="background1"/>
                <w:lang w:val="vi-VN"/>
              </w:rPr>
            </w:pPr>
            <w:r w:rsidRPr="009B0167">
              <w:rPr>
                <w:b/>
                <w:color w:val="FFFFFF" w:themeColor="background1"/>
                <w:lang w:val="vi-VN"/>
              </w:rPr>
              <w:t>Mô tả</w:t>
            </w:r>
          </w:p>
        </w:tc>
        <w:tc>
          <w:tcPr>
            <w:tcW w:w="1134" w:type="dxa"/>
            <w:shd w:val="clear" w:color="auto" w:fill="0070C0"/>
            <w:vAlign w:val="center"/>
            <w:tcPrChange w:id="222" w:author="Pham Quynh Trang" w:date="2026-06-24T21:25:00Z">
              <w:tcPr>
                <w:tcW w:w="1170" w:type="dxa"/>
                <w:gridSpan w:val="3"/>
                <w:shd w:val="clear" w:color="auto" w:fill="0070C0"/>
                <w:vAlign w:val="center"/>
              </w:tcPr>
            </w:tcPrChange>
          </w:tcPr>
          <w:p w14:paraId="0B8AE4EE" w14:textId="77777777" w:rsidR="00F93BF4" w:rsidRPr="009B0167" w:rsidRDefault="00F93BF4" w:rsidP="00891CFE">
            <w:pPr>
              <w:spacing w:line="25" w:lineRule="atLeast"/>
              <w:jc w:val="center"/>
              <w:rPr>
                <w:b/>
                <w:color w:val="FFFFFF" w:themeColor="background1"/>
                <w:lang w:val="vi-VN"/>
              </w:rPr>
            </w:pPr>
            <w:r w:rsidRPr="009B0167">
              <w:rPr>
                <w:b/>
                <w:color w:val="FFFFFF" w:themeColor="background1"/>
                <w:lang w:val="vi-VN"/>
              </w:rPr>
              <w:t>Người thực hiện</w:t>
            </w:r>
          </w:p>
        </w:tc>
        <w:tc>
          <w:tcPr>
            <w:tcW w:w="1985" w:type="dxa"/>
            <w:shd w:val="clear" w:color="auto" w:fill="0070C0"/>
            <w:vAlign w:val="center"/>
            <w:tcPrChange w:id="223" w:author="Pham Quynh Trang" w:date="2026-06-24T21:25:00Z">
              <w:tcPr>
                <w:tcW w:w="2037" w:type="dxa"/>
                <w:gridSpan w:val="3"/>
                <w:shd w:val="clear" w:color="auto" w:fill="0070C0"/>
                <w:vAlign w:val="center"/>
              </w:tcPr>
            </w:tcPrChange>
          </w:tcPr>
          <w:p w14:paraId="6A7D3EBF" w14:textId="77777777" w:rsidR="00F93BF4" w:rsidRPr="009B0167" w:rsidRDefault="00F93BF4" w:rsidP="00891CFE">
            <w:pPr>
              <w:spacing w:line="25" w:lineRule="atLeast"/>
              <w:jc w:val="center"/>
              <w:rPr>
                <w:rFonts w:eastAsia="Times New Roman"/>
                <w:lang w:val="vi-VN"/>
              </w:rPr>
            </w:pPr>
            <w:r w:rsidRPr="009B0167">
              <w:rPr>
                <w:rFonts w:eastAsia="Times New Roman"/>
                <w:b/>
                <w:bCs/>
                <w:color w:val="FFFFFF" w:themeColor="background1"/>
                <w:lang w:val="vi"/>
              </w:rPr>
              <w:t xml:space="preserve">Hành động </w:t>
            </w:r>
          </w:p>
        </w:tc>
        <w:tc>
          <w:tcPr>
            <w:tcW w:w="1846" w:type="dxa"/>
            <w:shd w:val="clear" w:color="auto" w:fill="0070C0"/>
            <w:vAlign w:val="center"/>
            <w:tcPrChange w:id="224" w:author="Pham Quynh Trang" w:date="2026-06-24T21:25:00Z">
              <w:tcPr>
                <w:tcW w:w="1846" w:type="dxa"/>
                <w:gridSpan w:val="2"/>
                <w:shd w:val="clear" w:color="auto" w:fill="0070C0"/>
                <w:vAlign w:val="center"/>
              </w:tcPr>
            </w:tcPrChange>
          </w:tcPr>
          <w:p w14:paraId="61DD1FBE" w14:textId="77777777" w:rsidR="00F93BF4" w:rsidRPr="009B0167" w:rsidRDefault="00F93BF4" w:rsidP="00891CFE">
            <w:pPr>
              <w:spacing w:line="25" w:lineRule="atLeast"/>
              <w:jc w:val="center"/>
              <w:rPr>
                <w:b/>
                <w:color w:val="FFFFFF" w:themeColor="background1"/>
                <w:lang w:val="vi-VN"/>
              </w:rPr>
            </w:pPr>
            <w:r w:rsidRPr="009B0167">
              <w:rPr>
                <w:b/>
                <w:color w:val="FFFFFF" w:themeColor="background1"/>
                <w:lang w:val="vi-VN"/>
              </w:rPr>
              <w:t>Trạng thái sự vụ sau khi hoàn thành tác vụ</w:t>
            </w:r>
          </w:p>
        </w:tc>
      </w:tr>
      <w:tr w:rsidR="00A94D76" w:rsidRPr="009B0167" w14:paraId="4144CA7B" w14:textId="77777777" w:rsidTr="00891CFE">
        <w:trPr>
          <w:trHeight w:val="2568"/>
        </w:trPr>
        <w:tc>
          <w:tcPr>
            <w:tcW w:w="846" w:type="dxa"/>
          </w:tcPr>
          <w:p w14:paraId="566C47F6" w14:textId="04370807" w:rsidR="00A94D76" w:rsidRPr="004171E2" w:rsidRDefault="00A94D76" w:rsidP="00891CFE">
            <w:pPr>
              <w:spacing w:line="25" w:lineRule="atLeast"/>
            </w:pPr>
            <w:r w:rsidRPr="009B0167">
              <w:rPr>
                <w:lang w:val="vi-VN"/>
              </w:rPr>
              <w:t>1</w:t>
            </w:r>
          </w:p>
        </w:tc>
        <w:tc>
          <w:tcPr>
            <w:tcW w:w="3827" w:type="dxa"/>
          </w:tcPr>
          <w:p w14:paraId="13117FD0" w14:textId="77777777" w:rsidR="00A94D76" w:rsidRPr="00200F89" w:rsidRDefault="00A94D76" w:rsidP="00891CFE">
            <w:pPr>
              <w:pStyle w:val="normal1"/>
              <w:spacing w:line="25" w:lineRule="atLeast"/>
              <w:rPr>
                <w:rFonts w:eastAsia="Arial" w:cs="Times New Roman"/>
                <w:b/>
                <w:color w:val="000000"/>
                <w:szCs w:val="24"/>
                <w:lang w:val="vi-VN"/>
              </w:rPr>
            </w:pPr>
            <w:r w:rsidRPr="00200F89">
              <w:rPr>
                <w:rFonts w:eastAsia="Arial" w:cs="Times New Roman"/>
                <w:b/>
                <w:color w:val="000000"/>
                <w:szCs w:val="24"/>
                <w:lang w:val="vi-VN"/>
              </w:rPr>
              <w:t>Đơn vị nghiệp vụ tạo sự vụ thủ công:</w:t>
            </w:r>
          </w:p>
          <w:p w14:paraId="1AD9A35A" w14:textId="120AF5D8" w:rsidR="00A94D76" w:rsidRPr="00502CB5" w:rsidRDefault="00A94D76" w:rsidP="00891CFE">
            <w:pPr>
              <w:spacing w:line="25" w:lineRule="atLeast"/>
              <w:rPr>
                <w:rFonts w:eastAsia="Arial"/>
                <w:color w:val="000000"/>
              </w:rPr>
            </w:pPr>
            <w:ins w:id="225" w:author="Pham Quynh Trang" w:date="2026-06-24T20:36:00Z">
              <w:r>
                <w:t>DVKH</w:t>
              </w:r>
            </w:ins>
            <w:r>
              <w:t xml:space="preserve"> </w:t>
            </w:r>
            <w:r>
              <w:rPr>
                <w:rStyle w:val="normaltextrun"/>
                <w:color w:val="000000"/>
                <w:lang w:val="vi-VN"/>
              </w:rPr>
              <w:t>Maker </w:t>
            </w:r>
            <w:r w:rsidRPr="00200F89">
              <w:rPr>
                <w:rFonts w:eastAsia="Arial"/>
                <w:color w:val="000000"/>
                <w:lang w:val="vi-VN"/>
              </w:rPr>
              <w:t>tạo sự vụ thủ công do tự nhận diện</w:t>
            </w:r>
            <w:r>
              <w:rPr>
                <w:rFonts w:eastAsia="Arial"/>
                <w:color w:val="000000"/>
              </w:rPr>
              <w:t xml:space="preserve"> và </w:t>
            </w:r>
            <w:r>
              <w:rPr>
                <w:rStyle w:val="normaltextrun"/>
                <w:color w:val="000000"/>
                <w:lang w:val="vi-VN"/>
              </w:rPr>
              <w:t>thực hiện </w:t>
            </w:r>
            <w:ins w:id="226" w:author="Pham Quynh Trang" w:date="2026-06-24T10:07:00Z">
              <w:r>
                <w:rPr>
                  <w:rStyle w:val="normaltextrun"/>
                  <w:color w:val="000000"/>
                </w:rPr>
                <w:t>điền</w:t>
              </w:r>
            </w:ins>
            <w:r w:rsidR="008F786A">
              <w:t>,</w:t>
            </w:r>
            <w:commentRangeStart w:id="227"/>
            <w:r w:rsidR="008F786A">
              <w:t xml:space="preserve"> lưu </w:t>
            </w:r>
            <w:r w:rsidR="008F786A" w:rsidRPr="001D10E7">
              <w:t>bộ câu hỏi EDD</w:t>
            </w:r>
            <w:r w:rsidR="008F786A">
              <w:t xml:space="preserve"> (ấn “Save”)</w:t>
            </w:r>
            <w:r w:rsidR="008F786A" w:rsidRPr="001D10E7">
              <w:t xml:space="preserve"> </w:t>
            </w:r>
            <w:commentRangeEnd w:id="227"/>
            <w:r w:rsidR="008F786A">
              <w:rPr>
                <w:rStyle w:val="CommentReference"/>
              </w:rPr>
              <w:commentReference w:id="227"/>
            </w:r>
            <w:r w:rsidR="00FA46D4">
              <w:rPr>
                <w:rStyle w:val="normaltextrun"/>
                <w:color w:val="000000"/>
              </w:rPr>
              <w:t>, hệ thống</w:t>
            </w:r>
            <w:r w:rsidRPr="00200F89">
              <w:rPr>
                <w:rFonts w:eastAsia="Arial"/>
                <w:color w:val="000000"/>
                <w:lang w:val="vi-VN"/>
              </w:rPr>
              <w:t xml:space="preserve"> </w:t>
            </w:r>
            <w:commentRangeStart w:id="228"/>
            <w:commentRangeStart w:id="229"/>
            <w:commentRangeStart w:id="230"/>
            <w:commentRangeStart w:id="231"/>
            <w:commentRangeStart w:id="232"/>
            <w:commentRangeStart w:id="233"/>
            <w:r>
              <w:rPr>
                <w:rFonts w:eastAsia="Arial"/>
                <w:color w:val="000000"/>
                <w:lang w:val="vi-VN"/>
              </w:rPr>
              <w:t xml:space="preserve">gửi email </w:t>
            </w:r>
            <w:r w:rsidR="00502CB5">
              <w:rPr>
                <w:rFonts w:eastAsia="Arial"/>
                <w:color w:val="000000"/>
              </w:rPr>
              <w:t xml:space="preserve">theo mẫu </w:t>
            </w:r>
            <w:r>
              <w:rPr>
                <w:rFonts w:eastAsia="Arial"/>
                <w:color w:val="000000"/>
                <w:lang w:val="vi-VN"/>
              </w:rPr>
              <w:t>EM</w:t>
            </w:r>
            <w:del w:id="234" w:author="Pham Quynh Trang" w:date="2026-06-24T21:30:00Z">
              <w:r w:rsidDel="00C90A2D">
                <w:rPr>
                  <w:rFonts w:eastAsia="Arial"/>
                  <w:color w:val="000000"/>
                  <w:lang w:val="vi-VN"/>
                </w:rPr>
                <w:delText>…</w:delText>
              </w:r>
              <w:commentRangeEnd w:id="228"/>
              <w:r w:rsidDel="00C90A2D">
                <w:rPr>
                  <w:rStyle w:val="CommentReference"/>
                  <w:sz w:val="24"/>
                  <w:szCs w:val="24"/>
                  <w:lang w:val="vi-VN"/>
                </w:rPr>
                <w:commentReference w:id="228"/>
              </w:r>
              <w:commentRangeEnd w:id="229"/>
              <w:r>
                <w:rPr>
                  <w:rStyle w:val="CommentReference"/>
                </w:rPr>
                <w:commentReference w:id="229"/>
              </w:r>
              <w:commentRangeEnd w:id="230"/>
              <w:r>
                <w:rPr>
                  <w:rStyle w:val="CommentReference"/>
                </w:rPr>
                <w:commentReference w:id="230"/>
              </w:r>
              <w:commentRangeEnd w:id="231"/>
              <w:r>
                <w:rPr>
                  <w:rStyle w:val="CommentReference"/>
                </w:rPr>
                <w:commentReference w:id="231"/>
              </w:r>
            </w:del>
            <w:ins w:id="235" w:author="Pham Quynh Trang" w:date="2026-06-24T21:30:00Z">
              <w:r>
                <w:rPr>
                  <w:rFonts w:eastAsia="Arial"/>
                  <w:color w:val="000000"/>
                </w:rPr>
                <w:t>-2</w:t>
              </w:r>
            </w:ins>
            <w:commentRangeEnd w:id="232"/>
            <w:r w:rsidR="004B2866">
              <w:rPr>
                <w:rStyle w:val="CommentReference"/>
              </w:rPr>
              <w:commentReference w:id="232"/>
            </w:r>
            <w:commentRangeEnd w:id="233"/>
            <w:r>
              <w:rPr>
                <w:rStyle w:val="CommentReference"/>
              </w:rPr>
              <w:commentReference w:id="233"/>
            </w:r>
            <w:r w:rsidR="008978D5" w:rsidRPr="00200F89">
              <w:rPr>
                <w:rFonts w:eastAsia="Arial"/>
                <w:color w:val="000000"/>
                <w:lang w:val="vi-VN"/>
              </w:rPr>
              <w:t xml:space="preserve"> </w:t>
            </w:r>
            <w:r w:rsidR="008978D5">
              <w:rPr>
                <w:rFonts w:eastAsia="Arial"/>
                <w:color w:val="000000"/>
              </w:rPr>
              <w:t xml:space="preserve">đến DVKH Checker, </w:t>
            </w:r>
            <w:r w:rsidR="008978D5" w:rsidRPr="00502CB5">
              <w:rPr>
                <w:rFonts w:eastAsia="Arial"/>
                <w:color w:val="000000"/>
                <w:lang w:val="vi-VN"/>
              </w:rPr>
              <w:t>chuyển bước 2</w:t>
            </w:r>
          </w:p>
          <w:p w14:paraId="1CF14DED" w14:textId="77777777" w:rsidR="00A94D76" w:rsidRDefault="00A94D76" w:rsidP="00891CFE">
            <w:pPr>
              <w:spacing w:line="25" w:lineRule="atLeast"/>
              <w:rPr>
                <w:bCs/>
                <w:i/>
                <w:iCs/>
                <w:lang w:val="vi-VN"/>
              </w:rPr>
            </w:pPr>
            <w:ins w:id="236" w:author="Pham Quynh Trang" w:date="2026-06-24T10:09:00Z">
              <w:r w:rsidRPr="00502CB5">
                <w:rPr>
                  <w:bCs/>
                  <w:lang w:val="vi-VN"/>
                </w:rPr>
                <w:t xml:space="preserve">Thông tin </w:t>
              </w:r>
              <w:r w:rsidRPr="00502CB5">
                <w:rPr>
                  <w:bCs/>
                </w:rPr>
                <w:t>bộ câu hỏi</w:t>
              </w:r>
              <w:r w:rsidRPr="00502CB5">
                <w:rPr>
                  <w:bCs/>
                  <w:lang w:val="vi-VN"/>
                </w:rPr>
                <w:t xml:space="preserve"> chi</w:t>
              </w:r>
              <w:r>
                <w:rPr>
                  <w:bCs/>
                  <w:lang w:val="vi-VN"/>
                </w:rPr>
                <w:t xml:space="preserve"> tiết tham chiếu </w:t>
              </w:r>
              <w:r>
                <w:rPr>
                  <w:bCs/>
                  <w:i/>
                  <w:iCs/>
                  <w:lang w:val="vi-VN"/>
                </w:rPr>
                <w:t>&lt;&lt;IV.Phụ lục - Phụ lục 3. Bộ câu hỏi EDD&gt;&gt;</w:t>
              </w:r>
            </w:ins>
            <w:del w:id="237" w:author="Pham Quynh Trang" w:date="2026-06-24T10:09:00Z">
              <w:r w:rsidRPr="00E60B29" w:rsidDel="00E11782">
                <w:rPr>
                  <w:rStyle w:val="eop"/>
                  <w:rFonts w:eastAsiaTheme="majorEastAsia"/>
                  <w:color w:val="000000"/>
                  <w:lang w:val="vi-VN"/>
                </w:rPr>
                <w:delText> </w:delText>
              </w:r>
            </w:del>
          </w:p>
          <w:p w14:paraId="21610111" w14:textId="15D82278" w:rsidR="008F786A" w:rsidRPr="00C90A2D" w:rsidRDefault="008F786A" w:rsidP="00575560">
            <w:pPr>
              <w:tabs>
                <w:tab w:val="left" w:pos="2028"/>
              </w:tabs>
              <w:rPr>
                <w:rPrChange w:id="238" w:author="Pham Quynh Trang" w:date="2026-06-24T21:30:00Z">
                  <w:rPr>
                    <w:lang w:val="vi-VN"/>
                  </w:rPr>
                </w:rPrChange>
              </w:rPr>
            </w:pPr>
            <w:del w:id="239" w:author="Pham Quynh Trang" w:date="2026-06-24T10:09:00Z">
              <w:r w:rsidRPr="00E60B29" w:rsidDel="00E11782">
                <w:rPr>
                  <w:rStyle w:val="eop"/>
                  <w:rFonts w:eastAsiaTheme="majorEastAsia"/>
                  <w:color w:val="000000"/>
                  <w:lang w:val="vi-VN"/>
                </w:rPr>
                <w:lastRenderedPageBreak/>
                <w:delText> </w:delText>
              </w:r>
            </w:del>
            <w:r w:rsidRPr="001A4B4E">
              <w:rPr>
                <w:b/>
                <w:bCs/>
                <w:i/>
                <w:iCs/>
              </w:rPr>
              <w:t>Lưu ý: đây là bước bắt buộc DVKH Maker phải thực hiện</w:t>
            </w:r>
            <w:r>
              <w:rPr>
                <w:b/>
                <w:bCs/>
                <w:i/>
                <w:iCs/>
              </w:rPr>
              <w:t xml:space="preserve">. DVKH </w:t>
            </w:r>
            <w:r w:rsidRPr="00B92EB6">
              <w:rPr>
                <w:rFonts w:eastAsia="Times New Roman"/>
                <w:b/>
                <w:i/>
                <w:iCs/>
                <w:kern w:val="0"/>
                <w:lang w:val="vi-VN"/>
                <w14:ligatures w14:val="none"/>
              </w:rPr>
              <w:t xml:space="preserve">Maker chỉ thao tác được khi đã ấn </w:t>
            </w:r>
            <w:r>
              <w:rPr>
                <w:rFonts w:eastAsia="Times New Roman"/>
                <w:b/>
                <w:i/>
                <w:iCs/>
                <w:kern w:val="0"/>
                <w14:ligatures w14:val="none"/>
              </w:rPr>
              <w:t>“S</w:t>
            </w:r>
            <w:r w:rsidRPr="00B92EB6">
              <w:rPr>
                <w:rFonts w:eastAsia="Times New Roman"/>
                <w:b/>
                <w:i/>
                <w:iCs/>
                <w:kern w:val="0"/>
                <w:lang w:val="vi-VN"/>
                <w14:ligatures w14:val="none"/>
              </w:rPr>
              <w:t>ave</w:t>
            </w:r>
            <w:r>
              <w:rPr>
                <w:rFonts w:eastAsia="Times New Roman"/>
                <w:b/>
                <w:i/>
                <w:iCs/>
                <w:kern w:val="0"/>
                <w14:ligatures w14:val="none"/>
              </w:rPr>
              <w:t>”</w:t>
            </w:r>
            <w:r w:rsidRPr="00B92EB6">
              <w:rPr>
                <w:rFonts w:eastAsia="Times New Roman"/>
                <w:b/>
                <w:i/>
                <w:iCs/>
                <w:kern w:val="0"/>
                <w:lang w:val="vi-VN"/>
                <w14:ligatures w14:val="none"/>
              </w:rPr>
              <w:t xml:space="preserve"> trên màn hình EDD</w:t>
            </w:r>
            <w:r w:rsidRPr="0095644F">
              <w:rPr>
                <w:rFonts w:eastAsia="Times New Roman"/>
                <w:kern w:val="0"/>
                <w14:ligatures w14:val="none"/>
              </w:rPr>
              <w:t> </w:t>
            </w:r>
          </w:p>
        </w:tc>
        <w:tc>
          <w:tcPr>
            <w:tcW w:w="1134" w:type="dxa"/>
          </w:tcPr>
          <w:p w14:paraId="2172ACFD" w14:textId="73CA1CF6" w:rsidR="00A94D76" w:rsidRPr="00615B01" w:rsidRDefault="00644926" w:rsidP="00891CFE">
            <w:pPr>
              <w:spacing w:line="25" w:lineRule="atLeast"/>
            </w:pPr>
            <w:r>
              <w:lastRenderedPageBreak/>
              <w:t xml:space="preserve">DVKH </w:t>
            </w:r>
            <w:r w:rsidR="00A94D76">
              <w:t>Maker</w:t>
            </w:r>
          </w:p>
        </w:tc>
        <w:tc>
          <w:tcPr>
            <w:tcW w:w="1985" w:type="dxa"/>
          </w:tcPr>
          <w:p w14:paraId="47632826" w14:textId="0D8A8036" w:rsidR="00A94D76" w:rsidRPr="00361147" w:rsidRDefault="00A94D76" w:rsidP="00891CFE">
            <w:pPr>
              <w:spacing w:line="25" w:lineRule="atLeast"/>
            </w:pPr>
            <w:r>
              <w:t>Create Case</w:t>
            </w:r>
          </w:p>
        </w:tc>
        <w:tc>
          <w:tcPr>
            <w:tcW w:w="1846" w:type="dxa"/>
          </w:tcPr>
          <w:p w14:paraId="486E0F11" w14:textId="725E1785" w:rsidR="00A94D76" w:rsidRPr="009B0167" w:rsidRDefault="00A94D76" w:rsidP="00891CFE">
            <w:pPr>
              <w:spacing w:line="25" w:lineRule="atLeast"/>
            </w:pPr>
            <w:r w:rsidRPr="009B0167">
              <w:t xml:space="preserve">Pending Checker Review </w:t>
            </w:r>
          </w:p>
        </w:tc>
      </w:tr>
      <w:tr w:rsidR="00A94D76" w:rsidRPr="009B0167" w14:paraId="7842A0AD" w14:textId="77777777" w:rsidTr="00891CFE">
        <w:trPr>
          <w:trHeight w:val="1768"/>
        </w:trPr>
        <w:tc>
          <w:tcPr>
            <w:tcW w:w="846" w:type="dxa"/>
          </w:tcPr>
          <w:p w14:paraId="22B86546" w14:textId="77777777" w:rsidR="00A94D76" w:rsidRDefault="00A94D76" w:rsidP="00891CFE">
            <w:pPr>
              <w:spacing w:line="25" w:lineRule="atLeast"/>
            </w:pPr>
          </w:p>
        </w:tc>
        <w:tc>
          <w:tcPr>
            <w:tcW w:w="3827" w:type="dxa"/>
          </w:tcPr>
          <w:p w14:paraId="1711FD08" w14:textId="510B8BE0" w:rsidR="00A94D76" w:rsidRPr="009B0167" w:rsidRDefault="00A94D76" w:rsidP="00891CFE">
            <w:pPr>
              <w:spacing w:line="25" w:lineRule="atLeast"/>
              <w:rPr>
                <w:rFonts w:eastAsia="Times New Roman"/>
                <w:b/>
                <w:bCs/>
                <w:color w:val="000000" w:themeColor="text1"/>
              </w:rPr>
            </w:pPr>
            <w:ins w:id="240" w:author="Pham Quynh Trang" w:date="2026-06-24T21:09:00Z">
              <w:r w:rsidRPr="006019E6">
                <w:rPr>
                  <w:rStyle w:val="normaltextrun"/>
                  <w:color w:val="000000"/>
                  <w:rPrChange w:id="241" w:author="Pham Quynh Trang" w:date="2026-06-24T21:10:00Z">
                    <w:rPr/>
                  </w:rPrChange>
                </w:rPr>
                <w:t>Trong</w:t>
              </w:r>
              <w:r w:rsidRPr="006019E6">
                <w:rPr>
                  <w:rStyle w:val="normaltextrun"/>
                  <w:color w:val="000000"/>
                  <w:rPrChange w:id="242" w:author="Pham Quynh Trang" w:date="2026-06-24T21:10:00Z">
                    <w:rPr>
                      <w:lang w:val="vi-VN"/>
                    </w:rPr>
                  </w:rPrChange>
                </w:rPr>
                <w:t xml:space="preserve"> t</w:t>
              </w:r>
              <w:r w:rsidRPr="006019E6">
                <w:rPr>
                  <w:rStyle w:val="normaltextrun"/>
                  <w:color w:val="000000"/>
                  <w:rPrChange w:id="243" w:author="Pham Quynh Trang" w:date="2026-06-24T21:10:00Z">
                    <w:rPr/>
                  </w:rPrChange>
                </w:rPr>
                <w:t>r</w:t>
              </w:r>
              <w:r w:rsidRPr="006019E6">
                <w:rPr>
                  <w:rStyle w:val="normaltextrun"/>
                  <w:color w:val="000000"/>
                  <w:rPrChange w:id="244" w:author="Pham Quynh Trang" w:date="2026-06-24T21:10:00Z">
                    <w:rPr>
                      <w:lang w:val="vi-VN"/>
                    </w:rPr>
                  </w:rPrChange>
                </w:rPr>
                <w:t xml:space="preserve">ường hợp </w:t>
              </w:r>
            </w:ins>
            <w:r>
              <w:rPr>
                <w:rStyle w:val="normaltextrun"/>
                <w:color w:val="000000"/>
              </w:rPr>
              <w:t xml:space="preserve">DVKH </w:t>
            </w:r>
            <w:ins w:id="245" w:author="Pham Quynh Trang" w:date="2026-06-24T21:09:00Z">
              <w:r w:rsidRPr="006019E6">
                <w:rPr>
                  <w:rStyle w:val="normaltextrun"/>
                  <w:color w:val="000000"/>
                  <w:rPrChange w:id="246" w:author="Pham Quynh Trang" w:date="2026-06-24T21:10:00Z">
                    <w:rPr/>
                  </w:rPrChange>
                </w:rPr>
                <w:t>Maker nhận được</w:t>
              </w:r>
              <w:r w:rsidRPr="006019E6">
                <w:rPr>
                  <w:rStyle w:val="normaltextrun"/>
                  <w:color w:val="000000"/>
                  <w:rPrChange w:id="247" w:author="Pham Quynh Trang" w:date="2026-06-24T21:10:00Z">
                    <w:rPr>
                      <w:lang w:val="vi-VN"/>
                    </w:rPr>
                  </w:rPrChange>
                </w:rPr>
                <w:t xml:space="preserve"> yêu cầu bổ sung thông tin</w:t>
              </w:r>
              <w:r w:rsidRPr="006019E6">
                <w:rPr>
                  <w:rStyle w:val="normaltextrun"/>
                  <w:color w:val="000000"/>
                  <w:rPrChange w:id="248" w:author="Pham Quynh Trang" w:date="2026-06-24T21:10:00Z">
                    <w:rPr/>
                  </w:rPrChange>
                </w:rPr>
                <w:t xml:space="preserve"> từ bước </w:t>
              </w:r>
            </w:ins>
            <w:r w:rsidR="0014399F">
              <w:rPr>
                <w:rStyle w:val="normaltextrun"/>
                <w:color w:val="000000"/>
              </w:rPr>
              <w:t>2</w:t>
            </w:r>
            <w:ins w:id="249" w:author="Pham Quynh Trang" w:date="2026-06-24T21:09:00Z">
              <w:r w:rsidRPr="006019E6">
                <w:rPr>
                  <w:rStyle w:val="normaltextrun"/>
                  <w:color w:val="000000"/>
                  <w:rPrChange w:id="250" w:author="Pham Quynh Trang" w:date="2026-06-24T21:10:00Z">
                    <w:rPr/>
                  </w:rPrChange>
                </w:rPr>
                <w:t xml:space="preserve">, </w:t>
              </w:r>
            </w:ins>
            <w:r>
              <w:rPr>
                <w:rStyle w:val="normaltextrun"/>
                <w:color w:val="000000"/>
              </w:rPr>
              <w:t xml:space="preserve">DVKH </w:t>
            </w:r>
            <w:ins w:id="251" w:author="Pham Quynh Trang" w:date="2026-06-24T21:09:00Z">
              <w:r w:rsidRPr="006019E6">
                <w:rPr>
                  <w:rStyle w:val="normaltextrun"/>
                  <w:color w:val="000000"/>
                  <w:rPrChange w:id="252" w:author="Pham Quynh Trang" w:date="2026-06-24T21:10:00Z">
                    <w:rPr>
                      <w:bCs/>
                      <w:lang w:val="vi-VN"/>
                    </w:rPr>
                  </w:rPrChange>
                </w:rPr>
                <w:t>Maker</w:t>
              </w:r>
              <w:r w:rsidRPr="006019E6">
                <w:rPr>
                  <w:rStyle w:val="normaltextrun"/>
                  <w:color w:val="000000"/>
                  <w:rPrChange w:id="253" w:author="Pham Quynh Trang" w:date="2026-06-24T21:10:00Z">
                    <w:rPr>
                      <w:bCs/>
                    </w:rPr>
                  </w:rPrChange>
                </w:rPr>
                <w:t xml:space="preserve"> thực hiện</w:t>
              </w:r>
              <w:r w:rsidRPr="006019E6">
                <w:rPr>
                  <w:rStyle w:val="normaltextrun"/>
                  <w:color w:val="000000"/>
                  <w:rPrChange w:id="254" w:author="Pham Quynh Trang" w:date="2026-06-24T21:10:00Z">
                    <w:rPr>
                      <w:bCs/>
                      <w:lang w:val="vi-VN"/>
                    </w:rPr>
                  </w:rPrChange>
                </w:rPr>
                <w:t xml:space="preserve"> bổ sung thông tin </w:t>
              </w:r>
              <w:r w:rsidRPr="006019E6">
                <w:rPr>
                  <w:rStyle w:val="normaltextrun"/>
                  <w:color w:val="000000"/>
                  <w:rPrChange w:id="255" w:author="Pham Quynh Trang" w:date="2026-06-24T21:10:00Z">
                    <w:rPr>
                      <w:bCs/>
                    </w:rPr>
                  </w:rPrChange>
                </w:rPr>
                <w:t>và</w:t>
              </w:r>
              <w:r w:rsidRPr="006019E6">
                <w:rPr>
                  <w:rStyle w:val="normaltextrun"/>
                  <w:color w:val="000000"/>
                  <w:rPrChange w:id="256" w:author="Pham Quynh Trang" w:date="2026-06-24T21:10:00Z">
                    <w:rPr>
                      <w:bCs/>
                      <w:lang w:val="vi-VN"/>
                    </w:rPr>
                  </w:rPrChange>
                </w:rPr>
                <w:t xml:space="preserve"> </w:t>
              </w:r>
              <w:r w:rsidRPr="006019E6">
                <w:rPr>
                  <w:rStyle w:val="normaltextrun"/>
                  <w:color w:val="000000"/>
                  <w:rPrChange w:id="257" w:author="Pham Quynh Trang" w:date="2026-06-24T21:10:00Z">
                    <w:rPr>
                      <w:bCs/>
                    </w:rPr>
                  </w:rPrChange>
                </w:rPr>
                <w:t xml:space="preserve">trình duyệt lên </w:t>
              </w:r>
            </w:ins>
            <w:r>
              <w:rPr>
                <w:rStyle w:val="normaltextrun"/>
                <w:color w:val="000000"/>
              </w:rPr>
              <w:t xml:space="preserve">DVKH </w:t>
            </w:r>
            <w:ins w:id="258" w:author="Pham Quynh Trang" w:date="2026-06-24T21:09:00Z">
              <w:r w:rsidRPr="006019E6">
                <w:rPr>
                  <w:rStyle w:val="normaltextrun"/>
                  <w:color w:val="000000"/>
                  <w:rPrChange w:id="259" w:author="Pham Quynh Trang" w:date="2026-06-24T21:10:00Z">
                    <w:rPr>
                      <w:bCs/>
                    </w:rPr>
                  </w:rPrChange>
                </w:rPr>
                <w:t xml:space="preserve">Checker, chuyển tiếp </w:t>
              </w:r>
              <w:r w:rsidRPr="006019E6">
                <w:rPr>
                  <w:rStyle w:val="normaltextrun"/>
                  <w:color w:val="000000"/>
                  <w:rPrChange w:id="260" w:author="Pham Quynh Trang" w:date="2026-06-24T21:10:00Z">
                    <w:rPr>
                      <w:bCs/>
                      <w:i/>
                      <w:iCs/>
                    </w:rPr>
                  </w:rPrChange>
                </w:rPr>
                <w:t xml:space="preserve">bước </w:t>
              </w:r>
            </w:ins>
            <w:r>
              <w:rPr>
                <w:rStyle w:val="normaltextrun"/>
                <w:i/>
                <w:color w:val="000000"/>
              </w:rPr>
              <w:t>2</w:t>
            </w:r>
          </w:p>
        </w:tc>
        <w:tc>
          <w:tcPr>
            <w:tcW w:w="1134" w:type="dxa"/>
          </w:tcPr>
          <w:p w14:paraId="2824E424" w14:textId="77777777" w:rsidR="00A94D76" w:rsidRPr="009B0167" w:rsidRDefault="00A94D76" w:rsidP="00891CFE">
            <w:pPr>
              <w:spacing w:line="25" w:lineRule="atLeast"/>
            </w:pPr>
          </w:p>
        </w:tc>
        <w:tc>
          <w:tcPr>
            <w:tcW w:w="1985" w:type="dxa"/>
          </w:tcPr>
          <w:p w14:paraId="2A50F074" w14:textId="1ED60092" w:rsidR="00A94D76" w:rsidRPr="009B0167" w:rsidRDefault="00A94D76" w:rsidP="00891CFE">
            <w:pPr>
              <w:spacing w:line="25" w:lineRule="atLeast"/>
            </w:pPr>
            <w:ins w:id="261" w:author="Pham Quynh Trang" w:date="2026-06-24T21:09:00Z">
              <w:r>
                <w:t>M</w:t>
              </w:r>
              <w:r w:rsidRPr="00F11FFE">
                <w:t>aker</w:t>
              </w:r>
              <w:r>
                <w:t xml:space="preserve"> A</w:t>
              </w:r>
              <w:r w:rsidRPr="00F11FFE">
                <w:t xml:space="preserve">dd </w:t>
              </w:r>
              <w:r>
                <w:t>I</w:t>
              </w:r>
              <w:r w:rsidRPr="00F11FFE">
                <w:t>nformation</w:t>
              </w:r>
            </w:ins>
          </w:p>
        </w:tc>
        <w:tc>
          <w:tcPr>
            <w:tcW w:w="1846" w:type="dxa"/>
          </w:tcPr>
          <w:p w14:paraId="7E254E88" w14:textId="12E09365" w:rsidR="00A94D76" w:rsidRPr="009B0167" w:rsidRDefault="00A94D76" w:rsidP="00891CFE">
            <w:pPr>
              <w:spacing w:line="25" w:lineRule="atLeast"/>
            </w:pPr>
            <w:ins w:id="262" w:author="Pham Quynh Trang" w:date="2026-06-24T21:09:00Z">
              <w:r w:rsidRPr="009B0167">
                <w:t xml:space="preserve">Pending Checker </w:t>
              </w:r>
              <w:r>
                <w:t>R</w:t>
              </w:r>
              <w:r w:rsidRPr="009B0167">
                <w:t>eview</w:t>
              </w:r>
            </w:ins>
          </w:p>
        </w:tc>
      </w:tr>
      <w:tr w:rsidR="005F6466" w:rsidRPr="009B0167" w14:paraId="64F46768" w14:textId="77777777" w:rsidTr="00502CB5">
        <w:trPr>
          <w:trHeight w:val="613"/>
        </w:trPr>
        <w:tc>
          <w:tcPr>
            <w:tcW w:w="846" w:type="dxa"/>
            <w:vMerge w:val="restart"/>
          </w:tcPr>
          <w:p w14:paraId="07189938" w14:textId="77777777" w:rsidR="005F6466" w:rsidRPr="009B0167" w:rsidRDefault="005F6466" w:rsidP="00891CFE">
            <w:pPr>
              <w:spacing w:line="25" w:lineRule="atLeast"/>
            </w:pPr>
            <w:r>
              <w:t>2</w:t>
            </w:r>
          </w:p>
        </w:tc>
        <w:tc>
          <w:tcPr>
            <w:tcW w:w="3827" w:type="dxa"/>
          </w:tcPr>
          <w:p w14:paraId="612501D2" w14:textId="77777777" w:rsidR="00502CB5" w:rsidRPr="009B0167" w:rsidRDefault="00502CB5" w:rsidP="00502CB5">
            <w:pPr>
              <w:rPr>
                <w:rFonts w:eastAsia="Times New Roman"/>
                <w:b/>
                <w:bCs/>
                <w:color w:val="000000" w:themeColor="text1"/>
              </w:rPr>
            </w:pPr>
            <w:r w:rsidRPr="009B0167">
              <w:rPr>
                <w:rFonts w:eastAsia="Times New Roman"/>
                <w:b/>
                <w:bCs/>
                <w:color w:val="000000" w:themeColor="text1"/>
              </w:rPr>
              <w:t>Rà soát kết quả xử lý cảnh báo</w:t>
            </w:r>
          </w:p>
          <w:p w14:paraId="1976E162" w14:textId="480A7D07" w:rsidR="005F6466" w:rsidRPr="009B0167" w:rsidRDefault="00502CB5" w:rsidP="00502CB5">
            <w:pPr>
              <w:spacing w:line="25" w:lineRule="atLeast"/>
              <w:rPr>
                <w:rFonts w:eastAsia="Times New Roman"/>
                <w:color w:val="000000" w:themeColor="text1"/>
              </w:rPr>
            </w:pPr>
            <w:ins w:id="263" w:author="Pham Quynh Trang" w:date="2026-06-22T09:27:00Z">
              <w:r w:rsidRPr="00C27DE2">
                <w:rPr>
                  <w:rFonts w:eastAsia="Times New Roman"/>
                  <w:bCs/>
                  <w:color w:val="000000" w:themeColor="text1"/>
                </w:rPr>
                <w:t>Sau khi nhận được email</w:t>
              </w:r>
              <w:r>
                <w:rPr>
                  <w:rFonts w:eastAsia="Times New Roman"/>
                  <w:bCs/>
                  <w:color w:val="000000" w:themeColor="text1"/>
                </w:rPr>
                <w:t xml:space="preserve">, </w:t>
              </w:r>
            </w:ins>
            <w:ins w:id="264" w:author="Pham Quynh Trang" w:date="2026-06-24T21:03:00Z">
              <w:r>
                <w:rPr>
                  <w:rStyle w:val="normaltextrun"/>
                  <w:color w:val="000000"/>
                </w:rPr>
                <w:t xml:space="preserve">DVKH </w:t>
              </w:r>
            </w:ins>
            <w:r w:rsidRPr="009B0167">
              <w:rPr>
                <w:rFonts w:eastAsia="Times New Roman"/>
                <w:color w:val="000000" w:themeColor="text1"/>
              </w:rPr>
              <w:t xml:space="preserve">Checker thực hiện rà soát </w:t>
            </w:r>
            <w:r>
              <w:rPr>
                <w:rFonts w:eastAsia="Times New Roman"/>
                <w:color w:val="000000" w:themeColor="text1"/>
              </w:rPr>
              <w:t>và phê duyệt</w:t>
            </w:r>
            <w:r w:rsidRPr="009B0167">
              <w:rPr>
                <w:rFonts w:eastAsia="Times New Roman"/>
                <w:color w:val="000000" w:themeColor="text1"/>
              </w:rPr>
              <w:t xml:space="preserve"> kết quả xử lý cảnh báo</w:t>
            </w:r>
          </w:p>
        </w:tc>
        <w:tc>
          <w:tcPr>
            <w:tcW w:w="1134" w:type="dxa"/>
            <w:vMerge w:val="restart"/>
          </w:tcPr>
          <w:p w14:paraId="00B119F0" w14:textId="73789E18" w:rsidR="005F6466" w:rsidRPr="009B0167" w:rsidRDefault="00644926" w:rsidP="00891CFE">
            <w:pPr>
              <w:spacing w:line="25" w:lineRule="atLeast"/>
            </w:pPr>
            <w:r>
              <w:t xml:space="preserve">DVKH </w:t>
            </w:r>
            <w:r w:rsidR="005F6466" w:rsidRPr="009B0167">
              <w:t>Checker</w:t>
            </w:r>
          </w:p>
        </w:tc>
        <w:tc>
          <w:tcPr>
            <w:tcW w:w="1985" w:type="dxa"/>
          </w:tcPr>
          <w:p w14:paraId="253CBB8B" w14:textId="25C4EE12" w:rsidR="005F6466" w:rsidRPr="009B0167" w:rsidRDefault="005F6466" w:rsidP="00891CFE">
            <w:pPr>
              <w:spacing w:line="25" w:lineRule="atLeast"/>
              <w:rPr>
                <w:lang w:val="vi-VN"/>
              </w:rPr>
            </w:pPr>
          </w:p>
        </w:tc>
        <w:tc>
          <w:tcPr>
            <w:tcW w:w="1846" w:type="dxa"/>
          </w:tcPr>
          <w:p w14:paraId="438BCAEB" w14:textId="77777777" w:rsidR="005F6466" w:rsidRPr="009B0167" w:rsidRDefault="005F6466" w:rsidP="00891CFE">
            <w:pPr>
              <w:spacing w:line="25" w:lineRule="atLeast"/>
              <w:rPr>
                <w:lang w:val="vi-VN"/>
              </w:rPr>
            </w:pPr>
          </w:p>
        </w:tc>
      </w:tr>
      <w:tr w:rsidR="00502CB5" w:rsidRPr="009B0167" w14:paraId="7F3A53CF" w14:textId="77777777" w:rsidTr="00502CB5">
        <w:trPr>
          <w:trHeight w:val="955"/>
        </w:trPr>
        <w:tc>
          <w:tcPr>
            <w:tcW w:w="846" w:type="dxa"/>
            <w:vMerge/>
          </w:tcPr>
          <w:p w14:paraId="4C46014F" w14:textId="77777777" w:rsidR="00502CB5" w:rsidRDefault="00502CB5" w:rsidP="00502CB5">
            <w:pPr>
              <w:spacing w:line="25" w:lineRule="atLeast"/>
            </w:pPr>
          </w:p>
        </w:tc>
        <w:tc>
          <w:tcPr>
            <w:tcW w:w="3827" w:type="dxa"/>
          </w:tcPr>
          <w:p w14:paraId="34AD000D" w14:textId="3B20ACF6" w:rsidR="00502CB5" w:rsidRPr="009B0167" w:rsidRDefault="00502CB5" w:rsidP="00502CB5">
            <w:pPr>
              <w:spacing w:line="25" w:lineRule="atLeast"/>
              <w:rPr>
                <w:rFonts w:eastAsia="Times New Roman"/>
                <w:b/>
                <w:bCs/>
                <w:color w:val="000000" w:themeColor="text1"/>
              </w:rPr>
            </w:pPr>
            <w:r>
              <w:rPr>
                <w:rFonts w:eastAsia="Times New Roman"/>
                <w:color w:val="000000" w:themeColor="text1"/>
              </w:rPr>
              <w:t>- Trường hợp 1: Phê duyệt đ</w:t>
            </w:r>
            <w:r>
              <w:rPr>
                <w:rStyle w:val="normaltextrun"/>
                <w:color w:val="000000"/>
              </w:rPr>
              <w:t>ánh</w:t>
            </w:r>
            <w:r>
              <w:rPr>
                <w:rFonts w:eastAsia="Times New Roman"/>
                <w:color w:val="000000" w:themeColor="text1"/>
              </w:rPr>
              <w:t xml:space="preserve"> giá sự vụ là</w:t>
            </w:r>
            <w:r w:rsidRPr="009B0167">
              <w:rPr>
                <w:rFonts w:eastAsia="Times New Roman"/>
                <w:color w:val="000000" w:themeColor="text1"/>
              </w:rPr>
              <w:t xml:space="preserve"> Không đáng ngờ, hệ thống</w:t>
            </w:r>
            <w:r>
              <w:rPr>
                <w:rFonts w:eastAsia="Times New Roman"/>
                <w:color w:val="000000" w:themeColor="text1"/>
              </w:rPr>
              <w:t xml:space="preserve"> tự động</w:t>
            </w:r>
            <w:ins w:id="265" w:author="Pham Quynh Trang" w:date="2026-06-24T21:29:00Z">
              <w:r>
                <w:rPr>
                  <w:rFonts w:eastAsia="Times New Roman"/>
                  <w:color w:val="000000" w:themeColor="text1"/>
                </w:rPr>
                <w:t xml:space="preserve"> </w:t>
              </w:r>
            </w:ins>
            <w:del w:id="266" w:author="Pham Quynh Trang" w:date="2026-06-24T21:29:00Z">
              <w:r w:rsidRPr="009B0167" w:rsidDel="008F4FB0">
                <w:rPr>
                  <w:rFonts w:eastAsia="Times New Roman"/>
                  <w:color w:val="000000" w:themeColor="text1"/>
                </w:rPr>
                <w:delText xml:space="preserve"> và</w:delText>
              </w:r>
              <w:r w:rsidDel="008F4FB0">
                <w:rPr>
                  <w:rFonts w:eastAsia="Times New Roman"/>
                  <w:color w:val="000000" w:themeColor="text1"/>
                </w:rPr>
                <w:delText xml:space="preserve"> </w:delText>
              </w:r>
            </w:del>
            <w:commentRangeStart w:id="267"/>
            <w:commentRangeStart w:id="268"/>
            <w:commentRangeStart w:id="269"/>
            <w:commentRangeStart w:id="270"/>
            <w:r>
              <w:rPr>
                <w:rFonts w:eastAsia="Times New Roman"/>
                <w:color w:val="000000" w:themeColor="text1"/>
              </w:rPr>
              <w:t xml:space="preserve">gửi email theo mẫu </w:t>
            </w:r>
            <w:del w:id="271" w:author="Pham Quynh Trang" w:date="2026-06-24T21:29:00Z">
              <w:r w:rsidDel="008F4FB0">
                <w:rPr>
                  <w:rFonts w:eastAsia="Times New Roman"/>
                  <w:color w:val="000000" w:themeColor="text1"/>
                </w:rPr>
                <w:delText xml:space="preserve">… </w:delText>
              </w:r>
            </w:del>
            <w:ins w:id="272" w:author="Pham Quynh Trang" w:date="2026-06-24T21:29:00Z">
              <w:r>
                <w:rPr>
                  <w:rFonts w:eastAsia="Times New Roman"/>
                  <w:color w:val="000000" w:themeColor="text1"/>
                </w:rPr>
                <w:t>EM-4.1 đến DVKH Maker</w:t>
              </w:r>
            </w:ins>
            <w:r>
              <w:rPr>
                <w:rFonts w:eastAsia="Times New Roman"/>
                <w:color w:val="000000" w:themeColor="text1"/>
              </w:rPr>
              <w:t xml:space="preserve">, </w:t>
            </w:r>
            <w:r w:rsidRPr="009B0167">
              <w:rPr>
                <w:rFonts w:eastAsia="Times New Roman"/>
                <w:color w:val="000000" w:themeColor="text1"/>
              </w:rPr>
              <w:t>đóng sự vụ</w:t>
            </w:r>
            <w:ins w:id="273" w:author="Pham Quynh Trang" w:date="2026-06-24T21:29:00Z">
              <w:r>
                <w:rPr>
                  <w:rFonts w:eastAsia="Times New Roman"/>
                  <w:color w:val="000000" w:themeColor="text1"/>
                </w:rPr>
                <w:t xml:space="preserve"> </w:t>
              </w:r>
            </w:ins>
            <w:commentRangeEnd w:id="267"/>
            <w:r>
              <w:rPr>
                <w:rStyle w:val="CommentReference"/>
                <w:rFonts w:eastAsia="Times New Roman"/>
                <w:color w:val="000000" w:themeColor="text1"/>
                <w:sz w:val="24"/>
                <w:szCs w:val="24"/>
              </w:rPr>
              <w:commentReference w:id="267"/>
            </w:r>
            <w:commentRangeEnd w:id="268"/>
            <w:r>
              <w:rPr>
                <w:rStyle w:val="CommentReference"/>
              </w:rPr>
              <w:commentReference w:id="268"/>
            </w:r>
            <w:commentRangeEnd w:id="269"/>
            <w:r>
              <w:rPr>
                <w:rStyle w:val="CommentReference"/>
              </w:rPr>
              <w:commentReference w:id="269"/>
            </w:r>
            <w:commentRangeEnd w:id="270"/>
            <w:r>
              <w:rPr>
                <w:rStyle w:val="CommentReference"/>
              </w:rPr>
              <w:commentReference w:id="270"/>
            </w:r>
            <w:r>
              <w:rPr>
                <w:rFonts w:eastAsia="Times New Roman"/>
                <w:color w:val="000000" w:themeColor="text1"/>
              </w:rPr>
              <w:t>và</w:t>
            </w:r>
            <w:r w:rsidRPr="009B0167">
              <w:rPr>
                <w:rFonts w:eastAsia="Times New Roman"/>
                <w:color w:val="000000" w:themeColor="text1"/>
              </w:rPr>
              <w:t xml:space="preserve"> kết thúc luồng</w:t>
            </w:r>
          </w:p>
        </w:tc>
        <w:tc>
          <w:tcPr>
            <w:tcW w:w="1134" w:type="dxa"/>
            <w:vMerge/>
          </w:tcPr>
          <w:p w14:paraId="6BE7D015" w14:textId="77777777" w:rsidR="00502CB5" w:rsidRDefault="00502CB5" w:rsidP="00502CB5">
            <w:pPr>
              <w:spacing w:line="25" w:lineRule="atLeast"/>
            </w:pPr>
          </w:p>
        </w:tc>
        <w:tc>
          <w:tcPr>
            <w:tcW w:w="1985" w:type="dxa"/>
          </w:tcPr>
          <w:p w14:paraId="37269BE8" w14:textId="27055A59" w:rsidR="00502CB5" w:rsidRPr="009B0167" w:rsidRDefault="00502CB5" w:rsidP="00502CB5">
            <w:pPr>
              <w:spacing w:line="25" w:lineRule="atLeast"/>
            </w:pPr>
            <w:r w:rsidRPr="009B0167">
              <w:t>Not suspicious</w:t>
            </w:r>
          </w:p>
        </w:tc>
        <w:tc>
          <w:tcPr>
            <w:tcW w:w="1846" w:type="dxa"/>
          </w:tcPr>
          <w:p w14:paraId="5F37EADF" w14:textId="777242A7" w:rsidR="00502CB5" w:rsidRPr="009B0167" w:rsidRDefault="00502CB5" w:rsidP="00502CB5">
            <w:pPr>
              <w:spacing w:line="25" w:lineRule="atLeast"/>
            </w:pPr>
            <w:r w:rsidRPr="009B0167">
              <w:t>Closed - No Further Action</w:t>
            </w:r>
          </w:p>
        </w:tc>
      </w:tr>
      <w:tr w:rsidR="005F6466" w:rsidRPr="009B0167" w14:paraId="2AE4CEBE" w14:textId="77777777" w:rsidTr="00891CFE">
        <w:tc>
          <w:tcPr>
            <w:tcW w:w="846" w:type="dxa"/>
            <w:vMerge/>
          </w:tcPr>
          <w:p w14:paraId="0F2FF4A0" w14:textId="77777777" w:rsidR="005F6466" w:rsidRPr="009B0167" w:rsidRDefault="005F6466" w:rsidP="00891CFE">
            <w:pPr>
              <w:spacing w:line="25" w:lineRule="atLeast"/>
            </w:pPr>
          </w:p>
        </w:tc>
        <w:tc>
          <w:tcPr>
            <w:tcW w:w="3827" w:type="dxa"/>
          </w:tcPr>
          <w:p w14:paraId="3DC84A8F" w14:textId="46925400" w:rsidR="005F6466" w:rsidRPr="009B0167" w:rsidRDefault="00502CB5" w:rsidP="00891CFE">
            <w:pPr>
              <w:pStyle w:val="ListParagraph"/>
              <w:spacing w:line="25" w:lineRule="atLeast"/>
              <w:ind w:left="0"/>
              <w:contextualSpacing w:val="0"/>
              <w:rPr>
                <w:rFonts w:eastAsia="Times New Roman"/>
                <w:color w:val="000000" w:themeColor="text1"/>
              </w:rPr>
            </w:pPr>
            <w:r>
              <w:rPr>
                <w:rFonts w:eastAsia="Times New Roman"/>
                <w:color w:val="000000" w:themeColor="text1"/>
              </w:rPr>
              <w:t>- Trường hợp 2: Phê duyệt đ</w:t>
            </w:r>
            <w:r>
              <w:rPr>
                <w:rStyle w:val="normaltextrun"/>
                <w:color w:val="000000"/>
              </w:rPr>
              <w:t>ánh</w:t>
            </w:r>
            <w:r>
              <w:rPr>
                <w:rFonts w:eastAsia="Times New Roman"/>
                <w:color w:val="000000" w:themeColor="text1"/>
              </w:rPr>
              <w:t xml:space="preserve"> giá sự vụ là</w:t>
            </w:r>
            <w:r w:rsidRPr="009B0167">
              <w:rPr>
                <w:rFonts w:eastAsia="Times New Roman"/>
                <w:color w:val="000000" w:themeColor="text1"/>
              </w:rPr>
              <w:t xml:space="preserve"> </w:t>
            </w:r>
            <w:r w:rsidR="005F6466" w:rsidRPr="009B0167">
              <w:rPr>
                <w:rFonts w:eastAsia="Times New Roman"/>
                <w:color w:val="000000" w:themeColor="text1"/>
              </w:rPr>
              <w:t xml:space="preserve">Đáng ngờ, </w:t>
            </w:r>
            <w:r w:rsidRPr="009B0167">
              <w:rPr>
                <w:rFonts w:eastAsia="Times New Roman"/>
                <w:color w:val="000000" w:themeColor="text1"/>
              </w:rPr>
              <w:t>hệ thống</w:t>
            </w:r>
            <w:r>
              <w:rPr>
                <w:rFonts w:eastAsia="Times New Roman"/>
                <w:color w:val="000000" w:themeColor="text1"/>
              </w:rPr>
              <w:t xml:space="preserve"> tự động</w:t>
            </w:r>
            <w:ins w:id="274" w:author="Pham Quynh Trang" w:date="2026-06-24T21:29:00Z">
              <w:r>
                <w:rPr>
                  <w:rFonts w:eastAsia="Times New Roman"/>
                  <w:color w:val="000000" w:themeColor="text1"/>
                </w:rPr>
                <w:t xml:space="preserve"> </w:t>
              </w:r>
            </w:ins>
            <w:del w:id="275" w:author="Pham Quynh Trang" w:date="2026-06-24T21:29:00Z">
              <w:r w:rsidRPr="009B0167" w:rsidDel="008F4FB0">
                <w:rPr>
                  <w:rFonts w:eastAsia="Times New Roman"/>
                  <w:color w:val="000000" w:themeColor="text1"/>
                </w:rPr>
                <w:delText xml:space="preserve"> và</w:delText>
              </w:r>
              <w:r w:rsidDel="008F4FB0">
                <w:rPr>
                  <w:rFonts w:eastAsia="Times New Roman"/>
                  <w:color w:val="000000" w:themeColor="text1"/>
                </w:rPr>
                <w:delText xml:space="preserve"> </w:delText>
              </w:r>
            </w:del>
            <w:r>
              <w:rPr>
                <w:rFonts w:eastAsia="Times New Roman"/>
                <w:color w:val="000000" w:themeColor="text1"/>
              </w:rPr>
              <w:t>gửi email theo mẫu</w:t>
            </w:r>
            <w:commentRangeStart w:id="276"/>
            <w:commentRangeStart w:id="277"/>
            <w:commentRangeStart w:id="278"/>
            <w:commentRangeStart w:id="279"/>
            <w:r w:rsidR="005F6466">
              <w:rPr>
                <w:rFonts w:eastAsia="Times New Roman"/>
                <w:color w:val="000000" w:themeColor="text1"/>
              </w:rPr>
              <w:t xml:space="preserve"> </w:t>
            </w:r>
            <w:del w:id="280" w:author="Pham Quynh Trang" w:date="2026-06-24T10:39:00Z">
              <w:r w:rsidR="005F6466" w:rsidDel="00866BE5">
                <w:rPr>
                  <w:rFonts w:eastAsia="Times New Roman"/>
                  <w:color w:val="000000" w:themeColor="text1"/>
                </w:rPr>
                <w:delText xml:space="preserve">… </w:delText>
              </w:r>
              <w:commentRangeEnd w:id="276"/>
              <w:r w:rsidR="005F6466" w:rsidDel="00866BE5">
                <w:rPr>
                  <w:rStyle w:val="CommentReference"/>
                  <w:rFonts w:eastAsia="Times New Roman"/>
                  <w:color w:val="000000" w:themeColor="text1"/>
                  <w:sz w:val="24"/>
                  <w:szCs w:val="24"/>
                </w:rPr>
                <w:commentReference w:id="276"/>
              </w:r>
              <w:commentRangeEnd w:id="277"/>
              <w:r>
                <w:rPr>
                  <w:rStyle w:val="CommentReference"/>
                </w:rPr>
                <w:commentReference w:id="277"/>
              </w:r>
              <w:commentRangeEnd w:id="278"/>
              <w:r>
                <w:rPr>
                  <w:rStyle w:val="CommentReference"/>
                </w:rPr>
                <w:commentReference w:id="278"/>
              </w:r>
              <w:commentRangeEnd w:id="279"/>
              <w:r>
                <w:rPr>
                  <w:rStyle w:val="CommentReference"/>
                </w:rPr>
                <w:commentReference w:id="279"/>
              </w:r>
            </w:del>
            <w:ins w:id="281" w:author="Pham Quynh Trang" w:date="2026-06-24T10:39:00Z">
              <w:r w:rsidR="005F6466">
                <w:rPr>
                  <w:rFonts w:eastAsia="Times New Roman"/>
                  <w:color w:val="000000" w:themeColor="text1"/>
                </w:rPr>
                <w:t>EM-3</w:t>
              </w:r>
            </w:ins>
            <w:r w:rsidR="005F6466">
              <w:rPr>
                <w:rFonts w:eastAsia="Times New Roman"/>
                <w:color w:val="000000" w:themeColor="text1"/>
              </w:rPr>
              <w:t xml:space="preserve"> </w:t>
            </w:r>
            <w:ins w:id="282" w:author="Pham Quynh Trang" w:date="2026-06-24T21:29:00Z">
              <w:r w:rsidR="005F6466">
                <w:rPr>
                  <w:rFonts w:eastAsia="Times New Roman"/>
                  <w:color w:val="000000" w:themeColor="text1"/>
                </w:rPr>
                <w:t>đến DVKH Maker</w:t>
              </w:r>
            </w:ins>
            <w:r>
              <w:rPr>
                <w:rFonts w:eastAsia="Times New Roman"/>
                <w:color w:val="000000" w:themeColor="text1"/>
              </w:rPr>
              <w:t xml:space="preserve">, </w:t>
            </w:r>
            <w:commentRangeStart w:id="283"/>
            <w:commentRangeEnd w:id="283"/>
            <w:r w:rsidR="005F6466">
              <w:rPr>
                <w:rStyle w:val="CommentReference"/>
                <w:rFonts w:eastAsia="Times New Roman"/>
                <w:color w:val="000000" w:themeColor="text1"/>
                <w:sz w:val="24"/>
                <w:szCs w:val="24"/>
              </w:rPr>
              <w:commentReference w:id="283"/>
            </w:r>
            <w:r w:rsidRPr="009B0167">
              <w:rPr>
                <w:rFonts w:eastAsia="Times New Roman"/>
                <w:color w:val="000000" w:themeColor="text1"/>
              </w:rPr>
              <w:t>chuyển tiếp</w:t>
            </w:r>
            <w:r w:rsidRPr="00502CB5">
              <w:rPr>
                <w:rFonts w:eastAsia="Times New Roman"/>
                <w:color w:val="000000" w:themeColor="text1"/>
              </w:rPr>
              <w:t xml:space="preserve"> </w:t>
            </w:r>
            <w:r w:rsidRPr="00502CB5">
              <w:rPr>
                <w:rFonts w:eastAsia="Times New Roman"/>
                <w:iCs/>
                <w:color w:val="000000" w:themeColor="text1"/>
              </w:rPr>
              <w:t>bước 3</w:t>
            </w:r>
          </w:p>
        </w:tc>
        <w:tc>
          <w:tcPr>
            <w:tcW w:w="1134" w:type="dxa"/>
            <w:vMerge/>
          </w:tcPr>
          <w:p w14:paraId="47E11EC6" w14:textId="77777777" w:rsidR="005F6466" w:rsidRPr="009B0167" w:rsidRDefault="005F6466" w:rsidP="00891CFE">
            <w:pPr>
              <w:spacing w:line="25" w:lineRule="atLeast"/>
              <w:rPr>
                <w:lang w:val="vi-VN"/>
              </w:rPr>
            </w:pPr>
          </w:p>
        </w:tc>
        <w:tc>
          <w:tcPr>
            <w:tcW w:w="1985" w:type="dxa"/>
          </w:tcPr>
          <w:p w14:paraId="22666F11" w14:textId="77777777" w:rsidR="005F6466" w:rsidRPr="009B0167" w:rsidRDefault="005F6466" w:rsidP="00891CFE">
            <w:pPr>
              <w:spacing w:line="25" w:lineRule="atLeast"/>
            </w:pPr>
            <w:r w:rsidRPr="009B0167">
              <w:t>Suspicious</w:t>
            </w:r>
          </w:p>
        </w:tc>
        <w:tc>
          <w:tcPr>
            <w:tcW w:w="1846" w:type="dxa"/>
          </w:tcPr>
          <w:p w14:paraId="4EBFB08C" w14:textId="4023A786" w:rsidR="005F6466" w:rsidRPr="009B0167" w:rsidRDefault="005F6466" w:rsidP="00891CFE">
            <w:pPr>
              <w:spacing w:line="25" w:lineRule="atLeast"/>
            </w:pPr>
            <w:del w:id="284" w:author="Pham Quynh Trang" w:date="2026-06-24T21:08:00Z">
              <w:r w:rsidDel="003642D9">
                <w:rPr>
                  <w:rStyle w:val="normaltextrun"/>
                  <w:color w:val="000000"/>
                  <w:shd w:val="clear" w:color="auto" w:fill="FFFFFF"/>
                </w:rPr>
                <w:delText>Peding G</w:delText>
              </w:r>
              <w:r w:rsidRPr="009B0167" w:rsidDel="003642D9">
                <w:rPr>
                  <w:rStyle w:val="normaltextrun"/>
                  <w:color w:val="000000"/>
                  <w:shd w:val="clear" w:color="auto" w:fill="FFFFFF"/>
                </w:rPr>
                <w:delText>enerate STR</w:delText>
              </w:r>
            </w:del>
            <w:ins w:id="285" w:author="Pham Quynh Trang" w:date="2026-06-24T21:08:00Z">
              <w:r>
                <w:rPr>
                  <w:rStyle w:val="normaltextrun"/>
                  <w:color w:val="000000"/>
                  <w:shd w:val="clear" w:color="auto" w:fill="FFFFFF"/>
                </w:rPr>
                <w:t>Pending Generate STR</w:t>
              </w:r>
            </w:ins>
          </w:p>
        </w:tc>
      </w:tr>
      <w:tr w:rsidR="005F6466" w:rsidRPr="009B0167" w14:paraId="7DD7426B" w14:textId="77777777" w:rsidTr="00891CFE">
        <w:tc>
          <w:tcPr>
            <w:tcW w:w="846" w:type="dxa"/>
            <w:vMerge/>
          </w:tcPr>
          <w:p w14:paraId="26DC075F" w14:textId="77777777" w:rsidR="005F6466" w:rsidRPr="009B0167" w:rsidRDefault="005F6466" w:rsidP="00891CFE">
            <w:pPr>
              <w:spacing w:line="25" w:lineRule="atLeast"/>
            </w:pPr>
          </w:p>
        </w:tc>
        <w:tc>
          <w:tcPr>
            <w:tcW w:w="3827" w:type="dxa"/>
          </w:tcPr>
          <w:p w14:paraId="621391C4" w14:textId="0E344367" w:rsidR="005F6466" w:rsidRPr="009B0167" w:rsidRDefault="005F6466" w:rsidP="00891CFE">
            <w:pPr>
              <w:pStyle w:val="ListParagraph"/>
              <w:spacing w:line="25" w:lineRule="atLeast"/>
              <w:ind w:left="0"/>
              <w:contextualSpacing w:val="0"/>
              <w:rPr>
                <w:rFonts w:eastAsia="Times New Roman"/>
                <w:color w:val="000000" w:themeColor="text1"/>
              </w:rPr>
            </w:pPr>
            <w:r>
              <w:rPr>
                <w:rFonts w:eastAsia="Times New Roman"/>
                <w:color w:val="000000" w:themeColor="text1"/>
              </w:rPr>
              <w:t xml:space="preserve">- </w:t>
            </w:r>
            <w:r w:rsidR="00502CB5">
              <w:rPr>
                <w:rFonts w:eastAsia="Times New Roman"/>
                <w:color w:val="000000" w:themeColor="text1"/>
              </w:rPr>
              <w:t>Trường hợp 3: Phê duyệt đ</w:t>
            </w:r>
            <w:r w:rsidR="00502CB5">
              <w:rPr>
                <w:rStyle w:val="normaltextrun"/>
                <w:color w:val="000000"/>
              </w:rPr>
              <w:t>ánh</w:t>
            </w:r>
            <w:r w:rsidR="00502CB5">
              <w:rPr>
                <w:rFonts w:eastAsia="Times New Roman"/>
                <w:color w:val="000000" w:themeColor="text1"/>
              </w:rPr>
              <w:t xml:space="preserve"> giá sự vụ là</w:t>
            </w:r>
            <w:r w:rsidR="00502CB5" w:rsidRPr="009B0167">
              <w:rPr>
                <w:rFonts w:eastAsia="Times New Roman"/>
                <w:color w:val="000000" w:themeColor="text1"/>
              </w:rPr>
              <w:t xml:space="preserve"> </w:t>
            </w:r>
            <w:r w:rsidRPr="009B0167">
              <w:rPr>
                <w:rFonts w:eastAsia="Times New Roman"/>
                <w:color w:val="000000" w:themeColor="text1"/>
              </w:rPr>
              <w:t xml:space="preserve">Cần giám sát thêm, </w:t>
            </w:r>
            <w:r w:rsidR="00502CB5" w:rsidRPr="009B0167">
              <w:rPr>
                <w:rFonts w:eastAsia="Times New Roman"/>
                <w:color w:val="000000" w:themeColor="text1"/>
              </w:rPr>
              <w:t>hệ thống</w:t>
            </w:r>
            <w:r w:rsidR="00502CB5">
              <w:rPr>
                <w:rFonts w:eastAsia="Times New Roman"/>
                <w:color w:val="000000" w:themeColor="text1"/>
              </w:rPr>
              <w:t xml:space="preserve"> tự động</w:t>
            </w:r>
            <w:ins w:id="286" w:author="Pham Quynh Trang" w:date="2026-06-24T21:29:00Z">
              <w:r w:rsidR="00502CB5">
                <w:rPr>
                  <w:rFonts w:eastAsia="Times New Roman"/>
                  <w:color w:val="000000" w:themeColor="text1"/>
                </w:rPr>
                <w:t xml:space="preserve"> </w:t>
              </w:r>
            </w:ins>
            <w:del w:id="287" w:author="Pham Quynh Trang" w:date="2026-06-24T21:29:00Z">
              <w:r w:rsidR="00502CB5" w:rsidRPr="009B0167" w:rsidDel="008F4FB0">
                <w:rPr>
                  <w:rFonts w:eastAsia="Times New Roman"/>
                  <w:color w:val="000000" w:themeColor="text1"/>
                </w:rPr>
                <w:delText xml:space="preserve"> và</w:delText>
              </w:r>
              <w:r w:rsidR="00502CB5" w:rsidDel="008F4FB0">
                <w:rPr>
                  <w:rFonts w:eastAsia="Times New Roman"/>
                  <w:color w:val="000000" w:themeColor="text1"/>
                </w:rPr>
                <w:delText xml:space="preserve"> </w:delText>
              </w:r>
            </w:del>
            <w:r w:rsidR="00502CB5">
              <w:rPr>
                <w:rFonts w:eastAsia="Times New Roman"/>
                <w:color w:val="000000" w:themeColor="text1"/>
              </w:rPr>
              <w:t xml:space="preserve">gửi email theo mẫu </w:t>
            </w:r>
            <w:commentRangeStart w:id="288"/>
            <w:r>
              <w:rPr>
                <w:rFonts w:eastAsia="Times New Roman"/>
                <w:color w:val="000000" w:themeColor="text1"/>
              </w:rPr>
              <w:t xml:space="preserve">EM-4.2 </w:t>
            </w:r>
            <w:commentRangeEnd w:id="288"/>
            <w:r>
              <w:rPr>
                <w:rStyle w:val="CommentReference"/>
              </w:rPr>
              <w:commentReference w:id="288"/>
            </w:r>
            <w:r>
              <w:rPr>
                <w:rFonts w:eastAsia="Times New Roman"/>
                <w:color w:val="000000" w:themeColor="text1"/>
              </w:rPr>
              <w:t xml:space="preserve"> </w:t>
            </w:r>
            <w:ins w:id="289" w:author="Pham Quynh Trang" w:date="2026-06-24T21:29:00Z">
              <w:r>
                <w:rPr>
                  <w:rFonts w:eastAsia="Times New Roman"/>
                  <w:color w:val="000000" w:themeColor="text1"/>
                </w:rPr>
                <w:t>đến DVKH Maker</w:t>
              </w:r>
            </w:ins>
            <w:r w:rsidR="00502CB5">
              <w:rPr>
                <w:rFonts w:eastAsia="Times New Roman"/>
                <w:color w:val="000000" w:themeColor="text1"/>
              </w:rPr>
              <w:t>, đóng sự vụ</w:t>
            </w:r>
            <w:ins w:id="290" w:author="Pham Quynh Trang" w:date="2026-06-24T21:29:00Z">
              <w:r>
                <w:rPr>
                  <w:rFonts w:eastAsia="Times New Roman"/>
                  <w:color w:val="000000" w:themeColor="text1"/>
                </w:rPr>
                <w:t xml:space="preserve"> </w:t>
              </w:r>
            </w:ins>
            <w:commentRangeStart w:id="291"/>
            <w:commentRangeStart w:id="292"/>
            <w:commentRangeStart w:id="293"/>
            <w:commentRangeStart w:id="294"/>
            <w:commentRangeEnd w:id="291"/>
            <w:r>
              <w:rPr>
                <w:rStyle w:val="CommentReference"/>
                <w:rFonts w:eastAsia="Times New Roman"/>
                <w:color w:val="000000" w:themeColor="text1"/>
                <w:sz w:val="24"/>
                <w:szCs w:val="24"/>
              </w:rPr>
              <w:commentReference w:id="291"/>
            </w:r>
            <w:commentRangeEnd w:id="292"/>
            <w:r>
              <w:rPr>
                <w:rStyle w:val="CommentReference"/>
              </w:rPr>
              <w:commentReference w:id="292"/>
            </w:r>
            <w:commentRangeEnd w:id="293"/>
            <w:r>
              <w:rPr>
                <w:rStyle w:val="CommentReference"/>
              </w:rPr>
              <w:commentReference w:id="293"/>
            </w:r>
            <w:commentRangeEnd w:id="294"/>
            <w:r>
              <w:rPr>
                <w:rStyle w:val="CommentReference"/>
              </w:rPr>
              <w:commentReference w:id="294"/>
            </w:r>
            <w:r w:rsidRPr="009B0167">
              <w:rPr>
                <w:rFonts w:eastAsia="Times New Roman"/>
                <w:color w:val="000000" w:themeColor="text1"/>
              </w:rPr>
              <w:t>và kết thúc luồng</w:t>
            </w:r>
          </w:p>
        </w:tc>
        <w:tc>
          <w:tcPr>
            <w:tcW w:w="1134" w:type="dxa"/>
            <w:vMerge/>
          </w:tcPr>
          <w:p w14:paraId="23CBE645" w14:textId="77777777" w:rsidR="005F6466" w:rsidRPr="009B0167" w:rsidRDefault="005F6466" w:rsidP="00891CFE">
            <w:pPr>
              <w:spacing w:line="25" w:lineRule="atLeast"/>
              <w:rPr>
                <w:lang w:val="vi-VN"/>
              </w:rPr>
            </w:pPr>
          </w:p>
        </w:tc>
        <w:tc>
          <w:tcPr>
            <w:tcW w:w="1985" w:type="dxa"/>
          </w:tcPr>
          <w:p w14:paraId="604DA547" w14:textId="77777777" w:rsidR="005F6466" w:rsidRPr="009B0167" w:rsidRDefault="005F6466" w:rsidP="00891CFE">
            <w:pPr>
              <w:spacing w:line="25" w:lineRule="atLeast"/>
            </w:pPr>
            <w:r w:rsidRPr="009B0167">
              <w:t>Under monitoring</w:t>
            </w:r>
          </w:p>
        </w:tc>
        <w:tc>
          <w:tcPr>
            <w:tcW w:w="1846" w:type="dxa"/>
          </w:tcPr>
          <w:p w14:paraId="1DCA882F" w14:textId="77777777" w:rsidR="005F6466" w:rsidRPr="009B0167" w:rsidRDefault="005F6466" w:rsidP="00891CFE">
            <w:pPr>
              <w:spacing w:line="25" w:lineRule="atLeast"/>
            </w:pPr>
            <w:r w:rsidRPr="009B0167">
              <w:t>Closed - Under Monitoring</w:t>
            </w:r>
          </w:p>
        </w:tc>
      </w:tr>
      <w:tr w:rsidR="005F6466" w:rsidRPr="009B0167" w14:paraId="393287EA" w14:textId="77777777" w:rsidTr="00891CFE">
        <w:tc>
          <w:tcPr>
            <w:tcW w:w="846" w:type="dxa"/>
            <w:vMerge/>
          </w:tcPr>
          <w:p w14:paraId="6C0E1785" w14:textId="77777777" w:rsidR="005F6466" w:rsidRDefault="005F6466" w:rsidP="00891CFE">
            <w:pPr>
              <w:spacing w:line="25" w:lineRule="atLeast"/>
            </w:pPr>
          </w:p>
        </w:tc>
        <w:tc>
          <w:tcPr>
            <w:tcW w:w="3827" w:type="dxa"/>
          </w:tcPr>
          <w:p w14:paraId="73A9300A" w14:textId="1CDA867D" w:rsidR="005F6466" w:rsidRDefault="005F6466" w:rsidP="00891CFE">
            <w:pPr>
              <w:spacing w:line="25" w:lineRule="atLeast"/>
              <w:rPr>
                <w:rFonts w:eastAsia="Times New Roman"/>
                <w:b/>
                <w:bCs/>
                <w:color w:val="000000" w:themeColor="text1"/>
              </w:rPr>
            </w:pPr>
            <w:r>
              <w:rPr>
                <w:rFonts w:eastAsia="Times New Roman"/>
                <w:color w:val="000000" w:themeColor="text1"/>
              </w:rPr>
              <w:t xml:space="preserve">- </w:t>
            </w:r>
            <w:r w:rsidR="0088568F">
              <w:rPr>
                <w:rFonts w:eastAsia="Times New Roman"/>
                <w:color w:val="000000" w:themeColor="text1"/>
              </w:rPr>
              <w:t>Trường hợp 4: Yêu cầu</w:t>
            </w:r>
            <w:r w:rsidRPr="009B0167">
              <w:rPr>
                <w:rFonts w:eastAsia="Times New Roman"/>
                <w:color w:val="000000" w:themeColor="text1"/>
              </w:rPr>
              <w:t xml:space="preserve"> bổ sung thông tin,</w:t>
            </w:r>
            <w:r w:rsidR="0088568F">
              <w:rPr>
                <w:rFonts w:eastAsia="Times New Roman"/>
                <w:color w:val="000000" w:themeColor="text1"/>
              </w:rPr>
              <w:t xml:space="preserve"> hệ thống tự động </w:t>
            </w:r>
            <w:ins w:id="295" w:author="Pham Quynh Trang" w:date="2026-06-22T09:29:00Z">
              <w:r>
                <w:rPr>
                  <w:rStyle w:val="normaltextrun"/>
                  <w:color w:val="000000"/>
                  <w:shd w:val="clear" w:color="auto" w:fill="FFFFFF"/>
                </w:rPr>
                <w:t>gửi email</w:t>
              </w:r>
            </w:ins>
            <w:r w:rsidR="0088568F">
              <w:rPr>
                <w:rStyle w:val="normaltextrun"/>
                <w:color w:val="000000"/>
                <w:shd w:val="clear" w:color="auto" w:fill="FFFFFF"/>
              </w:rPr>
              <w:t xml:space="preserve"> theo mẫu</w:t>
            </w:r>
            <w:ins w:id="296" w:author="Pham Quynh Trang" w:date="2026-06-22T09:29:00Z">
              <w:r>
                <w:rPr>
                  <w:rStyle w:val="normaltextrun"/>
                  <w:color w:val="000000"/>
                  <w:shd w:val="clear" w:color="auto" w:fill="FFFFFF"/>
                </w:rPr>
                <w:t xml:space="preserve"> EM-5</w:t>
              </w:r>
            </w:ins>
            <w:ins w:id="297" w:author="Pham Quynh Trang" w:date="2026-06-24T21:04:00Z">
              <w:r>
                <w:rPr>
                  <w:rStyle w:val="normaltextrun"/>
                  <w:color w:val="000000"/>
                  <w:shd w:val="clear" w:color="auto" w:fill="FFFFFF"/>
                </w:rPr>
                <w:t xml:space="preserve"> đến </w:t>
              </w:r>
              <w:r>
                <w:rPr>
                  <w:rFonts w:eastAsia="Times New Roman"/>
                  <w:color w:val="000000" w:themeColor="text1"/>
                </w:rPr>
                <w:t>DVKH Maker</w:t>
              </w:r>
            </w:ins>
            <w:r w:rsidR="0088568F">
              <w:rPr>
                <w:rFonts w:eastAsia="Times New Roman"/>
                <w:color w:val="000000" w:themeColor="text1"/>
              </w:rPr>
              <w:t>, quay lại</w:t>
            </w:r>
            <w:r w:rsidR="0088568F" w:rsidRPr="009B0167">
              <w:rPr>
                <w:rFonts w:eastAsia="Times New Roman"/>
                <w:color w:val="000000" w:themeColor="text1"/>
              </w:rPr>
              <w:t xml:space="preserve"> </w:t>
            </w:r>
            <w:r w:rsidR="0088568F" w:rsidRPr="0088568F">
              <w:rPr>
                <w:rFonts w:eastAsia="Times New Roman"/>
                <w:iCs/>
                <w:color w:val="000000" w:themeColor="text1"/>
              </w:rPr>
              <w:t>bước 1</w:t>
            </w:r>
          </w:p>
        </w:tc>
        <w:tc>
          <w:tcPr>
            <w:tcW w:w="1134" w:type="dxa"/>
          </w:tcPr>
          <w:p w14:paraId="3CA4F109" w14:textId="77777777" w:rsidR="005F6466" w:rsidRPr="009B0167" w:rsidRDefault="005F6466" w:rsidP="00891CFE">
            <w:pPr>
              <w:spacing w:line="25" w:lineRule="atLeast"/>
            </w:pPr>
          </w:p>
        </w:tc>
        <w:tc>
          <w:tcPr>
            <w:tcW w:w="1985" w:type="dxa"/>
          </w:tcPr>
          <w:p w14:paraId="1EBFB46C" w14:textId="1914C39A" w:rsidR="005F6466" w:rsidRPr="009B0167" w:rsidRDefault="005F6466" w:rsidP="00891CFE">
            <w:pPr>
              <w:spacing w:line="25" w:lineRule="atLeast"/>
            </w:pPr>
            <w:r w:rsidRPr="009B0167">
              <w:rPr>
                <w:rStyle w:val="normaltextrun"/>
                <w:color w:val="000000"/>
                <w:shd w:val="clear" w:color="auto" w:fill="FFFFFF"/>
              </w:rPr>
              <w:t>Return to Maker</w:t>
            </w:r>
          </w:p>
        </w:tc>
        <w:tc>
          <w:tcPr>
            <w:tcW w:w="1846" w:type="dxa"/>
          </w:tcPr>
          <w:p w14:paraId="3B795805" w14:textId="4CA0AB29" w:rsidR="005F6466" w:rsidRPr="009B0167" w:rsidRDefault="005F6466" w:rsidP="00891CFE">
            <w:pPr>
              <w:spacing w:line="25" w:lineRule="atLeast"/>
            </w:pPr>
            <w:r w:rsidRPr="009B0167">
              <w:t>Pending Maker</w:t>
            </w:r>
          </w:p>
        </w:tc>
      </w:tr>
      <w:tr w:rsidR="001A26AB" w:rsidRPr="009B0167" w14:paraId="07635A3A" w14:textId="77777777" w:rsidTr="00891CFE">
        <w:tc>
          <w:tcPr>
            <w:tcW w:w="846" w:type="dxa"/>
            <w:vMerge w:val="restart"/>
          </w:tcPr>
          <w:p w14:paraId="461C10C9" w14:textId="77777777" w:rsidR="001A26AB" w:rsidRPr="009B0167" w:rsidRDefault="001A26AB" w:rsidP="00891CFE">
            <w:pPr>
              <w:spacing w:line="25" w:lineRule="atLeast"/>
            </w:pPr>
            <w:r>
              <w:t>3</w:t>
            </w:r>
          </w:p>
        </w:tc>
        <w:tc>
          <w:tcPr>
            <w:tcW w:w="3827" w:type="dxa"/>
          </w:tcPr>
          <w:p w14:paraId="3DBCCA0F" w14:textId="31ED8E90" w:rsidR="001A26AB" w:rsidRPr="009B0167" w:rsidRDefault="001A26AB" w:rsidP="00891CFE">
            <w:pPr>
              <w:spacing w:line="25" w:lineRule="atLeast"/>
            </w:pPr>
            <w:r>
              <w:rPr>
                <w:rFonts w:eastAsia="Times New Roman"/>
                <w:b/>
                <w:bCs/>
                <w:color w:val="000000" w:themeColor="text1"/>
              </w:rPr>
              <w:t>Tạo</w:t>
            </w:r>
            <w:r w:rsidRPr="009B0167">
              <w:rPr>
                <w:rFonts w:eastAsia="Times New Roman"/>
                <w:b/>
                <w:bCs/>
                <w:color w:val="000000" w:themeColor="text1"/>
              </w:rPr>
              <w:t xml:space="preserve"> STR</w:t>
            </w:r>
            <w:r>
              <w:rPr>
                <w:rFonts w:eastAsia="Times New Roman"/>
                <w:b/>
                <w:bCs/>
                <w:color w:val="000000" w:themeColor="text1"/>
              </w:rPr>
              <w:t xml:space="preserve"> và đề xuất xử lý</w:t>
            </w:r>
          </w:p>
          <w:p w14:paraId="0EA06F87" w14:textId="7191EDFB" w:rsidR="001A26AB" w:rsidRDefault="006E1C34" w:rsidP="00891CFE">
            <w:pPr>
              <w:tabs>
                <w:tab w:val="left" w:pos="2028"/>
              </w:tabs>
              <w:spacing w:line="25" w:lineRule="atLeast"/>
              <w:rPr>
                <w:i/>
                <w:iCs/>
              </w:rPr>
            </w:pPr>
            <w:r>
              <w:t xml:space="preserve">DVKH </w:t>
            </w:r>
            <w:commentRangeStart w:id="298"/>
            <w:commentRangeStart w:id="299"/>
            <w:r w:rsidR="001A26AB" w:rsidRPr="009B0167">
              <w:t>Maker thực hiện tạo</w:t>
            </w:r>
            <w:commentRangeStart w:id="300"/>
            <w:commentRangeStart w:id="301"/>
            <w:r w:rsidR="001A26AB">
              <w:t xml:space="preserve"> STR</w:t>
            </w:r>
            <w:commentRangeEnd w:id="300"/>
            <w:r w:rsidR="001A26AB">
              <w:rPr>
                <w:rStyle w:val="CommentReference"/>
                <w:sz w:val="24"/>
                <w:szCs w:val="24"/>
              </w:rPr>
              <w:commentReference w:id="300"/>
            </w:r>
            <w:commentRangeEnd w:id="301"/>
            <w:r>
              <w:rPr>
                <w:rStyle w:val="CommentReference"/>
              </w:rPr>
              <w:commentReference w:id="301"/>
            </w:r>
            <w:r w:rsidR="006A76C7">
              <w:t>, lưu thông tin STR (ấn “Save”)</w:t>
            </w:r>
            <w:r w:rsidR="001A26AB">
              <w:t xml:space="preserve"> </w:t>
            </w:r>
            <w:r w:rsidR="001A26AB" w:rsidRPr="009B0167">
              <w:t>sau đó trình duyệt lên</w:t>
            </w:r>
            <w:r w:rsidR="00314D48">
              <w:t xml:space="preserve"> DVKH</w:t>
            </w:r>
            <w:r w:rsidR="001A26AB" w:rsidRPr="009B0167">
              <w:t xml:space="preserve"> Checker, chuyển tiếp </w:t>
            </w:r>
            <w:r w:rsidR="001A26AB" w:rsidRPr="009B0167">
              <w:rPr>
                <w:i/>
                <w:iCs/>
              </w:rPr>
              <w:t xml:space="preserve">bước </w:t>
            </w:r>
            <w:r w:rsidR="001A26AB">
              <w:rPr>
                <w:i/>
                <w:iCs/>
              </w:rPr>
              <w:t>4</w:t>
            </w:r>
            <w:commentRangeEnd w:id="298"/>
            <w:r w:rsidR="001A26AB">
              <w:rPr>
                <w:rStyle w:val="CommentReference"/>
                <w:i/>
                <w:sz w:val="24"/>
                <w:szCs w:val="24"/>
              </w:rPr>
              <w:commentReference w:id="298"/>
            </w:r>
            <w:commentRangeEnd w:id="299"/>
            <w:r>
              <w:rPr>
                <w:rStyle w:val="CommentReference"/>
              </w:rPr>
              <w:commentReference w:id="299"/>
            </w:r>
          </w:p>
          <w:p w14:paraId="0DB140EB" w14:textId="77777777" w:rsidR="001A26AB" w:rsidRDefault="001A26AB" w:rsidP="00891CFE">
            <w:pPr>
              <w:tabs>
                <w:tab w:val="left" w:pos="2028"/>
              </w:tabs>
              <w:spacing w:line="25" w:lineRule="atLeast"/>
              <w:rPr>
                <w:bCs/>
                <w:i/>
                <w:iCs/>
                <w:lang w:val="vi-VN"/>
              </w:rPr>
            </w:pPr>
            <w:r>
              <w:rPr>
                <w:bCs/>
              </w:rPr>
              <w:lastRenderedPageBreak/>
              <w:t xml:space="preserve">Thông tin chi tiết về nhập màn hình STR tham chiếu </w:t>
            </w:r>
            <w:r>
              <w:rPr>
                <w:bCs/>
                <w:i/>
                <w:iCs/>
                <w:lang w:val="vi-VN"/>
              </w:rPr>
              <w:t>&lt;&lt;V</w:t>
            </w:r>
            <w:r>
              <w:rPr>
                <w:bCs/>
                <w:i/>
                <w:iCs/>
              </w:rPr>
              <w:t>I</w:t>
            </w:r>
            <w:r>
              <w:rPr>
                <w:bCs/>
                <w:i/>
                <w:iCs/>
                <w:lang w:val="vi-VN"/>
              </w:rPr>
              <w:t xml:space="preserve">.Phụ lục - Phụ lục </w:t>
            </w:r>
            <w:r>
              <w:rPr>
                <w:bCs/>
                <w:i/>
                <w:iCs/>
              </w:rPr>
              <w:t>6.1</w:t>
            </w:r>
            <w:r>
              <w:rPr>
                <w:bCs/>
                <w:i/>
                <w:iCs/>
                <w:lang w:val="vi-VN"/>
              </w:rPr>
              <w:t xml:space="preserve">. </w:t>
            </w:r>
            <w:r>
              <w:rPr>
                <w:bCs/>
                <w:i/>
                <w:iCs/>
              </w:rPr>
              <w:t>Màn hình STR</w:t>
            </w:r>
            <w:r>
              <w:rPr>
                <w:bCs/>
                <w:i/>
                <w:iCs/>
                <w:lang w:val="vi-VN"/>
              </w:rPr>
              <w:t>&gt;&gt;</w:t>
            </w:r>
          </w:p>
          <w:p w14:paraId="19E20B25" w14:textId="4A33E16B" w:rsidR="006A76C7" w:rsidRPr="00917379" w:rsidRDefault="006A76C7" w:rsidP="00891CFE">
            <w:pPr>
              <w:tabs>
                <w:tab w:val="left" w:pos="2028"/>
              </w:tabs>
              <w:spacing w:line="25" w:lineRule="atLeast"/>
              <w:rPr>
                <w:i/>
              </w:rPr>
            </w:pPr>
            <w:r w:rsidRPr="001A4B4E">
              <w:rPr>
                <w:b/>
                <w:bCs/>
                <w:i/>
                <w:iCs/>
              </w:rPr>
              <w:t>Lưu ý: đây là bước bắt buộc DVKH Maker phải thực hiện</w:t>
            </w:r>
            <w:r>
              <w:rPr>
                <w:b/>
                <w:bCs/>
                <w:i/>
                <w:iCs/>
              </w:rPr>
              <w:t xml:space="preserve">. DVKH </w:t>
            </w:r>
            <w:r w:rsidRPr="00B92EB6">
              <w:rPr>
                <w:rFonts w:eastAsia="Times New Roman"/>
                <w:b/>
                <w:i/>
                <w:iCs/>
                <w:kern w:val="0"/>
                <w:lang w:val="vi-VN"/>
                <w14:ligatures w14:val="none"/>
              </w:rPr>
              <w:t xml:space="preserve">Maker chỉ thao tác được khi đã ấn </w:t>
            </w:r>
            <w:r>
              <w:rPr>
                <w:rFonts w:eastAsia="Times New Roman"/>
                <w:b/>
                <w:i/>
                <w:iCs/>
                <w:kern w:val="0"/>
                <w14:ligatures w14:val="none"/>
              </w:rPr>
              <w:t>“S</w:t>
            </w:r>
            <w:r w:rsidRPr="00B92EB6">
              <w:rPr>
                <w:rFonts w:eastAsia="Times New Roman"/>
                <w:b/>
                <w:i/>
                <w:iCs/>
                <w:kern w:val="0"/>
                <w:lang w:val="vi-VN"/>
                <w14:ligatures w14:val="none"/>
              </w:rPr>
              <w:t>ave</w:t>
            </w:r>
            <w:r>
              <w:rPr>
                <w:rFonts w:eastAsia="Times New Roman"/>
                <w:b/>
                <w:i/>
                <w:iCs/>
                <w:kern w:val="0"/>
                <w14:ligatures w14:val="none"/>
              </w:rPr>
              <w:t>”</w:t>
            </w:r>
            <w:r w:rsidRPr="00B92EB6">
              <w:rPr>
                <w:rFonts w:eastAsia="Times New Roman"/>
                <w:b/>
                <w:i/>
                <w:iCs/>
                <w:kern w:val="0"/>
                <w:lang w:val="vi-VN"/>
                <w14:ligatures w14:val="none"/>
              </w:rPr>
              <w:t xml:space="preserve"> trên màn hình</w:t>
            </w:r>
            <w:r>
              <w:rPr>
                <w:rFonts w:eastAsia="Times New Roman"/>
                <w:b/>
                <w:i/>
                <w:iCs/>
                <w:kern w:val="0"/>
                <w14:ligatures w14:val="none"/>
              </w:rPr>
              <w:t xml:space="preserve"> STR</w:t>
            </w:r>
          </w:p>
        </w:tc>
        <w:tc>
          <w:tcPr>
            <w:tcW w:w="1134" w:type="dxa"/>
            <w:vMerge w:val="restart"/>
          </w:tcPr>
          <w:p w14:paraId="0FD24437" w14:textId="6798A31B" w:rsidR="001A26AB" w:rsidRPr="009B0167" w:rsidRDefault="00644926" w:rsidP="00891CFE">
            <w:pPr>
              <w:spacing w:line="25" w:lineRule="atLeast"/>
            </w:pPr>
            <w:r>
              <w:lastRenderedPageBreak/>
              <w:t xml:space="preserve">DVKH </w:t>
            </w:r>
            <w:r w:rsidR="001A26AB" w:rsidRPr="009B0167">
              <w:t>Maker</w:t>
            </w:r>
            <w:r w:rsidR="001A26AB" w:rsidRPr="009B0167">
              <w:rPr>
                <w:rFonts w:eastAsia="Times New Roman"/>
                <w:color w:val="000000" w:themeColor="text1"/>
              </w:rPr>
              <w:t xml:space="preserve"> </w:t>
            </w:r>
          </w:p>
        </w:tc>
        <w:tc>
          <w:tcPr>
            <w:tcW w:w="1985" w:type="dxa"/>
          </w:tcPr>
          <w:p w14:paraId="108FA72F" w14:textId="77777777" w:rsidR="001A26AB" w:rsidRPr="009B0167" w:rsidRDefault="001A26AB" w:rsidP="00891CFE">
            <w:pPr>
              <w:spacing w:line="25" w:lineRule="atLeast"/>
              <w:rPr>
                <w:rFonts w:eastAsia="Times New Roman"/>
                <w:color w:val="000000" w:themeColor="text1"/>
              </w:rPr>
            </w:pPr>
            <w:r w:rsidRPr="009B0167">
              <w:t>Create STR and Submit to Checker</w:t>
            </w:r>
          </w:p>
        </w:tc>
        <w:tc>
          <w:tcPr>
            <w:tcW w:w="1846" w:type="dxa"/>
          </w:tcPr>
          <w:p w14:paraId="720D6833" w14:textId="77BD9D5E" w:rsidR="001A26AB" w:rsidRPr="009B0167" w:rsidRDefault="001A26AB" w:rsidP="00891CFE">
            <w:pPr>
              <w:spacing w:line="25" w:lineRule="atLeast"/>
            </w:pPr>
            <w:r w:rsidRPr="009B0167">
              <w:t xml:space="preserve">Pending Checker </w:t>
            </w:r>
            <w:r>
              <w:t>R</w:t>
            </w:r>
            <w:r w:rsidRPr="009B0167">
              <w:t>eview</w:t>
            </w:r>
            <w:r w:rsidR="0006789C">
              <w:t xml:space="preserve"> STR</w:t>
            </w:r>
          </w:p>
        </w:tc>
      </w:tr>
      <w:tr w:rsidR="001A26AB" w:rsidRPr="009B0167" w14:paraId="6D02305B" w14:textId="77777777" w:rsidTr="00891CFE">
        <w:tc>
          <w:tcPr>
            <w:tcW w:w="846" w:type="dxa"/>
            <w:vMerge/>
          </w:tcPr>
          <w:p w14:paraId="0989138D" w14:textId="77777777" w:rsidR="001A26AB" w:rsidRPr="009B0167" w:rsidRDefault="001A26AB" w:rsidP="00891CFE">
            <w:pPr>
              <w:spacing w:line="25" w:lineRule="atLeast"/>
            </w:pPr>
          </w:p>
        </w:tc>
        <w:tc>
          <w:tcPr>
            <w:tcW w:w="3827" w:type="dxa"/>
          </w:tcPr>
          <w:p w14:paraId="6ABFCFB4" w14:textId="00C10557" w:rsidR="001A26AB" w:rsidRPr="00F11FFE" w:rsidRDefault="001A26AB" w:rsidP="00891CFE">
            <w:pPr>
              <w:spacing w:line="25" w:lineRule="atLeast"/>
              <w:rPr>
                <w:rFonts w:eastAsia="Times New Roman"/>
                <w:b/>
                <w:bCs/>
                <w:color w:val="000000" w:themeColor="text1"/>
              </w:rPr>
            </w:pPr>
            <w:r w:rsidRPr="00176FF7">
              <w:rPr>
                <w:bCs/>
              </w:rPr>
              <w:t>Trong</w:t>
            </w:r>
            <w:r w:rsidRPr="00176FF7">
              <w:rPr>
                <w:bCs/>
                <w:lang w:val="vi-VN"/>
              </w:rPr>
              <w:t xml:space="preserve"> t</w:t>
            </w:r>
            <w:r>
              <w:rPr>
                <w:bCs/>
              </w:rPr>
              <w:t>r</w:t>
            </w:r>
            <w:r w:rsidRPr="00176FF7">
              <w:rPr>
                <w:bCs/>
                <w:lang w:val="vi-VN"/>
              </w:rPr>
              <w:t xml:space="preserve">ường hợp </w:t>
            </w:r>
            <w:r w:rsidR="00314D48">
              <w:rPr>
                <w:bCs/>
              </w:rPr>
              <w:t xml:space="preserve">DVKH </w:t>
            </w:r>
            <w:r>
              <w:rPr>
                <w:bCs/>
              </w:rPr>
              <w:t>Maker nhận được</w:t>
            </w:r>
            <w:r w:rsidRPr="00176FF7">
              <w:rPr>
                <w:bCs/>
                <w:lang w:val="vi-VN"/>
              </w:rPr>
              <w:t xml:space="preserve"> yêu cầu bổ sung thông tin</w:t>
            </w:r>
            <w:r w:rsidR="000E02FA">
              <w:rPr>
                <w:bCs/>
              </w:rPr>
              <w:t xml:space="preserve"> từ bước 4/5/6/7</w:t>
            </w:r>
            <w:r>
              <w:rPr>
                <w:bCs/>
              </w:rPr>
              <w:t>,</w:t>
            </w:r>
            <w:r w:rsidRPr="001B0AA2">
              <w:rPr>
                <w:bCs/>
                <w:lang w:val="vi-VN"/>
              </w:rPr>
              <w:t xml:space="preserve"> </w:t>
            </w:r>
            <w:r w:rsidR="00314D48">
              <w:rPr>
                <w:bCs/>
              </w:rPr>
              <w:t>DVKH</w:t>
            </w:r>
            <w:r w:rsidR="00314D48" w:rsidRPr="001B0AA2">
              <w:rPr>
                <w:bCs/>
                <w:lang w:val="vi-VN"/>
              </w:rPr>
              <w:t xml:space="preserve"> </w:t>
            </w:r>
            <w:r w:rsidRPr="001B0AA2">
              <w:rPr>
                <w:bCs/>
                <w:lang w:val="vi-VN"/>
              </w:rPr>
              <w:t>Maker</w:t>
            </w:r>
            <w:r>
              <w:rPr>
                <w:bCs/>
              </w:rPr>
              <w:t xml:space="preserve"> thực hiện</w:t>
            </w:r>
            <w:r w:rsidRPr="001B0AA2">
              <w:rPr>
                <w:bCs/>
                <w:lang w:val="vi-VN"/>
              </w:rPr>
              <w:t xml:space="preserve"> bổ sung thông tin </w:t>
            </w:r>
            <w:r>
              <w:rPr>
                <w:bCs/>
              </w:rPr>
              <w:t>và</w:t>
            </w:r>
            <w:r w:rsidRPr="001B0AA2">
              <w:rPr>
                <w:bCs/>
                <w:lang w:val="vi-VN"/>
              </w:rPr>
              <w:t xml:space="preserve"> </w:t>
            </w:r>
            <w:r>
              <w:rPr>
                <w:bCs/>
              </w:rPr>
              <w:t xml:space="preserve">trình duyệt lên </w:t>
            </w:r>
            <w:r w:rsidR="00314D48">
              <w:rPr>
                <w:bCs/>
              </w:rPr>
              <w:t xml:space="preserve">DVKH </w:t>
            </w:r>
            <w:r>
              <w:rPr>
                <w:bCs/>
              </w:rPr>
              <w:t xml:space="preserve">Checker, chuyển tiếp </w:t>
            </w:r>
            <w:r w:rsidRPr="00B46524">
              <w:rPr>
                <w:bCs/>
                <w:iCs/>
              </w:rPr>
              <w:t>bước 4</w:t>
            </w:r>
          </w:p>
        </w:tc>
        <w:tc>
          <w:tcPr>
            <w:tcW w:w="1134" w:type="dxa"/>
            <w:vMerge/>
          </w:tcPr>
          <w:p w14:paraId="5B90112B" w14:textId="77777777" w:rsidR="001A26AB" w:rsidRPr="009B0167" w:rsidRDefault="001A26AB" w:rsidP="00891CFE">
            <w:pPr>
              <w:spacing w:line="25" w:lineRule="atLeast"/>
            </w:pPr>
          </w:p>
        </w:tc>
        <w:tc>
          <w:tcPr>
            <w:tcW w:w="1985" w:type="dxa"/>
          </w:tcPr>
          <w:p w14:paraId="40EF8439" w14:textId="77777777" w:rsidR="001A26AB" w:rsidRPr="009B0167" w:rsidRDefault="001A26AB" w:rsidP="00891CFE">
            <w:pPr>
              <w:spacing w:line="25" w:lineRule="atLeast"/>
              <w:jc w:val="left"/>
            </w:pPr>
            <w:r>
              <w:t>M</w:t>
            </w:r>
            <w:r w:rsidRPr="00F11FFE">
              <w:t>aker</w:t>
            </w:r>
            <w:r>
              <w:t xml:space="preserve"> A</w:t>
            </w:r>
            <w:r w:rsidRPr="00F11FFE">
              <w:t xml:space="preserve">dd </w:t>
            </w:r>
            <w:r>
              <w:t>I</w:t>
            </w:r>
            <w:r w:rsidRPr="00F11FFE">
              <w:t>nformation</w:t>
            </w:r>
          </w:p>
        </w:tc>
        <w:tc>
          <w:tcPr>
            <w:tcW w:w="1846" w:type="dxa"/>
          </w:tcPr>
          <w:p w14:paraId="3FB0643C" w14:textId="133683AA" w:rsidR="001A26AB" w:rsidRPr="009B0167" w:rsidRDefault="001A26AB" w:rsidP="00891CFE">
            <w:pPr>
              <w:spacing w:line="25" w:lineRule="atLeast"/>
            </w:pPr>
            <w:r w:rsidRPr="009B0167">
              <w:t xml:space="preserve">Pending Checker </w:t>
            </w:r>
            <w:r>
              <w:t>R</w:t>
            </w:r>
            <w:r w:rsidRPr="009B0167">
              <w:t>eview</w:t>
            </w:r>
            <w:r w:rsidR="00DE3E31">
              <w:t xml:space="preserve"> STR</w:t>
            </w:r>
          </w:p>
        </w:tc>
      </w:tr>
      <w:tr w:rsidR="00435DAB" w:rsidRPr="009B0167" w14:paraId="33D60B5B" w14:textId="77777777" w:rsidTr="00AB5791">
        <w:tc>
          <w:tcPr>
            <w:tcW w:w="846" w:type="dxa"/>
            <w:vMerge w:val="restart"/>
          </w:tcPr>
          <w:p w14:paraId="0805F5BE" w14:textId="77777777" w:rsidR="00435DAB" w:rsidRPr="009B0167" w:rsidRDefault="00435DAB" w:rsidP="00891CFE">
            <w:pPr>
              <w:spacing w:line="25" w:lineRule="atLeast"/>
            </w:pPr>
            <w:r>
              <w:t>4</w:t>
            </w:r>
          </w:p>
        </w:tc>
        <w:tc>
          <w:tcPr>
            <w:tcW w:w="3827" w:type="dxa"/>
          </w:tcPr>
          <w:p w14:paraId="1C63EDE9" w14:textId="60411481" w:rsidR="00435DAB" w:rsidRPr="00435DAB" w:rsidRDefault="00435DAB" w:rsidP="00435DAB">
            <w:pPr>
              <w:spacing w:line="25" w:lineRule="atLeast"/>
              <w:rPr>
                <w:rFonts w:eastAsia="Times New Roman"/>
                <w:b/>
                <w:bCs/>
                <w:color w:val="000000" w:themeColor="text1"/>
              </w:rPr>
            </w:pPr>
            <w:r w:rsidRPr="009B0167">
              <w:rPr>
                <w:b/>
                <w:bCs/>
              </w:rPr>
              <w:t>Checker rà soát thông tin và phê duyệt tạo STR</w:t>
            </w:r>
            <w:r w:rsidRPr="009B0167">
              <w:rPr>
                <w:rFonts w:eastAsia="Times New Roman"/>
                <w:b/>
                <w:bCs/>
                <w:color w:val="000000" w:themeColor="text1"/>
              </w:rPr>
              <w:t xml:space="preserve"> </w:t>
            </w:r>
          </w:p>
        </w:tc>
        <w:tc>
          <w:tcPr>
            <w:tcW w:w="1134" w:type="dxa"/>
            <w:vMerge w:val="restart"/>
          </w:tcPr>
          <w:p w14:paraId="40AAD637" w14:textId="7387167E" w:rsidR="00435DAB" w:rsidRPr="009B0167" w:rsidRDefault="00435DAB" w:rsidP="00891CFE">
            <w:pPr>
              <w:spacing w:line="25" w:lineRule="atLeast"/>
              <w:rPr>
                <w:lang w:val="vi-VN"/>
              </w:rPr>
            </w:pPr>
            <w:r>
              <w:t>DVKH</w:t>
            </w:r>
            <w:r w:rsidRPr="009B0167">
              <w:t xml:space="preserve"> Checker</w:t>
            </w:r>
          </w:p>
        </w:tc>
        <w:tc>
          <w:tcPr>
            <w:tcW w:w="1985" w:type="dxa"/>
          </w:tcPr>
          <w:p w14:paraId="74E8DC43" w14:textId="22348E92" w:rsidR="00435DAB" w:rsidRPr="009B0167" w:rsidRDefault="00435DAB" w:rsidP="00891CFE">
            <w:pPr>
              <w:spacing w:line="25" w:lineRule="atLeast"/>
              <w:rPr>
                <w:rFonts w:eastAsia="Times New Roman"/>
                <w:color w:val="000000" w:themeColor="text1"/>
              </w:rPr>
            </w:pPr>
          </w:p>
        </w:tc>
        <w:tc>
          <w:tcPr>
            <w:tcW w:w="1846" w:type="dxa"/>
          </w:tcPr>
          <w:p w14:paraId="2456DFD7" w14:textId="3B8CC37E" w:rsidR="00435DAB" w:rsidRPr="009B0167" w:rsidRDefault="00435DAB" w:rsidP="00891CFE">
            <w:pPr>
              <w:spacing w:line="25" w:lineRule="atLeast"/>
              <w:rPr>
                <w:rFonts w:eastAsia="Times New Roman"/>
                <w:color w:val="000000" w:themeColor="text1"/>
              </w:rPr>
            </w:pPr>
          </w:p>
        </w:tc>
      </w:tr>
      <w:tr w:rsidR="00435DAB" w:rsidRPr="009B0167" w14:paraId="73FA98FA" w14:textId="77777777" w:rsidTr="00891CFE">
        <w:tc>
          <w:tcPr>
            <w:tcW w:w="846" w:type="dxa"/>
            <w:vMerge/>
          </w:tcPr>
          <w:p w14:paraId="00F07B1C" w14:textId="77777777" w:rsidR="00435DAB" w:rsidRDefault="00435DAB" w:rsidP="00435DAB">
            <w:pPr>
              <w:spacing w:line="25" w:lineRule="atLeast"/>
            </w:pPr>
          </w:p>
        </w:tc>
        <w:tc>
          <w:tcPr>
            <w:tcW w:w="3827" w:type="dxa"/>
          </w:tcPr>
          <w:p w14:paraId="24AFA0A3" w14:textId="0EEA51EE" w:rsidR="00435DAB" w:rsidRPr="009B0167" w:rsidRDefault="00435DAB" w:rsidP="00435DAB">
            <w:pPr>
              <w:spacing w:line="25" w:lineRule="atLeast"/>
              <w:rPr>
                <w:b/>
                <w:bCs/>
              </w:rPr>
            </w:pPr>
            <w:r>
              <w:t xml:space="preserve">- </w:t>
            </w:r>
            <w:r w:rsidR="001B28F1">
              <w:t xml:space="preserve">Trường hợp 1: </w:t>
            </w:r>
            <w:r w:rsidRPr="009B0167">
              <w:t xml:space="preserve">Phê duyệt tạo STR, </w:t>
            </w:r>
            <w:commentRangeStart w:id="302"/>
            <w:r w:rsidR="00667547">
              <w:t xml:space="preserve">người dùng </w:t>
            </w:r>
            <w:r w:rsidR="00667547">
              <w:rPr>
                <w:rFonts w:eastAsia="Times New Roman"/>
                <w:color w:val="000000" w:themeColor="text1"/>
              </w:rPr>
              <w:t xml:space="preserve">bắt buộc phải thực hiện kiểm tra lại và ấn “Save” đối với EDD và STR trước khi thực hiện </w:t>
            </w:r>
            <w:proofErr w:type="gramStart"/>
            <w:r w:rsidR="00667547">
              <w:rPr>
                <w:rFonts w:eastAsia="Times New Roman"/>
                <w:color w:val="000000" w:themeColor="text1"/>
              </w:rPr>
              <w:t>take action</w:t>
            </w:r>
            <w:proofErr w:type="gramEnd"/>
            <w:r w:rsidR="00667547">
              <w:rPr>
                <w:rFonts w:eastAsia="Times New Roman"/>
                <w:color w:val="000000" w:themeColor="text1"/>
              </w:rPr>
              <w:t>. Sau khi take action</w:t>
            </w:r>
            <w:commentRangeEnd w:id="302"/>
            <w:r w:rsidR="001E3A00">
              <w:rPr>
                <w:rStyle w:val="CommentReference"/>
              </w:rPr>
              <w:commentReference w:id="302"/>
            </w:r>
            <w:r w:rsidR="00667547">
              <w:rPr>
                <w:rFonts w:eastAsia="Times New Roman"/>
                <w:color w:val="000000" w:themeColor="text1"/>
              </w:rPr>
              <w:t xml:space="preserve">, </w:t>
            </w:r>
            <w:r w:rsidR="00667547">
              <w:t xml:space="preserve"> </w:t>
            </w:r>
            <w:r w:rsidR="001B28F1">
              <w:t xml:space="preserve">hệ thống tự động </w:t>
            </w:r>
            <w:ins w:id="303" w:author="Pham Quynh Trang" w:date="2026-06-22T09:30:00Z">
              <w:r>
                <w:rPr>
                  <w:rStyle w:val="normaltextrun"/>
                  <w:color w:val="881798"/>
                  <w:u w:val="single"/>
                  <w:shd w:val="clear" w:color="auto" w:fill="FFFFFF"/>
                  <w:lang w:val="vi-VN"/>
                </w:rPr>
                <w:t>gửi email</w:t>
              </w:r>
              <w:r>
                <w:rPr>
                  <w:rStyle w:val="normaltextrun"/>
                  <w:color w:val="881798"/>
                  <w:u w:val="single"/>
                  <w:shd w:val="clear" w:color="auto" w:fill="FFFFFF"/>
                </w:rPr>
                <w:t> </w:t>
              </w:r>
            </w:ins>
            <w:r w:rsidR="001B28F1">
              <w:rPr>
                <w:rStyle w:val="normaltextrun"/>
                <w:color w:val="881798"/>
                <w:u w:val="single"/>
                <w:shd w:val="clear" w:color="auto" w:fill="FFFFFF"/>
              </w:rPr>
              <w:t xml:space="preserve">theo mẫu </w:t>
            </w:r>
            <w:ins w:id="304" w:author="Pham Quynh Trang" w:date="2026-06-22T09:30:00Z">
              <w:r>
                <w:rPr>
                  <w:rStyle w:val="normaltextrun"/>
                  <w:color w:val="881798"/>
                  <w:u w:val="single"/>
                  <w:shd w:val="clear" w:color="auto" w:fill="FFFFFF"/>
                </w:rPr>
                <w:t>EM-6</w:t>
              </w:r>
            </w:ins>
            <w:r>
              <w:rPr>
                <w:rStyle w:val="normaltextrun"/>
                <w:color w:val="881798"/>
                <w:u w:val="single"/>
                <w:shd w:val="clear" w:color="auto" w:fill="FFFFFF"/>
              </w:rPr>
              <w:t xml:space="preserve"> đến Checker N+1</w:t>
            </w:r>
            <w:r w:rsidR="001B28F1">
              <w:rPr>
                <w:rStyle w:val="normaltextrun"/>
                <w:color w:val="881798"/>
                <w:u w:val="single"/>
                <w:shd w:val="clear" w:color="auto" w:fill="FFFFFF"/>
              </w:rPr>
              <w:t xml:space="preserve">, </w:t>
            </w:r>
            <w:r w:rsidR="001B28F1" w:rsidRPr="009B0167">
              <w:t xml:space="preserve">chuyển tiếp </w:t>
            </w:r>
            <w:r w:rsidR="001B28F1" w:rsidRPr="00B72C10">
              <w:rPr>
                <w:iCs/>
              </w:rPr>
              <w:t>bước 6</w:t>
            </w:r>
          </w:p>
        </w:tc>
        <w:tc>
          <w:tcPr>
            <w:tcW w:w="1134" w:type="dxa"/>
            <w:vMerge/>
          </w:tcPr>
          <w:p w14:paraId="00B2614A" w14:textId="77777777" w:rsidR="00435DAB" w:rsidRDefault="00435DAB" w:rsidP="00435DAB">
            <w:pPr>
              <w:spacing w:line="25" w:lineRule="atLeast"/>
            </w:pPr>
          </w:p>
        </w:tc>
        <w:tc>
          <w:tcPr>
            <w:tcW w:w="1985" w:type="dxa"/>
          </w:tcPr>
          <w:p w14:paraId="564B0B37" w14:textId="61D6DF67" w:rsidR="00435DAB" w:rsidRPr="009B0167" w:rsidRDefault="00435DAB" w:rsidP="00435DAB">
            <w:pPr>
              <w:spacing w:line="25" w:lineRule="atLeast"/>
              <w:rPr>
                <w:rFonts w:eastAsia="Times New Roman"/>
                <w:color w:val="000000" w:themeColor="text1"/>
              </w:rPr>
            </w:pPr>
            <w:r w:rsidRPr="009B0167">
              <w:rPr>
                <w:rFonts w:eastAsia="Times New Roman"/>
                <w:color w:val="000000" w:themeColor="text1"/>
              </w:rPr>
              <w:t xml:space="preserve">Checker </w:t>
            </w:r>
            <w:r w:rsidRPr="009B0167">
              <w:t>Approve STR and EDD</w:t>
            </w:r>
          </w:p>
        </w:tc>
        <w:tc>
          <w:tcPr>
            <w:tcW w:w="1846" w:type="dxa"/>
          </w:tcPr>
          <w:p w14:paraId="17FA2F70" w14:textId="0B45613E" w:rsidR="00435DAB" w:rsidRPr="009B0167" w:rsidRDefault="00435DAB" w:rsidP="00435DAB">
            <w:pPr>
              <w:spacing w:line="25" w:lineRule="atLeast"/>
            </w:pPr>
            <w:r w:rsidRPr="009B0167">
              <w:t xml:space="preserve">Pending Supervisor </w:t>
            </w:r>
            <w:r>
              <w:t>R</w:t>
            </w:r>
            <w:r w:rsidRPr="009B0167">
              <w:t>eview</w:t>
            </w:r>
          </w:p>
        </w:tc>
      </w:tr>
      <w:tr w:rsidR="00435DAB" w:rsidRPr="009B0167" w14:paraId="3200E551" w14:textId="77777777" w:rsidTr="00891CFE">
        <w:trPr>
          <w:trHeight w:val="300"/>
        </w:trPr>
        <w:tc>
          <w:tcPr>
            <w:tcW w:w="846" w:type="dxa"/>
            <w:vMerge/>
          </w:tcPr>
          <w:p w14:paraId="6A6299B3" w14:textId="77777777" w:rsidR="00435DAB" w:rsidRPr="009B0167" w:rsidRDefault="00435DAB" w:rsidP="00891CFE">
            <w:pPr>
              <w:spacing w:line="25" w:lineRule="atLeast"/>
              <w:rPr>
                <w:lang w:val="vi-VN"/>
              </w:rPr>
            </w:pPr>
          </w:p>
        </w:tc>
        <w:tc>
          <w:tcPr>
            <w:tcW w:w="3827" w:type="dxa"/>
          </w:tcPr>
          <w:p w14:paraId="63AF49A8" w14:textId="13D8EF3D" w:rsidR="00435DAB" w:rsidRPr="00283044" w:rsidRDefault="00FB173D" w:rsidP="00891CFE">
            <w:pPr>
              <w:pStyle w:val="ListParagraph"/>
              <w:spacing w:line="25" w:lineRule="atLeast"/>
              <w:ind w:left="0"/>
              <w:contextualSpacing w:val="0"/>
              <w:rPr>
                <w:rFonts w:eastAsia="Times New Roman"/>
                <w:color w:val="000000" w:themeColor="text1"/>
                <w:lang w:val="vi-VN"/>
              </w:rPr>
            </w:pPr>
            <w:r>
              <w:t>- Trường hợp 2:</w:t>
            </w:r>
            <w:ins w:id="305" w:author="Pham Quynh Trang" w:date="2026-06-24T21:23:00Z">
              <w:r w:rsidR="00435DAB">
                <w:rPr>
                  <w:b/>
                  <w:bCs/>
                </w:rPr>
                <w:t xml:space="preserve"> </w:t>
              </w:r>
              <w:commentRangeStart w:id="306"/>
              <w:r w:rsidR="00435DAB">
                <w:rPr>
                  <w:bCs/>
                </w:rPr>
                <w:t>Từ chối phê duyệt STR</w:t>
              </w:r>
            </w:ins>
            <w:r w:rsidR="00662E57">
              <w:rPr>
                <w:bCs/>
              </w:rPr>
              <w:t>, hệ thống đóng sự vụ</w:t>
            </w:r>
            <w:ins w:id="307" w:author="Pham Quynh Trang" w:date="2026-06-24T21:23:00Z">
              <w:r w:rsidR="00435DAB">
                <w:rPr>
                  <w:bCs/>
                </w:rPr>
                <w:t xml:space="preserve"> và kết thúc luồng</w:t>
              </w:r>
              <w:commentRangeEnd w:id="306"/>
              <w:r w:rsidR="00435DAB">
                <w:rPr>
                  <w:rStyle w:val="CommentReference"/>
                </w:rPr>
                <w:commentReference w:id="306"/>
              </w:r>
            </w:ins>
          </w:p>
        </w:tc>
        <w:tc>
          <w:tcPr>
            <w:tcW w:w="1134" w:type="dxa"/>
            <w:vMerge/>
          </w:tcPr>
          <w:p w14:paraId="56A9A5DF" w14:textId="77777777" w:rsidR="00435DAB" w:rsidRPr="009B0167" w:rsidRDefault="00435DAB" w:rsidP="00891CFE">
            <w:pPr>
              <w:spacing w:line="25" w:lineRule="atLeast"/>
              <w:rPr>
                <w:lang w:val="vi-VN"/>
              </w:rPr>
            </w:pPr>
          </w:p>
        </w:tc>
        <w:tc>
          <w:tcPr>
            <w:tcW w:w="1985" w:type="dxa"/>
          </w:tcPr>
          <w:p w14:paraId="454D2ECF" w14:textId="4D08C07B" w:rsidR="00435DAB" w:rsidRPr="009B0167" w:rsidRDefault="00435DAB" w:rsidP="00891CFE">
            <w:pPr>
              <w:spacing w:line="25" w:lineRule="atLeast"/>
              <w:rPr>
                <w:rStyle w:val="normaltextrun"/>
                <w:color w:val="000000"/>
                <w:shd w:val="clear" w:color="auto" w:fill="FFFFFF"/>
              </w:rPr>
            </w:pPr>
            <w:r w:rsidRPr="009B0167">
              <w:rPr>
                <w:rStyle w:val="normaltextrun"/>
                <w:color w:val="000000"/>
                <w:bdr w:val="none" w:sz="0" w:space="0" w:color="auto" w:frame="1"/>
              </w:rPr>
              <w:t xml:space="preserve">Close and </w:t>
            </w:r>
            <w:r>
              <w:rPr>
                <w:rStyle w:val="normaltextrun"/>
                <w:color w:val="000000"/>
                <w:bdr w:val="none" w:sz="0" w:space="0" w:color="auto" w:frame="1"/>
              </w:rPr>
              <w:t>Reject</w:t>
            </w:r>
            <w:r w:rsidRPr="009B0167">
              <w:rPr>
                <w:rStyle w:val="normaltextrun"/>
                <w:color w:val="000000"/>
                <w:bdr w:val="none" w:sz="0" w:space="0" w:color="auto" w:frame="1"/>
              </w:rPr>
              <w:t xml:space="preserve"> STR</w:t>
            </w:r>
          </w:p>
        </w:tc>
        <w:tc>
          <w:tcPr>
            <w:tcW w:w="1846" w:type="dxa"/>
          </w:tcPr>
          <w:p w14:paraId="3D098A06" w14:textId="63CD0C1E" w:rsidR="00435DAB" w:rsidRPr="009B0167" w:rsidRDefault="00435DAB" w:rsidP="00891CFE">
            <w:pPr>
              <w:spacing w:line="25" w:lineRule="atLeast"/>
            </w:pPr>
            <w:r>
              <w:rPr>
                <w:rFonts w:eastAsia="Times New Roman"/>
              </w:rPr>
              <w:t>Rejected</w:t>
            </w:r>
            <w:r w:rsidRPr="009B0167">
              <w:rPr>
                <w:rStyle w:val="normaltextrun"/>
                <w:color w:val="000000"/>
                <w:bdr w:val="none" w:sz="0" w:space="0" w:color="auto" w:frame="1"/>
              </w:rPr>
              <w:t xml:space="preserve"> </w:t>
            </w:r>
            <w:r>
              <w:rPr>
                <w:rStyle w:val="normaltextrun"/>
                <w:color w:val="000000"/>
                <w:bdr w:val="none" w:sz="0" w:space="0" w:color="auto" w:frame="1"/>
              </w:rPr>
              <w:t>s</w:t>
            </w:r>
            <w:r w:rsidRPr="009B0167">
              <w:rPr>
                <w:rStyle w:val="normaltextrun"/>
                <w:color w:val="000000"/>
                <w:bdr w:val="none" w:sz="0" w:space="0" w:color="auto" w:frame="1"/>
              </w:rPr>
              <w:t>end</w:t>
            </w:r>
            <w:r>
              <w:rPr>
                <w:rStyle w:val="normaltextrun"/>
                <w:color w:val="000000"/>
                <w:bdr w:val="none" w:sz="0" w:space="0" w:color="auto" w:frame="1"/>
              </w:rPr>
              <w:t>ing</w:t>
            </w:r>
            <w:r w:rsidRPr="009B0167">
              <w:rPr>
                <w:rStyle w:val="normaltextrun"/>
                <w:color w:val="000000"/>
                <w:bdr w:val="none" w:sz="0" w:space="0" w:color="auto" w:frame="1"/>
              </w:rPr>
              <w:t xml:space="preserve"> STR</w:t>
            </w:r>
          </w:p>
        </w:tc>
      </w:tr>
      <w:tr w:rsidR="00435DAB" w:rsidRPr="009B0167" w14:paraId="5C19A01B" w14:textId="77777777" w:rsidTr="00AB5791">
        <w:trPr>
          <w:trHeight w:val="300"/>
        </w:trPr>
        <w:tc>
          <w:tcPr>
            <w:tcW w:w="846" w:type="dxa"/>
            <w:vMerge/>
          </w:tcPr>
          <w:p w14:paraId="357E6A24" w14:textId="77777777" w:rsidR="00435DAB" w:rsidRPr="009B0167" w:rsidRDefault="00435DAB" w:rsidP="00891CFE">
            <w:pPr>
              <w:spacing w:line="25" w:lineRule="atLeast"/>
              <w:rPr>
                <w:lang w:val="vi-VN"/>
              </w:rPr>
            </w:pPr>
          </w:p>
        </w:tc>
        <w:tc>
          <w:tcPr>
            <w:tcW w:w="3827" w:type="dxa"/>
          </w:tcPr>
          <w:p w14:paraId="4DBAB6E0" w14:textId="5EBE393E" w:rsidR="00435DAB" w:rsidRPr="009B0167" w:rsidRDefault="00FB173D" w:rsidP="00891CFE">
            <w:pPr>
              <w:pStyle w:val="ListParagraph"/>
              <w:spacing w:line="25" w:lineRule="atLeast"/>
              <w:ind w:left="0"/>
              <w:contextualSpacing w:val="0"/>
              <w:rPr>
                <w:lang w:val="vi-VN"/>
              </w:rPr>
            </w:pPr>
            <w:r>
              <w:t>- Trường hợp 3: Yêu</w:t>
            </w:r>
            <w:r w:rsidR="00435DAB" w:rsidRPr="009B0167">
              <w:rPr>
                <w:rFonts w:eastAsia="Times New Roman"/>
                <w:color w:val="000000" w:themeColor="text1"/>
                <w:lang w:val="vi-VN"/>
              </w:rPr>
              <w:t xml:space="preserve"> cầu bổ sung thông tin, quay </w:t>
            </w:r>
            <w:r w:rsidR="00435DAB" w:rsidRPr="00B72C10">
              <w:rPr>
                <w:rFonts w:eastAsia="Times New Roman"/>
                <w:color w:val="000000" w:themeColor="text1"/>
                <w:lang w:val="vi-VN"/>
              </w:rPr>
              <w:t xml:space="preserve">về </w:t>
            </w:r>
            <w:r w:rsidR="00435DAB" w:rsidRPr="00B72C10">
              <w:rPr>
                <w:rFonts w:eastAsia="Times New Roman"/>
                <w:iCs/>
                <w:color w:val="000000" w:themeColor="text1"/>
                <w:lang w:val="vi-VN"/>
              </w:rPr>
              <w:t>bước 3</w:t>
            </w:r>
          </w:p>
        </w:tc>
        <w:tc>
          <w:tcPr>
            <w:tcW w:w="1134" w:type="dxa"/>
            <w:vMerge/>
          </w:tcPr>
          <w:p w14:paraId="0F069A60" w14:textId="77777777" w:rsidR="00435DAB" w:rsidRPr="009B0167" w:rsidRDefault="00435DAB" w:rsidP="00891CFE">
            <w:pPr>
              <w:spacing w:line="25" w:lineRule="atLeast"/>
              <w:rPr>
                <w:lang w:val="vi-VN"/>
              </w:rPr>
            </w:pPr>
          </w:p>
        </w:tc>
        <w:tc>
          <w:tcPr>
            <w:tcW w:w="1985" w:type="dxa"/>
          </w:tcPr>
          <w:p w14:paraId="0B5D170A" w14:textId="77777777" w:rsidR="00435DAB" w:rsidRPr="009B0167" w:rsidRDefault="00435DAB" w:rsidP="00891CFE">
            <w:pPr>
              <w:spacing w:line="25" w:lineRule="atLeast"/>
            </w:pPr>
            <w:r w:rsidRPr="009B0167">
              <w:rPr>
                <w:rStyle w:val="normaltextrun"/>
                <w:color w:val="000000"/>
                <w:shd w:val="clear" w:color="auto" w:fill="FFFFFF"/>
              </w:rPr>
              <w:t>Return to Maker</w:t>
            </w:r>
          </w:p>
        </w:tc>
        <w:tc>
          <w:tcPr>
            <w:tcW w:w="1846" w:type="dxa"/>
          </w:tcPr>
          <w:p w14:paraId="0D499D06" w14:textId="77777777" w:rsidR="00435DAB" w:rsidRPr="009B0167" w:rsidRDefault="00435DAB" w:rsidP="00891CFE">
            <w:pPr>
              <w:spacing w:line="25" w:lineRule="atLeast"/>
            </w:pPr>
            <w:r w:rsidRPr="009B0167">
              <w:t>Pending Maker</w:t>
            </w:r>
          </w:p>
        </w:tc>
      </w:tr>
      <w:tr w:rsidR="00F93BF4" w:rsidRPr="009B0167" w14:paraId="7F3D588A" w14:textId="77777777" w:rsidTr="00662E57">
        <w:trPr>
          <w:trHeight w:val="695"/>
          <w:trPrChange w:id="308" w:author="Pham Quynh Trang" w:date="2026-06-24T21:25:00Z">
            <w:trPr>
              <w:trHeight w:val="2195"/>
            </w:trPr>
          </w:trPrChange>
        </w:trPr>
        <w:tc>
          <w:tcPr>
            <w:tcW w:w="846" w:type="dxa"/>
            <w:vMerge w:val="restart"/>
            <w:tcPrChange w:id="309" w:author="Pham Quynh Trang" w:date="2026-06-24T21:25:00Z">
              <w:tcPr>
                <w:tcW w:w="805" w:type="dxa"/>
                <w:vMerge w:val="restart"/>
              </w:tcPr>
            </w:tcPrChange>
          </w:tcPr>
          <w:p w14:paraId="5E201D19" w14:textId="77777777" w:rsidR="00F93BF4" w:rsidRPr="009B0167" w:rsidRDefault="00F93BF4" w:rsidP="00891CFE">
            <w:pPr>
              <w:spacing w:line="25" w:lineRule="atLeast"/>
            </w:pPr>
            <w:r>
              <w:t>5</w:t>
            </w:r>
          </w:p>
        </w:tc>
        <w:tc>
          <w:tcPr>
            <w:tcW w:w="3827" w:type="dxa"/>
            <w:tcPrChange w:id="310" w:author="Pham Quynh Trang" w:date="2026-06-24T21:25:00Z">
              <w:tcPr>
                <w:tcW w:w="3780" w:type="dxa"/>
                <w:gridSpan w:val="3"/>
              </w:tcPr>
            </w:tcPrChange>
          </w:tcPr>
          <w:p w14:paraId="0D2607B8" w14:textId="28FEB1B3" w:rsidR="00F93BF4" w:rsidRPr="00831B88" w:rsidRDefault="007E0733" w:rsidP="00DD639F">
            <w:pPr>
              <w:spacing w:line="25" w:lineRule="atLeast"/>
              <w:rPr>
                <w:rFonts w:eastAsia="Times New Roman"/>
                <w:color w:val="000000" w:themeColor="text1"/>
                <w:rPrChange w:id="311" w:author="Pham Quynh Trang" w:date="2026-06-24T21:28:00Z">
                  <w:rPr>
                    <w:rFonts w:eastAsia="Times New Roman"/>
                    <w:color w:val="000000" w:themeColor="text1"/>
                    <w:lang w:val="vi-VN"/>
                  </w:rPr>
                </w:rPrChange>
              </w:rPr>
            </w:pPr>
            <w:commentRangeStart w:id="312"/>
            <w:commentRangeStart w:id="313"/>
            <w:commentRangeStart w:id="314"/>
            <w:r>
              <w:rPr>
                <w:b/>
                <w:bCs/>
              </w:rPr>
              <w:t>Checker N+1 rà soát và phê duyệt STR</w:t>
            </w:r>
            <w:r>
              <w:rPr>
                <w:rFonts w:eastAsia="Times New Roman"/>
                <w:color w:val="000000" w:themeColor="text1"/>
                <w:lang w:val="vi-VN"/>
              </w:rPr>
              <w:t xml:space="preserve"> </w:t>
            </w:r>
            <w:commentRangeEnd w:id="312"/>
            <w:r w:rsidRPr="009B0167">
              <w:rPr>
                <w:rStyle w:val="CommentReference"/>
                <w:rFonts w:eastAsia="Times New Roman"/>
                <w:color w:val="000000" w:themeColor="text1"/>
                <w:sz w:val="24"/>
                <w:szCs w:val="24"/>
                <w:lang w:val="vi-VN"/>
              </w:rPr>
              <w:commentReference w:id="312"/>
            </w:r>
            <w:commentRangeEnd w:id="313"/>
            <w:r>
              <w:rPr>
                <w:rStyle w:val="CommentReference"/>
              </w:rPr>
              <w:commentReference w:id="313"/>
            </w:r>
            <w:commentRangeEnd w:id="314"/>
            <w:r>
              <w:rPr>
                <w:rStyle w:val="CommentReference"/>
              </w:rPr>
              <w:commentReference w:id="314"/>
            </w:r>
          </w:p>
        </w:tc>
        <w:tc>
          <w:tcPr>
            <w:tcW w:w="1134" w:type="dxa"/>
            <w:vMerge w:val="restart"/>
            <w:tcPrChange w:id="315" w:author="Pham Quynh Trang" w:date="2026-06-24T21:25:00Z">
              <w:tcPr>
                <w:tcW w:w="1170" w:type="dxa"/>
                <w:gridSpan w:val="3"/>
                <w:vMerge w:val="restart"/>
              </w:tcPr>
            </w:tcPrChange>
          </w:tcPr>
          <w:p w14:paraId="0702E567" w14:textId="77777777" w:rsidR="00F93BF4" w:rsidRPr="009B0167" w:rsidRDefault="00F93BF4" w:rsidP="00891CFE">
            <w:pPr>
              <w:spacing w:line="25" w:lineRule="atLeast"/>
              <w:rPr>
                <w:lang w:val="vi-VN"/>
              </w:rPr>
            </w:pPr>
            <w:r w:rsidRPr="009B0167">
              <w:t>Checker N+1</w:t>
            </w:r>
          </w:p>
        </w:tc>
        <w:tc>
          <w:tcPr>
            <w:tcW w:w="1985" w:type="dxa"/>
            <w:tcPrChange w:id="316" w:author="Pham Quynh Trang" w:date="2026-06-24T21:25:00Z">
              <w:tcPr>
                <w:tcW w:w="2037" w:type="dxa"/>
                <w:gridSpan w:val="3"/>
              </w:tcPr>
            </w:tcPrChange>
          </w:tcPr>
          <w:p w14:paraId="152765CE" w14:textId="5E5409D4" w:rsidR="00F93BF4" w:rsidRPr="009B0167" w:rsidRDefault="00F93BF4" w:rsidP="00891CFE">
            <w:pPr>
              <w:spacing w:line="25" w:lineRule="atLeast"/>
            </w:pPr>
          </w:p>
        </w:tc>
        <w:tc>
          <w:tcPr>
            <w:tcW w:w="1846" w:type="dxa"/>
            <w:tcPrChange w:id="317" w:author="Pham Quynh Trang" w:date="2026-06-24T21:25:00Z">
              <w:tcPr>
                <w:tcW w:w="1846" w:type="dxa"/>
                <w:gridSpan w:val="2"/>
              </w:tcPr>
            </w:tcPrChange>
          </w:tcPr>
          <w:p w14:paraId="23794AF5" w14:textId="116EAF9E" w:rsidR="00F93BF4" w:rsidRPr="009B0167" w:rsidRDefault="00F93BF4" w:rsidP="00891CFE">
            <w:pPr>
              <w:spacing w:line="25" w:lineRule="atLeast"/>
            </w:pPr>
          </w:p>
        </w:tc>
      </w:tr>
      <w:tr w:rsidR="00DD639F" w:rsidRPr="009B0167" w14:paraId="52BD8C18" w14:textId="77777777" w:rsidTr="00662E57">
        <w:trPr>
          <w:trHeight w:val="833"/>
        </w:trPr>
        <w:tc>
          <w:tcPr>
            <w:tcW w:w="846" w:type="dxa"/>
            <w:vMerge/>
          </w:tcPr>
          <w:p w14:paraId="194FBCDA" w14:textId="77777777" w:rsidR="00DD639F" w:rsidRDefault="00DD639F" w:rsidP="00DD639F">
            <w:pPr>
              <w:spacing w:line="25" w:lineRule="atLeast"/>
            </w:pPr>
          </w:p>
        </w:tc>
        <w:tc>
          <w:tcPr>
            <w:tcW w:w="3827" w:type="dxa"/>
          </w:tcPr>
          <w:p w14:paraId="230CAE1F" w14:textId="04D20FF9" w:rsidR="006A76C7" w:rsidRPr="006A76C7" w:rsidRDefault="00DD639F" w:rsidP="00DD639F">
            <w:pPr>
              <w:spacing w:line="25" w:lineRule="atLeast"/>
              <w:rPr>
                <w:rFonts w:eastAsia="Times New Roman"/>
                <w:iCs/>
                <w:color w:val="000000" w:themeColor="text1"/>
                <w:lang w:val="vi-VN"/>
              </w:rPr>
            </w:pPr>
            <w:r w:rsidRPr="00283044">
              <w:rPr>
                <w:rFonts w:eastAsia="Times New Roman"/>
                <w:color w:val="000000" w:themeColor="text1"/>
                <w:lang w:val="vi-VN"/>
              </w:rPr>
              <w:t xml:space="preserve">- </w:t>
            </w:r>
            <w:r w:rsidR="00662E57">
              <w:rPr>
                <w:rFonts w:eastAsia="Times New Roman"/>
                <w:color w:val="000000" w:themeColor="text1"/>
              </w:rPr>
              <w:t xml:space="preserve">Trường hợp 1: </w:t>
            </w:r>
            <w:r w:rsidRPr="009B0167">
              <w:rPr>
                <w:rFonts w:eastAsia="Times New Roman"/>
                <w:color w:val="000000" w:themeColor="text1"/>
                <w:lang w:val="vi-VN"/>
              </w:rPr>
              <w:t>Phê duyệt,</w:t>
            </w:r>
            <w:r w:rsidRPr="00FB4CD4">
              <w:rPr>
                <w:rFonts w:eastAsia="Times New Roman"/>
                <w:i/>
                <w:iCs/>
                <w:color w:val="000000" w:themeColor="text1"/>
                <w:lang w:val="vi-VN"/>
              </w:rPr>
              <w:t xml:space="preserve"> </w:t>
            </w:r>
            <w:commentRangeStart w:id="318"/>
            <w:r w:rsidR="006A76C7">
              <w:rPr>
                <w:rFonts w:eastAsia="Times New Roman"/>
                <w:color w:val="000000" w:themeColor="text1"/>
              </w:rPr>
              <w:t xml:space="preserve">Checker N+ 1 bắt buộc phải thực hiện ấn “Submit” đối với EDD và STR trước khi thực hiện take action. </w:t>
            </w:r>
            <w:commentRangeEnd w:id="318"/>
            <w:r w:rsidR="006A76C7">
              <w:rPr>
                <w:rStyle w:val="CommentReference"/>
              </w:rPr>
              <w:commentReference w:id="318"/>
            </w:r>
            <w:r w:rsidR="006A76C7">
              <w:rPr>
                <w:rFonts w:eastAsia="Times New Roman"/>
                <w:color w:val="000000" w:themeColor="text1"/>
              </w:rPr>
              <w:t xml:space="preserve">Sau khi </w:t>
            </w:r>
            <w:proofErr w:type="gramStart"/>
            <w:r w:rsidR="006A76C7">
              <w:rPr>
                <w:rFonts w:eastAsia="Times New Roman"/>
                <w:color w:val="000000" w:themeColor="text1"/>
              </w:rPr>
              <w:t>Take action</w:t>
            </w:r>
            <w:proofErr w:type="gramEnd"/>
            <w:r w:rsidR="006A76C7">
              <w:rPr>
                <w:rFonts w:eastAsia="Times New Roman"/>
                <w:color w:val="000000" w:themeColor="text1"/>
              </w:rPr>
              <w:t xml:space="preserve">, </w:t>
            </w:r>
            <w:r w:rsidR="00662E57">
              <w:rPr>
                <w:rFonts w:eastAsia="Times New Roman"/>
                <w:iCs/>
                <w:color w:val="000000" w:themeColor="text1"/>
              </w:rPr>
              <w:t xml:space="preserve">hệ thống </w:t>
            </w:r>
            <w:commentRangeStart w:id="319"/>
            <w:commentRangeStart w:id="320"/>
            <w:commentRangeStart w:id="321"/>
            <w:r w:rsidRPr="00FB4CD4">
              <w:rPr>
                <w:rFonts w:eastAsia="Times New Roman"/>
                <w:color w:val="000000" w:themeColor="text1"/>
                <w:lang w:val="vi-VN"/>
              </w:rPr>
              <w:t xml:space="preserve">gửi thông báo email </w:t>
            </w:r>
            <w:r w:rsidR="00662E57">
              <w:rPr>
                <w:rFonts w:eastAsia="Times New Roman"/>
                <w:color w:val="000000" w:themeColor="text1"/>
              </w:rPr>
              <w:t xml:space="preserve">theo mẫu </w:t>
            </w:r>
            <w:del w:id="322" w:author="Pham Quynh Trang" w:date="2026-06-24T21:28:00Z">
              <w:r w:rsidRPr="00FB4CD4" w:rsidDel="00831B88">
                <w:rPr>
                  <w:rFonts w:eastAsia="Times New Roman"/>
                  <w:color w:val="000000" w:themeColor="text1"/>
                  <w:lang w:val="vi-VN"/>
                </w:rPr>
                <w:delText xml:space="preserve">… </w:delText>
              </w:r>
              <w:commentRangeEnd w:id="319"/>
              <w:r w:rsidRPr="00FB4CD4" w:rsidDel="00831B88">
                <w:rPr>
                  <w:rStyle w:val="CommentReference"/>
                  <w:rFonts w:eastAsia="Times New Roman"/>
                  <w:color w:val="000000" w:themeColor="text1"/>
                  <w:sz w:val="24"/>
                  <w:szCs w:val="24"/>
                  <w:lang w:val="vi-VN"/>
                </w:rPr>
                <w:commentReference w:id="319"/>
              </w:r>
              <w:commentRangeEnd w:id="320"/>
              <w:r>
                <w:rPr>
                  <w:rStyle w:val="CommentReference"/>
                </w:rPr>
                <w:commentReference w:id="320"/>
              </w:r>
              <w:commentRangeEnd w:id="321"/>
              <w:r>
                <w:rPr>
                  <w:rStyle w:val="CommentReference"/>
                </w:rPr>
                <w:commentReference w:id="321"/>
              </w:r>
            </w:del>
            <w:ins w:id="323" w:author="Pham Quynh Trang" w:date="2026-06-24T21:28:00Z">
              <w:r>
                <w:rPr>
                  <w:rFonts w:eastAsia="Times New Roman"/>
                  <w:color w:val="000000" w:themeColor="text1"/>
                </w:rPr>
                <w:t>EM-7 đến AML Maker</w:t>
              </w:r>
            </w:ins>
            <w:r w:rsidR="00662E57">
              <w:rPr>
                <w:rFonts w:eastAsia="Times New Roman"/>
                <w:color w:val="000000" w:themeColor="text1"/>
              </w:rPr>
              <w:t xml:space="preserve">, </w:t>
            </w:r>
            <w:r w:rsidR="00662E57" w:rsidRPr="009B0167">
              <w:rPr>
                <w:rFonts w:eastAsia="Times New Roman"/>
                <w:color w:val="000000" w:themeColor="text1"/>
                <w:lang w:val="vi-VN"/>
              </w:rPr>
              <w:t xml:space="preserve">chuyển tiếp </w:t>
            </w:r>
            <w:r w:rsidR="00662E57" w:rsidRPr="00662E57">
              <w:rPr>
                <w:rFonts w:eastAsia="Times New Roman"/>
                <w:iCs/>
                <w:color w:val="000000" w:themeColor="text1"/>
                <w:lang w:val="vi-VN"/>
              </w:rPr>
              <w:t>bước 6</w:t>
            </w:r>
          </w:p>
        </w:tc>
        <w:tc>
          <w:tcPr>
            <w:tcW w:w="1134" w:type="dxa"/>
            <w:vMerge/>
          </w:tcPr>
          <w:p w14:paraId="38809435" w14:textId="77777777" w:rsidR="00DD639F" w:rsidRPr="009B0167" w:rsidRDefault="00DD639F" w:rsidP="00DD639F">
            <w:pPr>
              <w:spacing w:line="25" w:lineRule="atLeast"/>
            </w:pPr>
          </w:p>
        </w:tc>
        <w:tc>
          <w:tcPr>
            <w:tcW w:w="1985" w:type="dxa"/>
          </w:tcPr>
          <w:p w14:paraId="37C290E4" w14:textId="18923045" w:rsidR="00DD639F" w:rsidRPr="009B0167" w:rsidRDefault="00DD639F" w:rsidP="00DD639F">
            <w:pPr>
              <w:spacing w:line="25" w:lineRule="atLeast"/>
            </w:pPr>
            <w:r w:rsidRPr="009B0167">
              <w:t>Supervisor Approve STR and EDD</w:t>
            </w:r>
          </w:p>
        </w:tc>
        <w:tc>
          <w:tcPr>
            <w:tcW w:w="1846" w:type="dxa"/>
          </w:tcPr>
          <w:p w14:paraId="3E3D5A4A" w14:textId="719C0231" w:rsidR="00DD639F" w:rsidRPr="009B0167" w:rsidRDefault="00DD639F" w:rsidP="00DD639F">
            <w:pPr>
              <w:spacing w:line="25" w:lineRule="atLeast"/>
            </w:pPr>
            <w:r w:rsidRPr="009B0167">
              <w:t>Pending AML</w:t>
            </w:r>
            <w:r>
              <w:t xml:space="preserve"> Maker</w:t>
            </w:r>
          </w:p>
        </w:tc>
      </w:tr>
      <w:tr w:rsidR="000651DF" w:rsidRPr="009B0167" w14:paraId="64BC44DC" w14:textId="77777777" w:rsidTr="00891CFE">
        <w:trPr>
          <w:trHeight w:val="300"/>
        </w:trPr>
        <w:tc>
          <w:tcPr>
            <w:tcW w:w="846" w:type="dxa"/>
            <w:vMerge/>
          </w:tcPr>
          <w:p w14:paraId="14862AAD" w14:textId="77777777" w:rsidR="000651DF" w:rsidRPr="009B0167" w:rsidRDefault="000651DF" w:rsidP="00891CFE">
            <w:pPr>
              <w:spacing w:line="25" w:lineRule="atLeast"/>
            </w:pPr>
          </w:p>
        </w:tc>
        <w:tc>
          <w:tcPr>
            <w:tcW w:w="3827" w:type="dxa"/>
          </w:tcPr>
          <w:p w14:paraId="7A1FE6AB" w14:textId="735BA980" w:rsidR="000651DF" w:rsidRDefault="00662E57" w:rsidP="00891CFE">
            <w:pPr>
              <w:pStyle w:val="ListParagraph"/>
              <w:spacing w:line="25" w:lineRule="atLeast"/>
              <w:ind w:left="0"/>
              <w:contextualSpacing w:val="0"/>
              <w:rPr>
                <w:rFonts w:eastAsia="Times New Roman"/>
                <w:color w:val="000000" w:themeColor="text1"/>
              </w:rPr>
            </w:pPr>
            <w:r w:rsidRPr="00283044">
              <w:rPr>
                <w:rFonts w:eastAsia="Times New Roman"/>
                <w:color w:val="000000" w:themeColor="text1"/>
                <w:lang w:val="vi-VN"/>
              </w:rPr>
              <w:t xml:space="preserve">- </w:t>
            </w:r>
            <w:r>
              <w:rPr>
                <w:rFonts w:eastAsia="Times New Roman"/>
                <w:color w:val="000000" w:themeColor="text1"/>
              </w:rPr>
              <w:t xml:space="preserve">Trường hợp 2: </w:t>
            </w:r>
            <w:commentRangeStart w:id="324"/>
            <w:ins w:id="325" w:author="Pham Quynh Trang" w:date="2026-06-24T21:23:00Z">
              <w:r w:rsidR="000651DF">
                <w:rPr>
                  <w:bCs/>
                </w:rPr>
                <w:t>Từ chối phê duyệt STR</w:t>
              </w:r>
            </w:ins>
            <w:r>
              <w:rPr>
                <w:bCs/>
              </w:rPr>
              <w:t xml:space="preserve">, hệ thống đóng sự vụ </w:t>
            </w:r>
            <w:ins w:id="326" w:author="Pham Quynh Trang" w:date="2026-06-24T21:23:00Z">
              <w:r w:rsidR="000651DF">
                <w:rPr>
                  <w:bCs/>
                </w:rPr>
                <w:t>và kết thúc luồng</w:t>
              </w:r>
              <w:commentRangeEnd w:id="324"/>
              <w:r w:rsidR="000651DF">
                <w:rPr>
                  <w:rStyle w:val="CommentReference"/>
                </w:rPr>
                <w:commentReference w:id="324"/>
              </w:r>
            </w:ins>
          </w:p>
        </w:tc>
        <w:tc>
          <w:tcPr>
            <w:tcW w:w="1134" w:type="dxa"/>
            <w:vMerge/>
          </w:tcPr>
          <w:p w14:paraId="34E11453" w14:textId="77777777" w:rsidR="000651DF" w:rsidRPr="009B0167" w:rsidRDefault="000651DF" w:rsidP="00891CFE">
            <w:pPr>
              <w:spacing w:line="25" w:lineRule="atLeast"/>
              <w:rPr>
                <w:lang w:val="vi-VN"/>
              </w:rPr>
            </w:pPr>
          </w:p>
        </w:tc>
        <w:tc>
          <w:tcPr>
            <w:tcW w:w="1985" w:type="dxa"/>
          </w:tcPr>
          <w:p w14:paraId="39D584B3" w14:textId="2ECBA154" w:rsidR="000651DF" w:rsidRPr="009B0167" w:rsidRDefault="000651DF" w:rsidP="00891CFE">
            <w:pPr>
              <w:spacing w:line="25" w:lineRule="atLeast"/>
              <w:rPr>
                <w:rStyle w:val="normaltextrun"/>
                <w:color w:val="000000"/>
                <w:shd w:val="clear" w:color="auto" w:fill="FFFFFF"/>
              </w:rPr>
            </w:pPr>
            <w:r w:rsidRPr="009B0167">
              <w:rPr>
                <w:rStyle w:val="normaltextrun"/>
                <w:color w:val="000000"/>
                <w:bdr w:val="none" w:sz="0" w:space="0" w:color="auto" w:frame="1"/>
              </w:rPr>
              <w:t xml:space="preserve">Close and </w:t>
            </w:r>
            <w:r>
              <w:rPr>
                <w:rStyle w:val="normaltextrun"/>
                <w:color w:val="000000"/>
                <w:bdr w:val="none" w:sz="0" w:space="0" w:color="auto" w:frame="1"/>
              </w:rPr>
              <w:t>Reject</w:t>
            </w:r>
            <w:r w:rsidRPr="009B0167">
              <w:rPr>
                <w:rStyle w:val="normaltextrun"/>
                <w:color w:val="000000"/>
                <w:bdr w:val="none" w:sz="0" w:space="0" w:color="auto" w:frame="1"/>
              </w:rPr>
              <w:t xml:space="preserve"> STR</w:t>
            </w:r>
          </w:p>
        </w:tc>
        <w:tc>
          <w:tcPr>
            <w:tcW w:w="1846" w:type="dxa"/>
          </w:tcPr>
          <w:p w14:paraId="4F50AAFB" w14:textId="54F8ED94" w:rsidR="000651DF" w:rsidRPr="009B0167" w:rsidRDefault="000651DF" w:rsidP="00891CFE">
            <w:pPr>
              <w:spacing w:line="25" w:lineRule="atLeast"/>
            </w:pPr>
            <w:r>
              <w:rPr>
                <w:rFonts w:eastAsia="Times New Roman"/>
              </w:rPr>
              <w:t>Rejected</w:t>
            </w:r>
            <w:r w:rsidRPr="009B0167">
              <w:rPr>
                <w:rStyle w:val="normaltextrun"/>
                <w:color w:val="000000"/>
                <w:bdr w:val="none" w:sz="0" w:space="0" w:color="auto" w:frame="1"/>
              </w:rPr>
              <w:t xml:space="preserve"> </w:t>
            </w:r>
            <w:r>
              <w:rPr>
                <w:rStyle w:val="normaltextrun"/>
                <w:color w:val="000000"/>
                <w:bdr w:val="none" w:sz="0" w:space="0" w:color="auto" w:frame="1"/>
              </w:rPr>
              <w:t>s</w:t>
            </w:r>
            <w:r w:rsidRPr="009B0167">
              <w:rPr>
                <w:rStyle w:val="normaltextrun"/>
                <w:color w:val="000000"/>
                <w:bdr w:val="none" w:sz="0" w:space="0" w:color="auto" w:frame="1"/>
              </w:rPr>
              <w:t>end</w:t>
            </w:r>
            <w:r>
              <w:rPr>
                <w:rStyle w:val="normaltextrun"/>
                <w:color w:val="000000"/>
                <w:bdr w:val="none" w:sz="0" w:space="0" w:color="auto" w:frame="1"/>
              </w:rPr>
              <w:t>ing</w:t>
            </w:r>
            <w:r w:rsidRPr="009B0167">
              <w:rPr>
                <w:rStyle w:val="normaltextrun"/>
                <w:color w:val="000000"/>
                <w:bdr w:val="none" w:sz="0" w:space="0" w:color="auto" w:frame="1"/>
              </w:rPr>
              <w:t xml:space="preserve"> STR</w:t>
            </w:r>
          </w:p>
        </w:tc>
      </w:tr>
      <w:tr w:rsidR="00F93BF4" w:rsidRPr="009B0167" w14:paraId="18D470B3" w14:textId="77777777" w:rsidTr="00891CFE">
        <w:trPr>
          <w:trHeight w:val="300"/>
          <w:trPrChange w:id="327" w:author="Pham Quynh Trang" w:date="2026-06-24T21:25:00Z">
            <w:trPr>
              <w:trHeight w:val="300"/>
            </w:trPr>
          </w:trPrChange>
        </w:trPr>
        <w:tc>
          <w:tcPr>
            <w:tcW w:w="846" w:type="dxa"/>
            <w:vMerge/>
            <w:tcPrChange w:id="328" w:author="Pham Quynh Trang" w:date="2026-06-24T21:25:00Z">
              <w:tcPr>
                <w:tcW w:w="805" w:type="dxa"/>
                <w:vMerge/>
              </w:tcPr>
            </w:tcPrChange>
          </w:tcPr>
          <w:p w14:paraId="6F7AA788" w14:textId="77777777" w:rsidR="00F93BF4" w:rsidRPr="009B0167" w:rsidRDefault="00F93BF4" w:rsidP="00891CFE">
            <w:pPr>
              <w:spacing w:line="25" w:lineRule="atLeast"/>
            </w:pPr>
          </w:p>
        </w:tc>
        <w:tc>
          <w:tcPr>
            <w:tcW w:w="3827" w:type="dxa"/>
            <w:tcPrChange w:id="329" w:author="Pham Quynh Trang" w:date="2026-06-24T21:25:00Z">
              <w:tcPr>
                <w:tcW w:w="3780" w:type="dxa"/>
                <w:gridSpan w:val="3"/>
              </w:tcPr>
            </w:tcPrChange>
          </w:tcPr>
          <w:p w14:paraId="4F7A00EB" w14:textId="37B7A266" w:rsidR="00F93BF4" w:rsidRPr="009B0167" w:rsidRDefault="00F41BBA" w:rsidP="00891CFE">
            <w:pPr>
              <w:pStyle w:val="ListParagraph"/>
              <w:spacing w:line="25" w:lineRule="atLeast"/>
              <w:ind w:left="0"/>
              <w:contextualSpacing w:val="0"/>
              <w:rPr>
                <w:i/>
                <w:iCs/>
                <w:lang w:val="vi-VN"/>
              </w:rPr>
            </w:pPr>
            <w:r>
              <w:rPr>
                <w:rFonts w:eastAsia="Times New Roman"/>
                <w:color w:val="000000" w:themeColor="text1"/>
              </w:rPr>
              <w:t xml:space="preserve">- </w:t>
            </w:r>
            <w:r w:rsidR="00662E57">
              <w:rPr>
                <w:rFonts w:eastAsia="Times New Roman"/>
                <w:color w:val="000000" w:themeColor="text1"/>
              </w:rPr>
              <w:t xml:space="preserve">Trường hợp 3: </w:t>
            </w:r>
            <w:r w:rsidR="00A43193">
              <w:t>Yêu</w:t>
            </w:r>
            <w:r w:rsidR="00A43193" w:rsidRPr="009B0167">
              <w:rPr>
                <w:rFonts w:eastAsia="Times New Roman"/>
                <w:color w:val="000000" w:themeColor="text1"/>
                <w:lang w:val="vi-VN"/>
              </w:rPr>
              <w:t xml:space="preserve"> cầu bổ sung thông tin, quay </w:t>
            </w:r>
            <w:r w:rsidR="00A43193" w:rsidRPr="00B72C10">
              <w:rPr>
                <w:rFonts w:eastAsia="Times New Roman"/>
                <w:color w:val="000000" w:themeColor="text1"/>
                <w:lang w:val="vi-VN"/>
              </w:rPr>
              <w:t xml:space="preserve">về </w:t>
            </w:r>
            <w:r w:rsidR="00A43193" w:rsidRPr="00B72C10">
              <w:rPr>
                <w:rFonts w:eastAsia="Times New Roman"/>
                <w:iCs/>
                <w:color w:val="000000" w:themeColor="text1"/>
                <w:lang w:val="vi-VN"/>
              </w:rPr>
              <w:t>bước 3</w:t>
            </w:r>
          </w:p>
        </w:tc>
        <w:tc>
          <w:tcPr>
            <w:tcW w:w="1134" w:type="dxa"/>
            <w:vMerge/>
            <w:tcPrChange w:id="330" w:author="Pham Quynh Trang" w:date="2026-06-24T21:25:00Z">
              <w:tcPr>
                <w:tcW w:w="1170" w:type="dxa"/>
                <w:gridSpan w:val="3"/>
                <w:vMerge/>
              </w:tcPr>
            </w:tcPrChange>
          </w:tcPr>
          <w:p w14:paraId="16822299" w14:textId="77777777" w:rsidR="00F93BF4" w:rsidRPr="009B0167" w:rsidRDefault="00F93BF4" w:rsidP="00891CFE">
            <w:pPr>
              <w:spacing w:line="25" w:lineRule="atLeast"/>
              <w:rPr>
                <w:lang w:val="vi-VN"/>
              </w:rPr>
            </w:pPr>
          </w:p>
        </w:tc>
        <w:tc>
          <w:tcPr>
            <w:tcW w:w="1985" w:type="dxa"/>
            <w:tcPrChange w:id="331" w:author="Pham Quynh Trang" w:date="2026-06-24T21:25:00Z">
              <w:tcPr>
                <w:tcW w:w="2037" w:type="dxa"/>
                <w:gridSpan w:val="3"/>
              </w:tcPr>
            </w:tcPrChange>
          </w:tcPr>
          <w:p w14:paraId="1975F84A" w14:textId="77777777" w:rsidR="00F93BF4" w:rsidRPr="009B0167" w:rsidRDefault="00F93BF4" w:rsidP="00891CFE">
            <w:pPr>
              <w:spacing w:line="25" w:lineRule="atLeast"/>
              <w:rPr>
                <w:lang w:val="vi-VN"/>
              </w:rPr>
            </w:pPr>
            <w:r w:rsidRPr="009B0167">
              <w:rPr>
                <w:rStyle w:val="normaltextrun"/>
                <w:color w:val="000000"/>
                <w:shd w:val="clear" w:color="auto" w:fill="FFFFFF"/>
              </w:rPr>
              <w:t>Return to Maker</w:t>
            </w:r>
          </w:p>
        </w:tc>
        <w:tc>
          <w:tcPr>
            <w:tcW w:w="1846" w:type="dxa"/>
            <w:tcPrChange w:id="332" w:author="Pham Quynh Trang" w:date="2026-06-24T21:25:00Z">
              <w:tcPr>
                <w:tcW w:w="1846" w:type="dxa"/>
                <w:gridSpan w:val="2"/>
              </w:tcPr>
            </w:tcPrChange>
          </w:tcPr>
          <w:p w14:paraId="5DC2E4E8" w14:textId="77777777" w:rsidR="00F93BF4" w:rsidRPr="009B0167" w:rsidRDefault="00F93BF4" w:rsidP="00891CFE">
            <w:pPr>
              <w:spacing w:line="25" w:lineRule="atLeast"/>
              <w:rPr>
                <w:lang w:val="vi-VN"/>
              </w:rPr>
            </w:pPr>
            <w:r w:rsidRPr="009B0167">
              <w:t>Pending Maker</w:t>
            </w:r>
          </w:p>
        </w:tc>
      </w:tr>
      <w:tr w:rsidR="00F93BF4" w:rsidRPr="009B0167" w:rsidDel="00BB3C68" w14:paraId="66EB458F" w14:textId="1CEF76D3" w:rsidTr="00891CFE">
        <w:trPr>
          <w:gridAfter w:val="4"/>
          <w:wAfter w:w="8792" w:type="dxa"/>
          <w:trHeight w:val="300"/>
          <w:del w:id="333" w:author="Pham Quynh Trang" w:date="2026-06-24T21:25:00Z"/>
          <w:trPrChange w:id="334" w:author="Pham Quynh Trang" w:date="2026-06-24T21:25:00Z">
            <w:trPr>
              <w:gridAfter w:val="4"/>
              <w:trHeight w:val="300"/>
            </w:trPr>
          </w:trPrChange>
        </w:trPr>
        <w:tc>
          <w:tcPr>
            <w:tcW w:w="846" w:type="dxa"/>
            <w:tcPrChange w:id="335" w:author="Pham Quynh Trang" w:date="2026-06-24T21:25:00Z">
              <w:tcPr>
                <w:tcW w:w="805" w:type="dxa"/>
              </w:tcPr>
            </w:tcPrChange>
          </w:tcPr>
          <w:p w14:paraId="28F44364" w14:textId="4462CA16" w:rsidR="00F93BF4" w:rsidRPr="009B0167" w:rsidDel="00BB3C68" w:rsidRDefault="00F93BF4" w:rsidP="00891CFE">
            <w:pPr>
              <w:spacing w:line="25" w:lineRule="atLeast"/>
              <w:rPr>
                <w:del w:id="336" w:author="Pham Quynh Trang" w:date="2026-06-24T21:25:00Z"/>
                <w:b/>
                <w:bCs/>
              </w:rPr>
            </w:pPr>
            <w:del w:id="337" w:author="Pham Quynh Trang" w:date="2026-06-24T21:25:00Z">
              <w:r w:rsidDel="00BB3C68">
                <w:rPr>
                  <w:b/>
                  <w:bCs/>
                </w:rPr>
                <w:delText>6</w:delText>
              </w:r>
            </w:del>
          </w:p>
        </w:tc>
      </w:tr>
      <w:tr w:rsidR="00F93BF4" w:rsidRPr="009B0167" w:rsidDel="00BB3C68" w14:paraId="516E6F1C" w14:textId="43F5CD6F" w:rsidTr="00891CFE">
        <w:trPr>
          <w:gridAfter w:val="1"/>
          <w:wAfter w:w="1846" w:type="dxa"/>
          <w:trHeight w:val="300"/>
          <w:del w:id="338" w:author="Pham Quynh Trang" w:date="2026-06-24T21:25:00Z"/>
          <w:trPrChange w:id="339" w:author="Pham Quynh Trang" w:date="2026-06-24T21:25:00Z">
            <w:trPr>
              <w:gridAfter w:val="1"/>
              <w:trHeight w:val="300"/>
            </w:trPr>
          </w:trPrChange>
        </w:trPr>
        <w:tc>
          <w:tcPr>
            <w:tcW w:w="846" w:type="dxa"/>
            <w:tcPrChange w:id="340" w:author="Pham Quynh Trang" w:date="2026-06-24T21:25:00Z">
              <w:tcPr>
                <w:tcW w:w="2674" w:type="dxa"/>
                <w:gridSpan w:val="3"/>
              </w:tcPr>
            </w:tcPrChange>
          </w:tcPr>
          <w:p w14:paraId="1BD792CA" w14:textId="59BF11D5" w:rsidR="007E0733" w:rsidDel="007E0733" w:rsidRDefault="00F93BF4" w:rsidP="00891CFE">
            <w:pPr>
              <w:spacing w:line="25" w:lineRule="atLeast"/>
              <w:rPr>
                <w:del w:id="341" w:author="Pham Quynh Trang" w:date="2026-06-22T09:38:00Z"/>
                <w:rFonts w:eastAsia="Times New Roman"/>
                <w:b/>
                <w:bCs/>
                <w:color w:val="000000" w:themeColor="text1"/>
              </w:rPr>
            </w:pPr>
            <w:commentRangeStart w:id="342"/>
            <w:commentRangeStart w:id="343"/>
            <w:del w:id="344" w:author="Pham Quynh Trang" w:date="2026-06-24T21:25:00Z">
              <w:r w:rsidRPr="009B0167" w:rsidDel="00BB3C68">
                <w:rPr>
                  <w:rFonts w:eastAsia="Times New Roman"/>
                  <w:b/>
                  <w:bCs/>
                  <w:color w:val="000000" w:themeColor="text1"/>
                </w:rPr>
                <w:delText xml:space="preserve">AML Maker phân </w:delText>
              </w:r>
              <w:r w:rsidRPr="009B0167" w:rsidDel="00BB3C68">
                <w:rPr>
                  <w:rFonts w:eastAsia="Times New Roman"/>
                  <w:b/>
                  <w:bCs/>
                  <w:color w:val="000000" w:themeColor="text1"/>
                </w:rPr>
                <w:lastRenderedPageBreak/>
                <w:delText>tích và đề xuất duyệt gửi STR</w:delText>
              </w:r>
            </w:del>
            <w:commentRangeEnd w:id="342"/>
            <w:del w:id="345" w:author="Pham Quynh Trang" w:date="2026-06-22T09:38:00Z">
              <w:r w:rsidR="001B3772" w:rsidDel="007E0733">
                <w:rPr>
                  <w:rStyle w:val="CommentReference"/>
                </w:rPr>
                <w:commentReference w:id="342"/>
              </w:r>
              <w:commentRangeEnd w:id="343"/>
              <w:r>
                <w:rPr>
                  <w:rStyle w:val="CommentReference"/>
                </w:rPr>
                <w:commentReference w:id="343"/>
              </w:r>
            </w:del>
          </w:p>
          <w:p w14:paraId="3DCA2E4B" w14:textId="7736F034" w:rsidR="00F93BF4" w:rsidRPr="009B0167" w:rsidDel="00BB3C68" w:rsidRDefault="00F93BF4" w:rsidP="00891CFE">
            <w:pPr>
              <w:spacing w:line="25" w:lineRule="atLeast"/>
              <w:rPr>
                <w:del w:id="346" w:author="Pham Quynh Trang" w:date="2026-06-24T21:24:00Z"/>
                <w:rFonts w:eastAsia="Times New Roman"/>
                <w:b/>
                <w:bCs/>
                <w:color w:val="000000" w:themeColor="text1"/>
              </w:rPr>
            </w:pPr>
          </w:p>
          <w:p w14:paraId="105EBA5B" w14:textId="29AE4569" w:rsidR="00F93BF4" w:rsidRPr="009B0167" w:rsidDel="00BB3C68" w:rsidRDefault="00F41BBA" w:rsidP="00891CFE">
            <w:pPr>
              <w:pStyle w:val="ListParagraph"/>
              <w:spacing w:line="25" w:lineRule="atLeast"/>
              <w:ind w:left="0"/>
              <w:contextualSpacing w:val="0"/>
              <w:rPr>
                <w:del w:id="347" w:author="Pham Quynh Trang" w:date="2026-06-24T21:25:00Z"/>
                <w:rFonts w:eastAsia="Times New Roman"/>
                <w:color w:val="000000" w:themeColor="text1"/>
              </w:rPr>
            </w:pPr>
            <w:del w:id="348" w:author="Pham Quynh Trang" w:date="2026-06-24T21:24:00Z">
              <w:r w:rsidDel="00BB3C68">
                <w:rPr>
                  <w:rFonts w:eastAsia="Times New Roman"/>
                  <w:color w:val="000000" w:themeColor="text1"/>
                </w:rPr>
                <w:delText xml:space="preserve">- </w:delText>
              </w:r>
              <w:r w:rsidR="00F93BF4" w:rsidRPr="009B0167" w:rsidDel="00BB3C68">
                <w:rPr>
                  <w:rFonts w:eastAsia="Times New Roman"/>
                  <w:color w:val="000000" w:themeColor="text1"/>
                </w:rPr>
                <w:delText>Đề xuất không</w:delText>
              </w:r>
              <w:r w:rsidR="00F93BF4" w:rsidDel="00BB3C68">
                <w:rPr>
                  <w:rFonts w:eastAsia="Times New Roman"/>
                  <w:color w:val="000000" w:themeColor="text1"/>
                </w:rPr>
                <w:delText xml:space="preserve"> gửi</w:delText>
              </w:r>
              <w:r w:rsidR="00F93BF4" w:rsidRPr="009B0167" w:rsidDel="00BB3C68">
                <w:rPr>
                  <w:rFonts w:eastAsia="Times New Roman"/>
                  <w:color w:val="000000" w:themeColor="text1"/>
                </w:rPr>
                <w:delText xml:space="preserve"> STR, chuyển tiếp </w:delText>
              </w:r>
              <w:r w:rsidR="00F93BF4" w:rsidRPr="009B0167" w:rsidDel="00BB3C68">
                <w:rPr>
                  <w:rFonts w:eastAsia="Times New Roman"/>
                  <w:i/>
                  <w:iCs/>
                  <w:color w:val="000000" w:themeColor="text1"/>
                </w:rPr>
                <w:delText xml:space="preserve">bước </w:delText>
              </w:r>
              <w:r w:rsidR="00F93BF4" w:rsidDel="00BB3C68">
                <w:rPr>
                  <w:rFonts w:eastAsia="Times New Roman"/>
                  <w:i/>
                  <w:iCs/>
                  <w:color w:val="000000" w:themeColor="text1"/>
                </w:rPr>
                <w:delText>7</w:delText>
              </w:r>
            </w:del>
          </w:p>
        </w:tc>
        <w:tc>
          <w:tcPr>
            <w:tcW w:w="3827" w:type="dxa"/>
            <w:tcPrChange w:id="349" w:author="Pham Quynh Trang" w:date="2026-06-24T21:25:00Z">
              <w:tcPr>
                <w:tcW w:w="2673" w:type="dxa"/>
                <w:gridSpan w:val="3"/>
              </w:tcPr>
            </w:tcPrChange>
          </w:tcPr>
          <w:p w14:paraId="1D1FF6FF" w14:textId="1DA98EEF" w:rsidR="00F93BF4" w:rsidRPr="009B0167" w:rsidDel="00BB3C68" w:rsidRDefault="00F93BF4" w:rsidP="00891CFE">
            <w:pPr>
              <w:spacing w:line="25" w:lineRule="atLeast"/>
              <w:rPr>
                <w:del w:id="350" w:author="Pham Quynh Trang" w:date="2026-06-24T21:25:00Z"/>
                <w:lang w:val="vi-VN"/>
              </w:rPr>
            </w:pPr>
            <w:del w:id="351" w:author="Pham Quynh Trang" w:date="2026-06-24T21:24:00Z">
              <w:r w:rsidRPr="009B0167" w:rsidDel="00BB3C68">
                <w:lastRenderedPageBreak/>
                <w:delText>AML Maker</w:delText>
              </w:r>
            </w:del>
          </w:p>
        </w:tc>
        <w:tc>
          <w:tcPr>
            <w:tcW w:w="1134" w:type="dxa"/>
            <w:tcPrChange w:id="352" w:author="Pham Quynh Trang" w:date="2026-06-24T21:25:00Z">
              <w:tcPr>
                <w:tcW w:w="1474" w:type="dxa"/>
                <w:gridSpan w:val="3"/>
              </w:tcPr>
            </w:tcPrChange>
          </w:tcPr>
          <w:p w14:paraId="6E53687B" w14:textId="0CDD2CBC" w:rsidR="00F93BF4" w:rsidRPr="009B0167" w:rsidDel="00BB3C68" w:rsidRDefault="00F93BF4" w:rsidP="00891CFE">
            <w:pPr>
              <w:spacing w:line="25" w:lineRule="atLeast"/>
              <w:rPr>
                <w:del w:id="353" w:author="Pham Quynh Trang" w:date="2026-06-24T21:25:00Z"/>
                <w:rFonts w:eastAsia="Times New Roman"/>
                <w:color w:val="000000" w:themeColor="text1"/>
              </w:rPr>
            </w:pPr>
            <w:del w:id="354" w:author="Pham Quynh Trang" w:date="2026-06-24T21:24:00Z">
              <w:r w:rsidRPr="009B0167" w:rsidDel="00BB3C68">
                <w:rPr>
                  <w:rStyle w:val="normaltextrun"/>
                  <w:color w:val="000000"/>
                  <w:bdr w:val="none" w:sz="0" w:space="0" w:color="auto" w:frame="1"/>
                </w:rPr>
                <w:delText>Recommend Close</w:delText>
              </w:r>
              <w:r w:rsidDel="00BB3C68">
                <w:rPr>
                  <w:rStyle w:val="normaltextrun"/>
                  <w:color w:val="000000"/>
                  <w:bdr w:val="none" w:sz="0" w:space="0" w:color="auto" w:frame="1"/>
                </w:rPr>
                <w:delText xml:space="preserve"> and</w:delText>
              </w:r>
              <w:r w:rsidRPr="009B0167" w:rsidDel="00BB3C68">
                <w:rPr>
                  <w:rStyle w:val="normaltextrun"/>
                  <w:color w:val="000000"/>
                  <w:bdr w:val="none" w:sz="0" w:space="0" w:color="auto" w:frame="1"/>
                </w:rPr>
                <w:delText xml:space="preserve"> Not </w:delText>
              </w:r>
              <w:r w:rsidRPr="009B0167" w:rsidDel="00BB3C68">
                <w:rPr>
                  <w:rStyle w:val="normaltextrun"/>
                  <w:color w:val="000000"/>
                  <w:bdr w:val="none" w:sz="0" w:space="0" w:color="auto" w:frame="1"/>
                </w:rPr>
                <w:lastRenderedPageBreak/>
                <w:delText>Send STR</w:delText>
              </w:r>
            </w:del>
          </w:p>
        </w:tc>
        <w:tc>
          <w:tcPr>
            <w:tcW w:w="1985" w:type="dxa"/>
            <w:tcPrChange w:id="355" w:author="Pham Quynh Trang" w:date="2026-06-24T21:25:00Z">
              <w:tcPr>
                <w:tcW w:w="1474" w:type="dxa"/>
                <w:gridSpan w:val="2"/>
              </w:tcPr>
            </w:tcPrChange>
          </w:tcPr>
          <w:p w14:paraId="10DC1A57" w14:textId="1C09EDD5" w:rsidR="00F93BF4" w:rsidRPr="009B0167" w:rsidDel="00BB3C68" w:rsidRDefault="00F93BF4" w:rsidP="00891CFE">
            <w:pPr>
              <w:spacing w:line="25" w:lineRule="atLeast"/>
              <w:rPr>
                <w:del w:id="356" w:author="Pham Quynh Trang" w:date="2026-06-24T21:25:00Z"/>
              </w:rPr>
            </w:pPr>
            <w:del w:id="357" w:author="Pham Quynh Trang" w:date="2026-06-24T21:24:00Z">
              <w:r w:rsidDel="00BB3C68">
                <w:lastRenderedPageBreak/>
                <w:delText xml:space="preserve">Pending AML Checker </w:delText>
              </w:r>
              <w:r w:rsidRPr="009B0167" w:rsidDel="00BB3C68">
                <w:delText>review</w:delText>
              </w:r>
            </w:del>
          </w:p>
        </w:tc>
      </w:tr>
      <w:tr w:rsidR="00033EF0" w:rsidRPr="009B0167" w14:paraId="57667710" w14:textId="77777777" w:rsidTr="006B4858">
        <w:trPr>
          <w:trHeight w:val="816"/>
          <w:ins w:id="358" w:author="Pham Quynh Trang" w:date="2026-06-24T21:25:00Z"/>
        </w:trPr>
        <w:tc>
          <w:tcPr>
            <w:tcW w:w="846" w:type="dxa"/>
            <w:vMerge w:val="restart"/>
          </w:tcPr>
          <w:p w14:paraId="7D53BEE3" w14:textId="5CE0773A" w:rsidR="00033EF0" w:rsidRPr="00195083" w:rsidRDefault="00033EF0" w:rsidP="00891CFE">
            <w:pPr>
              <w:spacing w:line="25" w:lineRule="atLeast"/>
              <w:rPr>
                <w:ins w:id="359" w:author="Pham Quynh Trang" w:date="2026-06-24T21:25:00Z"/>
                <w:lang w:val="vi-VN"/>
              </w:rPr>
            </w:pPr>
            <w:ins w:id="360" w:author="Pham Quynh Trang" w:date="2026-06-24T21:25:00Z">
              <w:r w:rsidRPr="00195083">
                <w:rPr>
                  <w:bCs/>
                </w:rPr>
                <w:t>6</w:t>
              </w:r>
            </w:ins>
          </w:p>
        </w:tc>
        <w:tc>
          <w:tcPr>
            <w:tcW w:w="3827" w:type="dxa"/>
          </w:tcPr>
          <w:p w14:paraId="121BFBE3" w14:textId="77777777" w:rsidR="00033EF0" w:rsidRDefault="00033EF0" w:rsidP="00891CFE">
            <w:pPr>
              <w:spacing w:line="25" w:lineRule="atLeast"/>
              <w:rPr>
                <w:ins w:id="361" w:author="Pham Quynh Trang" w:date="2026-06-24T21:25:00Z"/>
                <w:rFonts w:eastAsia="Times New Roman"/>
                <w:b/>
                <w:bCs/>
                <w:color w:val="000000" w:themeColor="text1"/>
              </w:rPr>
            </w:pPr>
            <w:ins w:id="362" w:author="Pham Quynh Trang" w:date="2026-06-24T21:25:00Z">
              <w:r w:rsidRPr="009B0167">
                <w:rPr>
                  <w:rFonts w:eastAsia="Times New Roman"/>
                  <w:b/>
                  <w:bCs/>
                  <w:color w:val="000000" w:themeColor="text1"/>
                </w:rPr>
                <w:t>AML Maker phân tích và đề xuất duyệt gửi STR</w:t>
              </w:r>
            </w:ins>
          </w:p>
          <w:p w14:paraId="10CF007B" w14:textId="7E8B130B" w:rsidR="00033EF0" w:rsidRPr="00BB3C68" w:rsidRDefault="00033EF0">
            <w:pPr>
              <w:spacing w:line="25" w:lineRule="atLeast"/>
              <w:rPr>
                <w:ins w:id="363" w:author="Pham Quynh Trang" w:date="2026-06-24T21:25:00Z"/>
                <w:rFonts w:eastAsia="Times New Roman"/>
                <w:bCs/>
                <w:color w:val="000000" w:themeColor="text1"/>
                <w:rPrChange w:id="364" w:author="Pham Quynh Trang" w:date="2026-06-24T21:25:00Z">
                  <w:rPr>
                    <w:ins w:id="365" w:author="Pham Quynh Trang" w:date="2026-06-24T21:25:00Z"/>
                    <w:rFonts w:eastAsia="Times New Roman"/>
                    <w:b/>
                    <w:bCs/>
                    <w:color w:val="000000" w:themeColor="text1"/>
                  </w:rPr>
                </w:rPrChange>
              </w:rPr>
            </w:pPr>
            <w:ins w:id="366" w:author="Pham Quynh Trang" w:date="2026-06-24T21:25:00Z">
              <w:r w:rsidRPr="0031780A">
                <w:rPr>
                  <w:rFonts w:eastAsia="Times New Roman"/>
                  <w:bCs/>
                  <w:color w:val="000000" w:themeColor="text1"/>
                </w:rPr>
                <w:t>Sau khi</w:t>
              </w:r>
              <w:r>
                <w:rPr>
                  <w:rFonts w:eastAsia="Times New Roman"/>
                  <w:bCs/>
                  <w:color w:val="000000" w:themeColor="text1"/>
                </w:rPr>
                <w:t xml:space="preserve"> nhận được thông báo có STR qua email, AML maker truy cập vào hệ thống để phân tích và thực hiện:</w:t>
              </w:r>
            </w:ins>
          </w:p>
        </w:tc>
        <w:tc>
          <w:tcPr>
            <w:tcW w:w="1134" w:type="dxa"/>
          </w:tcPr>
          <w:p w14:paraId="70522574" w14:textId="77777777" w:rsidR="00033EF0" w:rsidRPr="009B0167" w:rsidRDefault="00033EF0" w:rsidP="00891CFE">
            <w:pPr>
              <w:spacing w:line="25" w:lineRule="atLeast"/>
              <w:rPr>
                <w:ins w:id="367" w:author="Pham Quynh Trang" w:date="2026-06-24T21:25:00Z"/>
              </w:rPr>
            </w:pPr>
          </w:p>
        </w:tc>
        <w:tc>
          <w:tcPr>
            <w:tcW w:w="1985" w:type="dxa"/>
          </w:tcPr>
          <w:p w14:paraId="1A73CAE1" w14:textId="77777777" w:rsidR="00033EF0" w:rsidRPr="009B0167" w:rsidRDefault="00033EF0" w:rsidP="00891CFE">
            <w:pPr>
              <w:spacing w:line="25" w:lineRule="atLeast"/>
              <w:rPr>
                <w:ins w:id="368" w:author="Pham Quynh Trang" w:date="2026-06-24T21:25:00Z"/>
                <w:rStyle w:val="normaltextrun"/>
                <w:color w:val="000000"/>
                <w:bdr w:val="none" w:sz="0" w:space="0" w:color="auto" w:frame="1"/>
              </w:rPr>
            </w:pPr>
          </w:p>
        </w:tc>
        <w:tc>
          <w:tcPr>
            <w:tcW w:w="1846" w:type="dxa"/>
          </w:tcPr>
          <w:p w14:paraId="673AD767" w14:textId="77777777" w:rsidR="00033EF0" w:rsidRDefault="00033EF0" w:rsidP="00891CFE">
            <w:pPr>
              <w:spacing w:line="25" w:lineRule="atLeast"/>
              <w:rPr>
                <w:ins w:id="369" w:author="Pham Quynh Trang" w:date="2026-06-24T21:25:00Z"/>
              </w:rPr>
            </w:pPr>
          </w:p>
        </w:tc>
      </w:tr>
      <w:tr w:rsidR="00033EF0" w:rsidRPr="009B0167" w14:paraId="6BE2AA1D" w14:textId="77777777" w:rsidTr="006B4858">
        <w:trPr>
          <w:trHeight w:val="816"/>
          <w:ins w:id="370" w:author="Pham Quynh Trang" w:date="2026-06-24T21:24:00Z"/>
        </w:trPr>
        <w:tc>
          <w:tcPr>
            <w:tcW w:w="846" w:type="dxa"/>
            <w:vMerge/>
          </w:tcPr>
          <w:p w14:paraId="3FF4F7D3" w14:textId="77777777" w:rsidR="00033EF0" w:rsidRPr="009B0167" w:rsidRDefault="00033EF0" w:rsidP="00891CFE">
            <w:pPr>
              <w:spacing w:line="25" w:lineRule="atLeast"/>
              <w:rPr>
                <w:ins w:id="371" w:author="Pham Quynh Trang" w:date="2026-06-24T21:24:00Z"/>
                <w:lang w:val="vi-VN"/>
              </w:rPr>
            </w:pPr>
          </w:p>
        </w:tc>
        <w:tc>
          <w:tcPr>
            <w:tcW w:w="3827" w:type="dxa"/>
          </w:tcPr>
          <w:p w14:paraId="33D440D4" w14:textId="131F8BEB" w:rsidR="00033EF0" w:rsidRPr="00283044" w:rsidRDefault="00033EF0" w:rsidP="00891CFE">
            <w:pPr>
              <w:pStyle w:val="ListParagraph"/>
              <w:spacing w:line="25" w:lineRule="atLeast"/>
              <w:ind w:left="0"/>
              <w:contextualSpacing w:val="0"/>
              <w:rPr>
                <w:ins w:id="372" w:author="Pham Quynh Trang" w:date="2026-06-24T21:24:00Z"/>
                <w:rFonts w:eastAsia="Times New Roman"/>
                <w:color w:val="000000" w:themeColor="text1"/>
                <w:lang w:val="vi-VN"/>
              </w:rPr>
            </w:pPr>
            <w:ins w:id="373" w:author="Pham Quynh Trang" w:date="2026-06-24T21:24:00Z">
              <w:r>
                <w:rPr>
                  <w:rFonts w:eastAsia="Times New Roman"/>
                  <w:color w:val="000000" w:themeColor="text1"/>
                </w:rPr>
                <w:t xml:space="preserve">- </w:t>
              </w:r>
            </w:ins>
            <w:r w:rsidR="00E07D97">
              <w:rPr>
                <w:rFonts w:eastAsia="Times New Roman"/>
                <w:color w:val="000000" w:themeColor="text1"/>
              </w:rPr>
              <w:t xml:space="preserve">Trường hợp 1: </w:t>
            </w:r>
            <w:ins w:id="374" w:author="Pham Quynh Trang" w:date="2026-06-24T21:24:00Z">
              <w:r w:rsidRPr="009B0167">
                <w:rPr>
                  <w:rFonts w:eastAsia="Times New Roman"/>
                  <w:color w:val="000000" w:themeColor="text1"/>
                </w:rPr>
                <w:t>Đề xuất không</w:t>
              </w:r>
              <w:r>
                <w:rPr>
                  <w:rFonts w:eastAsia="Times New Roman"/>
                  <w:color w:val="000000" w:themeColor="text1"/>
                </w:rPr>
                <w:t xml:space="preserve"> gửi</w:t>
              </w:r>
              <w:r w:rsidRPr="009B0167">
                <w:rPr>
                  <w:rFonts w:eastAsia="Times New Roman"/>
                  <w:color w:val="000000" w:themeColor="text1"/>
                </w:rPr>
                <w:t xml:space="preserve"> STR, chuyển tiếp </w:t>
              </w:r>
              <w:r w:rsidRPr="009B0167">
                <w:rPr>
                  <w:rFonts w:eastAsia="Times New Roman"/>
                  <w:i/>
                  <w:iCs/>
                  <w:color w:val="000000" w:themeColor="text1"/>
                </w:rPr>
                <w:t xml:space="preserve">bước </w:t>
              </w:r>
              <w:r>
                <w:rPr>
                  <w:rFonts w:eastAsia="Times New Roman"/>
                  <w:i/>
                  <w:iCs/>
                  <w:color w:val="000000" w:themeColor="text1"/>
                </w:rPr>
                <w:t>7</w:t>
              </w:r>
            </w:ins>
          </w:p>
        </w:tc>
        <w:tc>
          <w:tcPr>
            <w:tcW w:w="1134" w:type="dxa"/>
          </w:tcPr>
          <w:p w14:paraId="70C7E36C" w14:textId="1A5A38FE" w:rsidR="00033EF0" w:rsidRPr="009B0167" w:rsidRDefault="00033EF0" w:rsidP="00891CFE">
            <w:pPr>
              <w:spacing w:line="25" w:lineRule="atLeast"/>
              <w:rPr>
                <w:ins w:id="375" w:author="Pham Quynh Trang" w:date="2026-06-24T21:24:00Z"/>
                <w:lang w:val="vi-VN"/>
              </w:rPr>
            </w:pPr>
            <w:ins w:id="376" w:author="Pham Quynh Trang" w:date="2026-06-24T21:24:00Z">
              <w:r w:rsidRPr="009B0167">
                <w:t>AML Maker</w:t>
              </w:r>
            </w:ins>
          </w:p>
        </w:tc>
        <w:tc>
          <w:tcPr>
            <w:tcW w:w="1985" w:type="dxa"/>
          </w:tcPr>
          <w:p w14:paraId="3F6CA158" w14:textId="124931B5" w:rsidR="00033EF0" w:rsidRPr="009B0167" w:rsidRDefault="00033EF0" w:rsidP="00891CFE">
            <w:pPr>
              <w:spacing w:line="25" w:lineRule="atLeast"/>
              <w:rPr>
                <w:ins w:id="377" w:author="Pham Quynh Trang" w:date="2026-06-24T21:24:00Z"/>
                <w:rStyle w:val="normaltextrun"/>
                <w:color w:val="000000"/>
                <w:bdr w:val="none" w:sz="0" w:space="0" w:color="auto" w:frame="1"/>
              </w:rPr>
            </w:pPr>
            <w:ins w:id="378" w:author="Pham Quynh Trang" w:date="2026-06-24T21:24:00Z">
              <w:r w:rsidRPr="009B0167">
                <w:rPr>
                  <w:rStyle w:val="normaltextrun"/>
                  <w:color w:val="000000"/>
                  <w:bdr w:val="none" w:sz="0" w:space="0" w:color="auto" w:frame="1"/>
                </w:rPr>
                <w:t>Recommend Close</w:t>
              </w:r>
              <w:r>
                <w:rPr>
                  <w:rStyle w:val="normaltextrun"/>
                  <w:color w:val="000000"/>
                  <w:bdr w:val="none" w:sz="0" w:space="0" w:color="auto" w:frame="1"/>
                </w:rPr>
                <w:t xml:space="preserve"> and</w:t>
              </w:r>
              <w:r w:rsidRPr="009B0167">
                <w:rPr>
                  <w:rStyle w:val="normaltextrun"/>
                  <w:color w:val="000000"/>
                  <w:bdr w:val="none" w:sz="0" w:space="0" w:color="auto" w:frame="1"/>
                </w:rPr>
                <w:t xml:space="preserve"> Not Send STR</w:t>
              </w:r>
            </w:ins>
          </w:p>
        </w:tc>
        <w:tc>
          <w:tcPr>
            <w:tcW w:w="1846" w:type="dxa"/>
          </w:tcPr>
          <w:p w14:paraId="4576713A" w14:textId="1D04A088" w:rsidR="00033EF0" w:rsidRDefault="00033EF0" w:rsidP="00891CFE">
            <w:pPr>
              <w:spacing w:line="25" w:lineRule="atLeast"/>
              <w:rPr>
                <w:ins w:id="379" w:author="Pham Quynh Trang" w:date="2026-06-24T21:24:00Z"/>
              </w:rPr>
            </w:pPr>
            <w:ins w:id="380" w:author="Pham Quynh Trang" w:date="2026-06-24T21:24:00Z">
              <w:r>
                <w:t xml:space="preserve">Pending AML Checker </w:t>
              </w:r>
              <w:r w:rsidRPr="009B0167">
                <w:t>review</w:t>
              </w:r>
            </w:ins>
          </w:p>
        </w:tc>
      </w:tr>
      <w:tr w:rsidR="00033EF0" w:rsidRPr="009B0167" w14:paraId="4344E160" w14:textId="77777777" w:rsidTr="006B4858">
        <w:trPr>
          <w:trHeight w:val="816"/>
        </w:trPr>
        <w:tc>
          <w:tcPr>
            <w:tcW w:w="846" w:type="dxa"/>
            <w:vMerge/>
          </w:tcPr>
          <w:p w14:paraId="6AD86380" w14:textId="77777777" w:rsidR="00033EF0" w:rsidRPr="009B0167" w:rsidRDefault="00033EF0" w:rsidP="00891CFE">
            <w:pPr>
              <w:spacing w:line="25" w:lineRule="atLeast"/>
              <w:rPr>
                <w:lang w:val="vi-VN"/>
              </w:rPr>
            </w:pPr>
          </w:p>
        </w:tc>
        <w:tc>
          <w:tcPr>
            <w:tcW w:w="3827" w:type="dxa"/>
          </w:tcPr>
          <w:p w14:paraId="3D4A8BEA" w14:textId="20DCE958" w:rsidR="00033EF0" w:rsidRPr="009B0167" w:rsidRDefault="00E07D97" w:rsidP="00891CFE">
            <w:pPr>
              <w:pStyle w:val="ListParagraph"/>
              <w:spacing w:line="25" w:lineRule="atLeast"/>
              <w:ind w:left="0"/>
              <w:contextualSpacing w:val="0"/>
              <w:rPr>
                <w:rFonts w:eastAsia="Times New Roman"/>
                <w:b/>
                <w:bCs/>
                <w:color w:val="000000" w:themeColor="text1"/>
                <w:lang w:val="vi-VN"/>
              </w:rPr>
            </w:pPr>
            <w:ins w:id="381" w:author="Pham Quynh Trang" w:date="2026-06-24T21:24:00Z">
              <w:r>
                <w:rPr>
                  <w:rFonts w:eastAsia="Times New Roman"/>
                  <w:color w:val="000000" w:themeColor="text1"/>
                </w:rPr>
                <w:t xml:space="preserve">- </w:t>
              </w:r>
            </w:ins>
            <w:r>
              <w:rPr>
                <w:rFonts w:eastAsia="Times New Roman"/>
                <w:color w:val="000000" w:themeColor="text1"/>
              </w:rPr>
              <w:t xml:space="preserve">Trường hợp 2: </w:t>
            </w:r>
            <w:r w:rsidR="00033EF0" w:rsidRPr="00DF467D">
              <w:rPr>
                <w:rFonts w:eastAsia="Times New Roman"/>
                <w:color w:val="000000" w:themeColor="text1"/>
                <w:lang w:val="vi-VN"/>
              </w:rPr>
              <w:t xml:space="preserve">Đề xuất gửi STR, chuyển tiếp </w:t>
            </w:r>
            <w:r w:rsidR="00033EF0" w:rsidRPr="00DF467D">
              <w:rPr>
                <w:rFonts w:eastAsia="Times New Roman"/>
                <w:i/>
                <w:color w:val="000000" w:themeColor="text1"/>
                <w:lang w:val="vi-VN"/>
              </w:rPr>
              <w:t xml:space="preserve">bước </w:t>
            </w:r>
            <w:r w:rsidR="00033EF0" w:rsidRPr="00DC63E7">
              <w:rPr>
                <w:rFonts w:eastAsia="Times New Roman"/>
                <w:i/>
                <w:color w:val="000000" w:themeColor="text1"/>
                <w:lang w:val="vi-VN"/>
              </w:rPr>
              <w:t>7</w:t>
            </w:r>
          </w:p>
        </w:tc>
        <w:tc>
          <w:tcPr>
            <w:tcW w:w="1134" w:type="dxa"/>
          </w:tcPr>
          <w:p w14:paraId="6FE67469" w14:textId="77777777" w:rsidR="00033EF0" w:rsidRPr="009B0167" w:rsidRDefault="00033EF0" w:rsidP="00891CFE">
            <w:pPr>
              <w:spacing w:line="25" w:lineRule="atLeast"/>
              <w:rPr>
                <w:lang w:val="vi-VN"/>
              </w:rPr>
            </w:pPr>
          </w:p>
        </w:tc>
        <w:tc>
          <w:tcPr>
            <w:tcW w:w="1985" w:type="dxa"/>
          </w:tcPr>
          <w:p w14:paraId="770CC944" w14:textId="77777777" w:rsidR="00033EF0" w:rsidRPr="009B0167" w:rsidRDefault="00033EF0" w:rsidP="00891CFE">
            <w:pPr>
              <w:spacing w:line="25" w:lineRule="atLeast"/>
            </w:pPr>
            <w:r w:rsidRPr="009B0167">
              <w:rPr>
                <w:rStyle w:val="normaltextrun"/>
                <w:color w:val="000000"/>
                <w:bdr w:val="none" w:sz="0" w:space="0" w:color="auto" w:frame="1"/>
              </w:rPr>
              <w:t xml:space="preserve">Recommend Close </w:t>
            </w:r>
            <w:r>
              <w:rPr>
                <w:rStyle w:val="normaltextrun"/>
                <w:color w:val="000000"/>
                <w:bdr w:val="none" w:sz="0" w:space="0" w:color="auto" w:frame="1"/>
              </w:rPr>
              <w:t>and</w:t>
            </w:r>
            <w:r w:rsidRPr="009B0167">
              <w:rPr>
                <w:rStyle w:val="normaltextrun"/>
                <w:color w:val="000000"/>
                <w:bdr w:val="none" w:sz="0" w:space="0" w:color="auto" w:frame="1"/>
              </w:rPr>
              <w:t xml:space="preserve"> send STR</w:t>
            </w:r>
          </w:p>
        </w:tc>
        <w:tc>
          <w:tcPr>
            <w:tcW w:w="1846" w:type="dxa"/>
          </w:tcPr>
          <w:p w14:paraId="40922FE9" w14:textId="77777777" w:rsidR="00033EF0" w:rsidRPr="009B0167" w:rsidRDefault="00033EF0" w:rsidP="00891CFE">
            <w:pPr>
              <w:spacing w:line="25" w:lineRule="atLeast"/>
            </w:pPr>
            <w:r>
              <w:t xml:space="preserve">Pending AML Checker </w:t>
            </w:r>
            <w:r w:rsidRPr="009B0167">
              <w:t>review</w:t>
            </w:r>
          </w:p>
        </w:tc>
      </w:tr>
      <w:tr w:rsidR="00033EF0" w:rsidRPr="009B0167" w14:paraId="66BFE7E4" w14:textId="77777777" w:rsidTr="006B4858">
        <w:trPr>
          <w:trHeight w:val="300"/>
        </w:trPr>
        <w:tc>
          <w:tcPr>
            <w:tcW w:w="846" w:type="dxa"/>
            <w:vMerge/>
          </w:tcPr>
          <w:p w14:paraId="4486F0A6" w14:textId="77777777" w:rsidR="00033EF0" w:rsidRPr="009B0167" w:rsidRDefault="00033EF0" w:rsidP="00891CFE">
            <w:pPr>
              <w:spacing w:line="25" w:lineRule="atLeast"/>
              <w:rPr>
                <w:lang w:val="vi-VN"/>
              </w:rPr>
            </w:pPr>
          </w:p>
        </w:tc>
        <w:tc>
          <w:tcPr>
            <w:tcW w:w="3827" w:type="dxa"/>
          </w:tcPr>
          <w:p w14:paraId="07CAE2CE" w14:textId="49688A60" w:rsidR="00033EF0" w:rsidRPr="00314D48" w:rsidRDefault="00033EF0" w:rsidP="00891CFE">
            <w:pPr>
              <w:pStyle w:val="ListParagraph"/>
              <w:spacing w:line="25" w:lineRule="atLeast"/>
              <w:ind w:left="0"/>
              <w:contextualSpacing w:val="0"/>
              <w:rPr>
                <w:rFonts w:eastAsia="Times New Roman"/>
                <w:color w:val="000000" w:themeColor="text1"/>
              </w:rPr>
            </w:pPr>
            <w:r w:rsidRPr="00283044">
              <w:rPr>
                <w:rFonts w:eastAsia="Times New Roman"/>
                <w:color w:val="000000" w:themeColor="text1"/>
                <w:lang w:val="vi-VN"/>
              </w:rPr>
              <w:t xml:space="preserve">- </w:t>
            </w:r>
            <w:r w:rsidR="00E07D97">
              <w:rPr>
                <w:rFonts w:eastAsia="Times New Roman"/>
                <w:color w:val="000000" w:themeColor="text1"/>
              </w:rPr>
              <w:t>Trường hợp 3: Yêu cầu</w:t>
            </w:r>
            <w:r w:rsidRPr="009B0167">
              <w:rPr>
                <w:rFonts w:eastAsia="Times New Roman"/>
                <w:color w:val="000000" w:themeColor="text1"/>
                <w:lang w:val="vi-VN"/>
              </w:rPr>
              <w:t xml:space="preserve"> bổ sung thông tin, </w:t>
            </w:r>
            <w:r w:rsidR="00E07D97">
              <w:rPr>
                <w:rFonts w:eastAsia="Times New Roman"/>
                <w:color w:val="000000" w:themeColor="text1"/>
              </w:rPr>
              <w:t xml:space="preserve">hệ thống </w:t>
            </w:r>
            <w:r w:rsidRPr="00FB4CD4">
              <w:rPr>
                <w:rFonts w:eastAsia="Times New Roman"/>
                <w:color w:val="000000" w:themeColor="text1"/>
                <w:lang w:val="vi-VN"/>
              </w:rPr>
              <w:t xml:space="preserve">gửi thông báo email </w:t>
            </w:r>
            <w:r w:rsidR="00E07D97">
              <w:rPr>
                <w:rFonts w:eastAsia="Times New Roman"/>
                <w:color w:val="000000" w:themeColor="text1"/>
              </w:rPr>
              <w:t xml:space="preserve">theo mẫu </w:t>
            </w:r>
            <w:r>
              <w:rPr>
                <w:rFonts w:eastAsia="Times New Roman"/>
                <w:color w:val="000000" w:themeColor="text1"/>
              </w:rPr>
              <w:t>EM-8 đến DVKH Maker</w:t>
            </w:r>
            <w:r w:rsidR="00E07D97">
              <w:rPr>
                <w:rFonts w:eastAsia="Times New Roman"/>
                <w:color w:val="000000" w:themeColor="text1"/>
              </w:rPr>
              <w:t xml:space="preserve">, </w:t>
            </w:r>
            <w:r w:rsidR="00E07D97" w:rsidRPr="009B0167">
              <w:rPr>
                <w:rFonts w:eastAsia="Times New Roman"/>
                <w:color w:val="000000" w:themeColor="text1"/>
                <w:lang w:val="vi-VN"/>
              </w:rPr>
              <w:t xml:space="preserve">quay về </w:t>
            </w:r>
            <w:r w:rsidR="00E07D97" w:rsidRPr="009B0167">
              <w:rPr>
                <w:rFonts w:eastAsia="Times New Roman"/>
                <w:i/>
                <w:iCs/>
                <w:color w:val="000000" w:themeColor="text1"/>
                <w:lang w:val="vi-VN"/>
              </w:rPr>
              <w:t xml:space="preserve">bước </w:t>
            </w:r>
            <w:r w:rsidR="00E07D97" w:rsidRPr="00DC63E7">
              <w:rPr>
                <w:rFonts w:eastAsia="Times New Roman"/>
                <w:i/>
                <w:iCs/>
                <w:color w:val="000000" w:themeColor="text1"/>
                <w:lang w:val="vi-VN"/>
              </w:rPr>
              <w:t>3</w:t>
            </w:r>
          </w:p>
        </w:tc>
        <w:tc>
          <w:tcPr>
            <w:tcW w:w="1134" w:type="dxa"/>
          </w:tcPr>
          <w:p w14:paraId="0D6BABCA" w14:textId="77777777" w:rsidR="00033EF0" w:rsidRPr="009B0167" w:rsidRDefault="00033EF0" w:rsidP="00891CFE">
            <w:pPr>
              <w:spacing w:line="25" w:lineRule="atLeast"/>
              <w:rPr>
                <w:lang w:val="vi-VN"/>
              </w:rPr>
            </w:pPr>
          </w:p>
        </w:tc>
        <w:tc>
          <w:tcPr>
            <w:tcW w:w="1985" w:type="dxa"/>
          </w:tcPr>
          <w:p w14:paraId="76AA2BA3" w14:textId="77777777" w:rsidR="00033EF0" w:rsidRPr="009B0167" w:rsidRDefault="00033EF0" w:rsidP="00891CFE">
            <w:pPr>
              <w:spacing w:line="25" w:lineRule="atLeast"/>
              <w:rPr>
                <w:rStyle w:val="normaltextrun"/>
                <w:color w:val="000000"/>
                <w:bdr w:val="none" w:sz="0" w:space="0" w:color="auto" w:frame="1"/>
              </w:rPr>
            </w:pPr>
            <w:r w:rsidRPr="009B0167">
              <w:rPr>
                <w:rStyle w:val="normaltextrun"/>
                <w:color w:val="000000"/>
                <w:shd w:val="clear" w:color="auto" w:fill="FFFFFF"/>
              </w:rPr>
              <w:t>Return to Maker</w:t>
            </w:r>
          </w:p>
        </w:tc>
        <w:tc>
          <w:tcPr>
            <w:tcW w:w="1846" w:type="dxa"/>
          </w:tcPr>
          <w:p w14:paraId="79590273" w14:textId="77777777" w:rsidR="00033EF0" w:rsidRPr="009B0167" w:rsidRDefault="00033EF0" w:rsidP="00891CFE">
            <w:pPr>
              <w:spacing w:line="25" w:lineRule="atLeast"/>
            </w:pPr>
            <w:r w:rsidRPr="009B0167">
              <w:t>Pending Maker</w:t>
            </w:r>
          </w:p>
        </w:tc>
      </w:tr>
      <w:tr w:rsidR="006349CB" w:rsidRPr="009B0167" w14:paraId="1DEB4159" w14:textId="77777777" w:rsidTr="00891CFE">
        <w:trPr>
          <w:trHeight w:val="300"/>
          <w:trPrChange w:id="382" w:author="Pham Quynh Trang" w:date="2026-06-24T21:25:00Z">
            <w:trPr>
              <w:trHeight w:val="300"/>
            </w:trPr>
          </w:trPrChange>
        </w:trPr>
        <w:tc>
          <w:tcPr>
            <w:tcW w:w="846" w:type="dxa"/>
            <w:vMerge w:val="restart"/>
            <w:tcPrChange w:id="383" w:author="Pham Quynh Trang" w:date="2026-06-24T21:25:00Z">
              <w:tcPr>
                <w:tcW w:w="2674" w:type="dxa"/>
                <w:gridSpan w:val="3"/>
                <w:vMerge w:val="restart"/>
              </w:tcPr>
            </w:tcPrChange>
          </w:tcPr>
          <w:p w14:paraId="6B30083E" w14:textId="77777777" w:rsidR="006349CB" w:rsidRPr="009B0167" w:rsidRDefault="006349CB" w:rsidP="00891CFE">
            <w:pPr>
              <w:spacing w:line="25" w:lineRule="atLeast"/>
              <w:rPr>
                <w:lang w:val="vi-VN"/>
              </w:rPr>
            </w:pPr>
            <w:r>
              <w:t>7</w:t>
            </w:r>
          </w:p>
        </w:tc>
        <w:tc>
          <w:tcPr>
            <w:tcW w:w="3827" w:type="dxa"/>
            <w:tcPrChange w:id="384" w:author="Pham Quynh Trang" w:date="2026-06-24T21:25:00Z">
              <w:tcPr>
                <w:tcW w:w="2673" w:type="dxa"/>
                <w:gridSpan w:val="3"/>
              </w:tcPr>
            </w:tcPrChange>
          </w:tcPr>
          <w:p w14:paraId="5435A56C" w14:textId="7433E135" w:rsidR="006349CB" w:rsidRPr="006349CB" w:rsidRDefault="006349CB" w:rsidP="00E07D97">
            <w:pPr>
              <w:spacing w:line="25" w:lineRule="atLeast"/>
              <w:rPr>
                <w:rFonts w:eastAsia="Times New Roman"/>
                <w:b/>
                <w:bCs/>
                <w:color w:val="000000" w:themeColor="text1"/>
                <w:lang w:val="vi-VN"/>
              </w:rPr>
            </w:pPr>
            <w:r w:rsidRPr="009B0167">
              <w:rPr>
                <w:rFonts w:eastAsia="Times New Roman"/>
                <w:b/>
                <w:bCs/>
                <w:color w:val="000000" w:themeColor="text1"/>
                <w:lang w:val="vi-VN"/>
              </w:rPr>
              <w:t>AML Checker rà soát và phê duyệt gửi STR</w:t>
            </w:r>
          </w:p>
        </w:tc>
        <w:tc>
          <w:tcPr>
            <w:tcW w:w="1134" w:type="dxa"/>
            <w:vMerge w:val="restart"/>
            <w:tcPrChange w:id="385" w:author="Pham Quynh Trang" w:date="2026-06-24T21:25:00Z">
              <w:tcPr>
                <w:tcW w:w="1474" w:type="dxa"/>
                <w:gridSpan w:val="3"/>
                <w:vMerge w:val="restart"/>
              </w:tcPr>
            </w:tcPrChange>
          </w:tcPr>
          <w:p w14:paraId="29180431" w14:textId="77777777" w:rsidR="006349CB" w:rsidRPr="009B0167" w:rsidRDefault="006349CB" w:rsidP="00891CFE">
            <w:pPr>
              <w:spacing w:line="25" w:lineRule="atLeast"/>
            </w:pPr>
            <w:r w:rsidRPr="009B0167">
              <w:rPr>
                <w:rFonts w:eastAsia="Times New Roman"/>
              </w:rPr>
              <w:t>AML Checker</w:t>
            </w:r>
          </w:p>
        </w:tc>
        <w:tc>
          <w:tcPr>
            <w:tcW w:w="1985" w:type="dxa"/>
            <w:tcPrChange w:id="386" w:author="Pham Quynh Trang" w:date="2026-06-24T21:25:00Z">
              <w:tcPr>
                <w:tcW w:w="1474" w:type="dxa"/>
                <w:gridSpan w:val="2"/>
              </w:tcPr>
            </w:tcPrChange>
          </w:tcPr>
          <w:p w14:paraId="19658B1E" w14:textId="57991047" w:rsidR="006349CB" w:rsidRPr="009B0167" w:rsidRDefault="006349CB" w:rsidP="00891CFE">
            <w:pPr>
              <w:spacing w:line="25" w:lineRule="atLeast"/>
            </w:pPr>
          </w:p>
        </w:tc>
        <w:tc>
          <w:tcPr>
            <w:tcW w:w="1846" w:type="dxa"/>
            <w:tcPrChange w:id="387" w:author="Pham Quynh Trang" w:date="2026-06-24T21:25:00Z">
              <w:tcPr>
                <w:tcW w:w="1343" w:type="dxa"/>
              </w:tcPr>
            </w:tcPrChange>
          </w:tcPr>
          <w:p w14:paraId="6796C407" w14:textId="335B7B61" w:rsidR="006349CB" w:rsidRPr="009B0167" w:rsidRDefault="006349CB" w:rsidP="00891CFE">
            <w:pPr>
              <w:spacing w:line="25" w:lineRule="atLeast"/>
            </w:pPr>
          </w:p>
        </w:tc>
      </w:tr>
      <w:tr w:rsidR="00E07D97" w:rsidRPr="009B0167" w14:paraId="2DF72E7A" w14:textId="77777777" w:rsidTr="00891CFE">
        <w:trPr>
          <w:trHeight w:val="300"/>
        </w:trPr>
        <w:tc>
          <w:tcPr>
            <w:tcW w:w="846" w:type="dxa"/>
            <w:vMerge/>
          </w:tcPr>
          <w:p w14:paraId="359284FE" w14:textId="77777777" w:rsidR="00E07D97" w:rsidRDefault="00E07D97" w:rsidP="00E07D97">
            <w:pPr>
              <w:spacing w:line="25" w:lineRule="atLeast"/>
            </w:pPr>
          </w:p>
        </w:tc>
        <w:tc>
          <w:tcPr>
            <w:tcW w:w="3827" w:type="dxa"/>
          </w:tcPr>
          <w:p w14:paraId="5104D69E" w14:textId="4EBEC547" w:rsidR="00E07D97" w:rsidRPr="009B0167" w:rsidRDefault="00E07D97" w:rsidP="00E07D97">
            <w:pPr>
              <w:spacing w:line="25" w:lineRule="atLeast"/>
              <w:rPr>
                <w:rFonts w:eastAsia="Times New Roman"/>
                <w:b/>
                <w:bCs/>
                <w:color w:val="000000" w:themeColor="text1"/>
                <w:lang w:val="vi-VN"/>
              </w:rPr>
            </w:pPr>
            <w:ins w:id="388" w:author="Pham Quynh Trang" w:date="2026-06-24T21:24:00Z">
              <w:r>
                <w:rPr>
                  <w:rFonts w:eastAsia="Times New Roman"/>
                  <w:color w:val="000000" w:themeColor="text1"/>
                </w:rPr>
                <w:t xml:space="preserve">- </w:t>
              </w:r>
            </w:ins>
            <w:r>
              <w:rPr>
                <w:rFonts w:eastAsia="Times New Roman"/>
                <w:color w:val="000000" w:themeColor="text1"/>
              </w:rPr>
              <w:t xml:space="preserve">Trường hợp 1: </w:t>
            </w:r>
            <w:r w:rsidRPr="005C6D35">
              <w:rPr>
                <w:rFonts w:eastAsia="Times New Roman"/>
                <w:color w:val="000000" w:themeColor="text1"/>
                <w:lang w:val="vi-VN"/>
              </w:rPr>
              <w:t>Từ chối gửi STR</w:t>
            </w:r>
            <w:r w:rsidRPr="009B0167">
              <w:rPr>
                <w:rFonts w:eastAsia="Times New Roman"/>
                <w:color w:val="000000" w:themeColor="text1"/>
                <w:lang w:val="vi-VN"/>
              </w:rPr>
              <w:t xml:space="preserve">, </w:t>
            </w:r>
            <w:r w:rsidRPr="005C6D35">
              <w:rPr>
                <w:rFonts w:eastAsia="Times New Roman"/>
                <w:color w:val="000000" w:themeColor="text1"/>
                <w:lang w:val="vi-VN"/>
              </w:rPr>
              <w:t>hệ thống</w:t>
            </w:r>
            <w:r w:rsidRPr="00BF4BF0">
              <w:rPr>
                <w:rFonts w:eastAsia="Times New Roman"/>
                <w:color w:val="000000" w:themeColor="text1"/>
                <w:lang w:val="vi-VN"/>
              </w:rPr>
              <w:t xml:space="preserve"> đóng sự vụ </w:t>
            </w:r>
            <w:r w:rsidRPr="006521E0">
              <w:rPr>
                <w:rFonts w:eastAsia="Times New Roman"/>
                <w:color w:val="000000" w:themeColor="text1"/>
                <w:lang w:val="vi-VN"/>
              </w:rPr>
              <w:t>và kết thúc luồng</w:t>
            </w:r>
          </w:p>
        </w:tc>
        <w:tc>
          <w:tcPr>
            <w:tcW w:w="1134" w:type="dxa"/>
            <w:vMerge/>
          </w:tcPr>
          <w:p w14:paraId="41AA5D24" w14:textId="77777777" w:rsidR="00E07D97" w:rsidRPr="009B0167" w:rsidRDefault="00E07D97" w:rsidP="00E07D97">
            <w:pPr>
              <w:spacing w:line="25" w:lineRule="atLeast"/>
              <w:rPr>
                <w:rFonts w:eastAsia="Times New Roman"/>
              </w:rPr>
            </w:pPr>
          </w:p>
        </w:tc>
        <w:tc>
          <w:tcPr>
            <w:tcW w:w="1985" w:type="dxa"/>
          </w:tcPr>
          <w:p w14:paraId="3FC3FD94" w14:textId="735A1BC3" w:rsidR="00E07D97" w:rsidRPr="009B0167" w:rsidRDefault="00E07D97" w:rsidP="00E07D97">
            <w:pPr>
              <w:spacing w:line="25" w:lineRule="atLeast"/>
              <w:rPr>
                <w:rStyle w:val="normaltextrun"/>
                <w:color w:val="000000"/>
                <w:bdr w:val="none" w:sz="0" w:space="0" w:color="auto" w:frame="1"/>
              </w:rPr>
            </w:pPr>
            <w:r w:rsidRPr="009B0167">
              <w:rPr>
                <w:rStyle w:val="normaltextrun"/>
                <w:color w:val="000000"/>
                <w:bdr w:val="none" w:sz="0" w:space="0" w:color="auto" w:frame="1"/>
              </w:rPr>
              <w:t>Closed and Not Send STR</w:t>
            </w:r>
          </w:p>
        </w:tc>
        <w:tc>
          <w:tcPr>
            <w:tcW w:w="1846" w:type="dxa"/>
          </w:tcPr>
          <w:p w14:paraId="5CE3E5E3" w14:textId="62E8087D" w:rsidR="00E07D97" w:rsidRPr="009B0167" w:rsidRDefault="00E07D97" w:rsidP="00E07D97">
            <w:pPr>
              <w:spacing w:line="25" w:lineRule="atLeast"/>
              <w:rPr>
                <w:rFonts w:eastAsia="Times New Roman"/>
              </w:rPr>
            </w:pPr>
            <w:r w:rsidRPr="009B0167">
              <w:rPr>
                <w:rFonts w:eastAsia="Times New Roman"/>
              </w:rPr>
              <w:t xml:space="preserve">Closed - </w:t>
            </w:r>
            <w:r w:rsidRPr="009B0167">
              <w:rPr>
                <w:rStyle w:val="normaltextrun"/>
                <w:color w:val="000000"/>
                <w:bdr w:val="none" w:sz="0" w:space="0" w:color="auto" w:frame="1"/>
              </w:rPr>
              <w:t>Not Send STR</w:t>
            </w:r>
          </w:p>
        </w:tc>
      </w:tr>
      <w:tr w:rsidR="00065409" w:rsidRPr="009B0167" w14:paraId="6C488C22" w14:textId="77777777" w:rsidTr="00891CFE">
        <w:trPr>
          <w:trHeight w:val="300"/>
          <w:trPrChange w:id="389" w:author="Pham Quynh Trang" w:date="2026-06-24T21:25:00Z">
            <w:trPr>
              <w:trHeight w:val="300"/>
            </w:trPr>
          </w:trPrChange>
        </w:trPr>
        <w:tc>
          <w:tcPr>
            <w:tcW w:w="846" w:type="dxa"/>
            <w:vMerge/>
            <w:tcPrChange w:id="390" w:author="Pham Quynh Trang" w:date="2026-06-24T21:25:00Z">
              <w:tcPr>
                <w:tcW w:w="2674" w:type="dxa"/>
                <w:gridSpan w:val="3"/>
                <w:vMerge/>
              </w:tcPr>
            </w:tcPrChange>
          </w:tcPr>
          <w:p w14:paraId="6536B006" w14:textId="77777777" w:rsidR="00065409" w:rsidRPr="009B0167" w:rsidRDefault="00065409" w:rsidP="00891CFE">
            <w:pPr>
              <w:spacing w:line="25" w:lineRule="atLeast"/>
            </w:pPr>
          </w:p>
        </w:tc>
        <w:tc>
          <w:tcPr>
            <w:tcW w:w="3827" w:type="dxa"/>
            <w:tcPrChange w:id="391" w:author="Pham Quynh Trang" w:date="2026-06-24T21:25:00Z">
              <w:tcPr>
                <w:tcW w:w="2673" w:type="dxa"/>
                <w:gridSpan w:val="3"/>
              </w:tcPr>
            </w:tcPrChange>
          </w:tcPr>
          <w:p w14:paraId="7E0BB4F6" w14:textId="12D2E39A" w:rsidR="00065409" w:rsidRPr="009B0167" w:rsidRDefault="00E07D97" w:rsidP="00891CFE">
            <w:pPr>
              <w:pStyle w:val="ListParagraph"/>
              <w:spacing w:line="25" w:lineRule="atLeast"/>
              <w:ind w:left="0"/>
              <w:contextualSpacing w:val="0"/>
              <w:jc w:val="left"/>
              <w:rPr>
                <w:rFonts w:eastAsia="Times New Roman"/>
                <w:color w:val="000000" w:themeColor="text1"/>
              </w:rPr>
            </w:pPr>
            <w:ins w:id="392" w:author="Pham Quynh Trang" w:date="2026-06-24T21:24:00Z">
              <w:r>
                <w:rPr>
                  <w:rFonts w:eastAsia="Times New Roman"/>
                  <w:color w:val="000000" w:themeColor="text1"/>
                </w:rPr>
                <w:t xml:space="preserve">- </w:t>
              </w:r>
            </w:ins>
            <w:r>
              <w:rPr>
                <w:rFonts w:eastAsia="Times New Roman"/>
                <w:color w:val="000000" w:themeColor="text1"/>
              </w:rPr>
              <w:t xml:space="preserve">Trường hợp 2: </w:t>
            </w:r>
            <w:r w:rsidR="00065409" w:rsidRPr="00BC40E5">
              <w:rPr>
                <w:rFonts w:eastAsia="Times New Roman"/>
                <w:color w:val="000000" w:themeColor="text1"/>
              </w:rPr>
              <w:t xml:space="preserve">Phê duyệt gửi STR, </w:t>
            </w:r>
            <w:r w:rsidR="00065409">
              <w:rPr>
                <w:rFonts w:eastAsia="Times New Roman"/>
                <w:color w:val="000000" w:themeColor="text1"/>
              </w:rPr>
              <w:t>hệ thống đóng sự vụ và kết thúc luồng</w:t>
            </w:r>
          </w:p>
        </w:tc>
        <w:tc>
          <w:tcPr>
            <w:tcW w:w="1134" w:type="dxa"/>
            <w:vMerge/>
            <w:tcPrChange w:id="393" w:author="Pham Quynh Trang" w:date="2026-06-24T21:25:00Z">
              <w:tcPr>
                <w:tcW w:w="1474" w:type="dxa"/>
                <w:gridSpan w:val="3"/>
                <w:vMerge/>
              </w:tcPr>
            </w:tcPrChange>
          </w:tcPr>
          <w:p w14:paraId="222A38F4" w14:textId="77777777" w:rsidR="00065409" w:rsidRPr="009B0167" w:rsidRDefault="00065409" w:rsidP="00891CFE">
            <w:pPr>
              <w:spacing w:line="25" w:lineRule="atLeast"/>
              <w:rPr>
                <w:rFonts w:eastAsia="Times New Roman"/>
                <w:lang w:val="vi-VN"/>
              </w:rPr>
            </w:pPr>
          </w:p>
        </w:tc>
        <w:tc>
          <w:tcPr>
            <w:tcW w:w="1985" w:type="dxa"/>
            <w:tcPrChange w:id="394" w:author="Pham Quynh Trang" w:date="2026-06-24T21:25:00Z">
              <w:tcPr>
                <w:tcW w:w="1474" w:type="dxa"/>
                <w:gridSpan w:val="2"/>
              </w:tcPr>
            </w:tcPrChange>
          </w:tcPr>
          <w:p w14:paraId="48D7BE95" w14:textId="7373FACC" w:rsidR="00065409" w:rsidRPr="009B0167" w:rsidRDefault="0013412F" w:rsidP="00891CFE">
            <w:pPr>
              <w:spacing w:line="25" w:lineRule="atLeast"/>
              <w:rPr>
                <w:rFonts w:eastAsia="Times New Roman"/>
              </w:rPr>
            </w:pPr>
            <w:r w:rsidRPr="0013412F">
              <w:rPr>
                <w:color w:val="000000"/>
                <w:bdr w:val="none" w:sz="0" w:space="0" w:color="auto" w:frame="1"/>
              </w:rPr>
              <w:t>Approve sending STR</w:t>
            </w:r>
          </w:p>
        </w:tc>
        <w:tc>
          <w:tcPr>
            <w:tcW w:w="1846" w:type="dxa"/>
            <w:tcPrChange w:id="395" w:author="Pham Quynh Trang" w:date="2026-06-24T21:25:00Z">
              <w:tcPr>
                <w:tcW w:w="1343" w:type="dxa"/>
              </w:tcPr>
            </w:tcPrChange>
          </w:tcPr>
          <w:p w14:paraId="17B74115" w14:textId="4F79FDAE" w:rsidR="00065409" w:rsidRPr="009B0167" w:rsidRDefault="0013412F" w:rsidP="00891CFE">
            <w:pPr>
              <w:spacing w:line="25" w:lineRule="atLeast"/>
              <w:rPr>
                <w:rFonts w:eastAsia="Times New Roman"/>
              </w:rPr>
            </w:pPr>
            <w:r w:rsidRPr="0013412F">
              <w:rPr>
                <w:rFonts w:eastAsia="Times New Roman"/>
              </w:rPr>
              <w:t>Approved STR</w:t>
            </w:r>
            <w:commentRangeStart w:id="396"/>
            <w:commentRangeStart w:id="397"/>
            <w:commentRangeEnd w:id="396"/>
            <w:r w:rsidR="00065409" w:rsidRPr="009B0167">
              <w:rPr>
                <w:rStyle w:val="CommentReference"/>
                <w:rFonts w:eastAsia="Times New Roman"/>
                <w:sz w:val="24"/>
                <w:szCs w:val="24"/>
              </w:rPr>
              <w:commentReference w:id="396"/>
            </w:r>
            <w:commentRangeEnd w:id="397"/>
            <w:r>
              <w:rPr>
                <w:rStyle w:val="CommentReference"/>
              </w:rPr>
              <w:commentReference w:id="397"/>
            </w:r>
          </w:p>
        </w:tc>
      </w:tr>
      <w:tr w:rsidR="00F93BF4" w:rsidRPr="009B0167" w14:paraId="58BB0E2A" w14:textId="77777777" w:rsidTr="00891CFE">
        <w:trPr>
          <w:trHeight w:val="300"/>
          <w:trPrChange w:id="398" w:author="Pham Quynh Trang" w:date="2026-06-24T21:25:00Z">
            <w:trPr>
              <w:trHeight w:val="300"/>
            </w:trPr>
          </w:trPrChange>
        </w:trPr>
        <w:tc>
          <w:tcPr>
            <w:tcW w:w="846" w:type="dxa"/>
            <w:vMerge/>
            <w:tcPrChange w:id="399" w:author="Pham Quynh Trang" w:date="2026-06-24T21:25:00Z">
              <w:tcPr>
                <w:tcW w:w="2674" w:type="dxa"/>
                <w:gridSpan w:val="3"/>
                <w:vMerge/>
              </w:tcPr>
            </w:tcPrChange>
          </w:tcPr>
          <w:p w14:paraId="3634D576" w14:textId="77777777" w:rsidR="00F93BF4" w:rsidRPr="009B0167" w:rsidRDefault="00F93BF4" w:rsidP="00891CFE">
            <w:pPr>
              <w:spacing w:line="25" w:lineRule="atLeast"/>
            </w:pPr>
          </w:p>
        </w:tc>
        <w:tc>
          <w:tcPr>
            <w:tcW w:w="3827" w:type="dxa"/>
            <w:tcPrChange w:id="400" w:author="Pham Quynh Trang" w:date="2026-06-24T21:25:00Z">
              <w:tcPr>
                <w:tcW w:w="2673" w:type="dxa"/>
                <w:gridSpan w:val="3"/>
              </w:tcPr>
            </w:tcPrChange>
          </w:tcPr>
          <w:p w14:paraId="23EDD2EE" w14:textId="5EC36FFF" w:rsidR="00F93BF4" w:rsidRPr="009B0167" w:rsidRDefault="00E07D97" w:rsidP="00891CFE">
            <w:pPr>
              <w:pStyle w:val="ListParagraph"/>
              <w:spacing w:line="25" w:lineRule="atLeast"/>
              <w:ind w:left="0"/>
              <w:contextualSpacing w:val="0"/>
              <w:jc w:val="left"/>
              <w:rPr>
                <w:rFonts w:eastAsia="Times New Roman"/>
                <w:color w:val="000000" w:themeColor="text1"/>
                <w:lang w:val="vi-VN"/>
              </w:rPr>
            </w:pPr>
            <w:r>
              <w:rPr>
                <w:rFonts w:eastAsia="Times New Roman"/>
                <w:color w:val="000000" w:themeColor="text1"/>
              </w:rPr>
              <w:t xml:space="preserve">- Trường hợp 3: </w:t>
            </w:r>
            <w:r>
              <w:t>Yêu</w:t>
            </w:r>
            <w:r w:rsidRPr="009B0167">
              <w:rPr>
                <w:rFonts w:eastAsia="Times New Roman"/>
                <w:color w:val="000000" w:themeColor="text1"/>
                <w:lang w:val="vi-VN"/>
              </w:rPr>
              <w:t xml:space="preserve"> cầu bổ sung thông tin, quay </w:t>
            </w:r>
            <w:r w:rsidRPr="00B72C10">
              <w:rPr>
                <w:rFonts w:eastAsia="Times New Roman"/>
                <w:color w:val="000000" w:themeColor="text1"/>
                <w:lang w:val="vi-VN"/>
              </w:rPr>
              <w:t xml:space="preserve">về </w:t>
            </w:r>
            <w:r w:rsidRPr="00B72C10">
              <w:rPr>
                <w:rFonts w:eastAsia="Times New Roman"/>
                <w:iCs/>
                <w:color w:val="000000" w:themeColor="text1"/>
                <w:lang w:val="vi-VN"/>
              </w:rPr>
              <w:t>bước 3</w:t>
            </w:r>
          </w:p>
        </w:tc>
        <w:tc>
          <w:tcPr>
            <w:tcW w:w="1134" w:type="dxa"/>
            <w:vMerge/>
            <w:tcPrChange w:id="401" w:author="Pham Quynh Trang" w:date="2026-06-24T21:25:00Z">
              <w:tcPr>
                <w:tcW w:w="1474" w:type="dxa"/>
                <w:gridSpan w:val="3"/>
                <w:vMerge/>
              </w:tcPr>
            </w:tcPrChange>
          </w:tcPr>
          <w:p w14:paraId="75C1BDBD" w14:textId="77777777" w:rsidR="00F93BF4" w:rsidRPr="009B0167" w:rsidRDefault="00F93BF4" w:rsidP="00891CFE">
            <w:pPr>
              <w:spacing w:line="25" w:lineRule="atLeast"/>
              <w:rPr>
                <w:rFonts w:eastAsia="Times New Roman"/>
                <w:lang w:val="vi-VN"/>
              </w:rPr>
            </w:pPr>
          </w:p>
        </w:tc>
        <w:tc>
          <w:tcPr>
            <w:tcW w:w="1985" w:type="dxa"/>
            <w:tcPrChange w:id="402" w:author="Pham Quynh Trang" w:date="2026-06-24T21:25:00Z">
              <w:tcPr>
                <w:tcW w:w="1474" w:type="dxa"/>
                <w:gridSpan w:val="2"/>
              </w:tcPr>
            </w:tcPrChange>
          </w:tcPr>
          <w:p w14:paraId="2498EE3A" w14:textId="77777777" w:rsidR="00F93BF4" w:rsidRPr="009B0167" w:rsidRDefault="00F93BF4" w:rsidP="00891CFE">
            <w:pPr>
              <w:spacing w:line="25" w:lineRule="atLeast"/>
              <w:rPr>
                <w:rStyle w:val="normaltextrun"/>
                <w:color w:val="000000"/>
                <w:shd w:val="clear" w:color="auto" w:fill="FFFFFF"/>
              </w:rPr>
            </w:pPr>
            <w:r w:rsidRPr="009B0167">
              <w:rPr>
                <w:rStyle w:val="normaltextrun"/>
                <w:color w:val="000000"/>
                <w:shd w:val="clear" w:color="auto" w:fill="FFFFFF"/>
              </w:rPr>
              <w:t>Return to Maker</w:t>
            </w:r>
          </w:p>
        </w:tc>
        <w:tc>
          <w:tcPr>
            <w:tcW w:w="1846" w:type="dxa"/>
            <w:tcPrChange w:id="403" w:author="Pham Quynh Trang" w:date="2026-06-24T21:25:00Z">
              <w:tcPr>
                <w:tcW w:w="1343" w:type="dxa"/>
              </w:tcPr>
            </w:tcPrChange>
          </w:tcPr>
          <w:p w14:paraId="19F7F692" w14:textId="77777777" w:rsidR="00F93BF4" w:rsidRPr="009B0167" w:rsidRDefault="00F93BF4" w:rsidP="00891CFE">
            <w:pPr>
              <w:spacing w:line="25" w:lineRule="atLeast"/>
              <w:rPr>
                <w:rFonts w:eastAsia="Times New Roman"/>
              </w:rPr>
            </w:pPr>
            <w:r w:rsidRPr="009B0167">
              <w:rPr>
                <w:rFonts w:eastAsia="Times New Roman"/>
              </w:rPr>
              <w:t>Pending Maker</w:t>
            </w:r>
          </w:p>
        </w:tc>
      </w:tr>
    </w:tbl>
    <w:p w14:paraId="2B87ADF9" w14:textId="1435DAAA" w:rsidR="00166E75" w:rsidRPr="00FD7B60" w:rsidRDefault="00166E75" w:rsidP="00166E75">
      <w:r>
        <w:rPr>
          <w:rStyle w:val="normaltextrun"/>
          <w:color w:val="000000"/>
        </w:rPr>
        <w:t xml:space="preserve">Note: </w:t>
      </w:r>
      <w:r w:rsidRPr="00FD7B60">
        <w:rPr>
          <w:rStyle w:val="normaltextrun"/>
          <w:color w:val="000000"/>
        </w:rPr>
        <w:t xml:space="preserve">Các mẫu email tham khảo </w:t>
      </w:r>
      <w:r w:rsidR="00CA0698" w:rsidRPr="00166E75">
        <w:rPr>
          <w:rStyle w:val="normaltextrun"/>
          <w:iCs/>
          <w:color w:val="000000"/>
          <w:highlight w:val="yellow"/>
        </w:rPr>
        <w:t>III.</w:t>
      </w:r>
      <w:r w:rsidR="00CA0698">
        <w:rPr>
          <w:rStyle w:val="normaltextrun"/>
          <w:iCs/>
          <w:color w:val="000000"/>
          <w:highlight w:val="yellow"/>
        </w:rPr>
        <w:t>6</w:t>
      </w:r>
      <w:del w:id="404" w:author="Pham Quynh Trang" w:date="2026-06-24T21:20:00Z">
        <w:r w:rsidR="00CA0698" w:rsidRPr="00166E75" w:rsidDel="00851535">
          <w:rPr>
            <w:rStyle w:val="normaltextrun"/>
            <w:iCs/>
            <w:color w:val="000000"/>
            <w:highlight w:val="yellow"/>
          </w:rPr>
          <w:delText>4</w:delText>
        </w:r>
      </w:del>
      <w:r w:rsidR="00CA0698" w:rsidRPr="00166E75">
        <w:rPr>
          <w:rStyle w:val="normaltextrun"/>
          <w:iCs/>
          <w:color w:val="000000"/>
          <w:highlight w:val="yellow"/>
          <w:lang w:val="vi-VN"/>
        </w:rPr>
        <w:t>. </w:t>
      </w:r>
      <w:r w:rsidR="00CA0698" w:rsidRPr="00A62CC2">
        <w:rPr>
          <w:rStyle w:val="normaltextrun"/>
          <w:iCs/>
          <w:color w:val="000000"/>
        </w:rPr>
        <w:t xml:space="preserve"> Chức năng Email thông báo</w:t>
      </w:r>
      <w:r w:rsidR="00CA0698">
        <w:rPr>
          <w:rStyle w:val="normaltextrun"/>
          <w:iCs/>
          <w:color w:val="000000"/>
        </w:rPr>
        <w:t xml:space="preserve"> </w:t>
      </w:r>
      <w:r w:rsidR="00CA0698" w:rsidRPr="00A62CC2">
        <w:rPr>
          <w:rStyle w:val="normaltextrun"/>
          <w:iCs/>
          <w:color w:val="000000"/>
        </w:rPr>
        <w:t>tự động gắn với luồng nghiệp vụ</w:t>
      </w:r>
    </w:p>
    <w:p w14:paraId="26C506FC" w14:textId="0DDD407D" w:rsidR="00361FA9" w:rsidRPr="00B71F91" w:rsidRDefault="00361FA9">
      <w:pPr>
        <w:pStyle w:val="Heading4"/>
        <w:numPr>
          <w:ilvl w:val="3"/>
          <w:numId w:val="25"/>
        </w:numPr>
        <w:tabs>
          <w:tab w:val="left" w:pos="1701"/>
        </w:tabs>
        <w:rPr>
          <w:rFonts w:cstheme="minorHAnsi"/>
        </w:rPr>
        <w:pPrChange w:id="405" w:author="Pham Quynh Trang" w:date="2026-06-24T21:23:00Z">
          <w:pPr>
            <w:pStyle w:val="ListParagraph"/>
            <w:numPr>
              <w:numId w:val="1"/>
            </w:numPr>
            <w:spacing w:line="360" w:lineRule="auto"/>
            <w:ind w:left="717" w:hanging="717"/>
            <w:contextualSpacing w:val="0"/>
            <w:jc w:val="left"/>
          </w:pPr>
        </w:pPrChange>
      </w:pPr>
      <w:ins w:id="406" w:author="Pham Quynh Trang" w:date="2026-06-24T21:26:00Z">
        <w:r w:rsidRPr="00361FA9">
          <w:lastRenderedPageBreak/>
          <w:t xml:space="preserve">Trường hợp </w:t>
        </w:r>
      </w:ins>
      <w:ins w:id="407" w:author="Pham Quynh Trang" w:date="2026-06-24T21:27:00Z">
        <w:r w:rsidRPr="00361FA9">
          <w:t>Bộ phận AML</w:t>
        </w:r>
      </w:ins>
      <w:ins w:id="408" w:author="Pham Quynh Trang" w:date="2026-06-24T21:26:00Z">
        <w:r w:rsidRPr="00361FA9">
          <w:t xml:space="preserve"> tạo sự vụ thủ công</w:t>
        </w:r>
      </w:ins>
    </w:p>
    <w:tbl>
      <w:tblPr>
        <w:tblStyle w:val="TableGrid"/>
        <w:tblW w:w="9638" w:type="dxa"/>
        <w:tblLayout w:type="fixed"/>
        <w:tblLook w:val="04A0" w:firstRow="1" w:lastRow="0" w:firstColumn="1" w:lastColumn="0" w:noHBand="0" w:noVBand="1"/>
      </w:tblPr>
      <w:tblGrid>
        <w:gridCol w:w="846"/>
        <w:gridCol w:w="3827"/>
        <w:gridCol w:w="1134"/>
        <w:gridCol w:w="1985"/>
        <w:gridCol w:w="1846"/>
      </w:tblGrid>
      <w:tr w:rsidR="00BB3C68" w:rsidRPr="00E60B29" w14:paraId="6A518C41" w14:textId="77777777" w:rsidTr="005D2054">
        <w:trPr>
          <w:tblHeader/>
          <w:ins w:id="409" w:author="Pham Quynh Trang" w:date="2026-06-24T21:26:00Z"/>
        </w:trPr>
        <w:tc>
          <w:tcPr>
            <w:tcW w:w="846" w:type="dxa"/>
            <w:shd w:val="clear" w:color="auto" w:fill="0070C0"/>
            <w:vAlign w:val="center"/>
          </w:tcPr>
          <w:p w14:paraId="4FECFFE2" w14:textId="77777777" w:rsidR="00BB3C68" w:rsidRPr="009B0167" w:rsidRDefault="00BB3C68" w:rsidP="001034BA">
            <w:pPr>
              <w:spacing w:line="25" w:lineRule="atLeast"/>
              <w:jc w:val="center"/>
              <w:rPr>
                <w:ins w:id="410" w:author="Pham Quynh Trang" w:date="2026-06-24T21:26:00Z"/>
                <w:b/>
                <w:color w:val="FFFFFF" w:themeColor="background1"/>
                <w:lang w:val="vi-VN"/>
              </w:rPr>
            </w:pPr>
            <w:ins w:id="411" w:author="Pham Quynh Trang" w:date="2026-06-24T21:26:00Z">
              <w:r w:rsidRPr="009B0167">
                <w:rPr>
                  <w:b/>
                  <w:color w:val="FFFFFF" w:themeColor="background1"/>
                  <w:lang w:val="vi-VN"/>
                </w:rPr>
                <w:t>Bước</w:t>
              </w:r>
            </w:ins>
          </w:p>
        </w:tc>
        <w:tc>
          <w:tcPr>
            <w:tcW w:w="3827" w:type="dxa"/>
            <w:shd w:val="clear" w:color="auto" w:fill="0070C0"/>
            <w:vAlign w:val="center"/>
          </w:tcPr>
          <w:p w14:paraId="5221535F" w14:textId="77777777" w:rsidR="00BB3C68" w:rsidRPr="009B0167" w:rsidRDefault="00BB3C68" w:rsidP="001034BA">
            <w:pPr>
              <w:spacing w:line="25" w:lineRule="atLeast"/>
              <w:jc w:val="center"/>
              <w:rPr>
                <w:ins w:id="412" w:author="Pham Quynh Trang" w:date="2026-06-24T21:26:00Z"/>
                <w:b/>
                <w:color w:val="FFFFFF" w:themeColor="background1"/>
                <w:lang w:val="vi-VN"/>
              </w:rPr>
            </w:pPr>
            <w:ins w:id="413" w:author="Pham Quynh Trang" w:date="2026-06-24T21:26:00Z">
              <w:r w:rsidRPr="009B0167">
                <w:rPr>
                  <w:b/>
                  <w:color w:val="FFFFFF" w:themeColor="background1"/>
                  <w:lang w:val="vi-VN"/>
                </w:rPr>
                <w:t>Mô tả</w:t>
              </w:r>
            </w:ins>
          </w:p>
        </w:tc>
        <w:tc>
          <w:tcPr>
            <w:tcW w:w="1134" w:type="dxa"/>
            <w:shd w:val="clear" w:color="auto" w:fill="0070C0"/>
            <w:vAlign w:val="center"/>
          </w:tcPr>
          <w:p w14:paraId="63884E48" w14:textId="77777777" w:rsidR="00BB3C68" w:rsidRPr="009B0167" w:rsidRDefault="00BB3C68" w:rsidP="001034BA">
            <w:pPr>
              <w:spacing w:line="25" w:lineRule="atLeast"/>
              <w:jc w:val="center"/>
              <w:rPr>
                <w:ins w:id="414" w:author="Pham Quynh Trang" w:date="2026-06-24T21:26:00Z"/>
                <w:b/>
                <w:color w:val="FFFFFF" w:themeColor="background1"/>
                <w:lang w:val="vi-VN"/>
              </w:rPr>
            </w:pPr>
            <w:ins w:id="415" w:author="Pham Quynh Trang" w:date="2026-06-24T21:26:00Z">
              <w:r w:rsidRPr="009B0167">
                <w:rPr>
                  <w:b/>
                  <w:color w:val="FFFFFF" w:themeColor="background1"/>
                  <w:lang w:val="vi-VN"/>
                </w:rPr>
                <w:t>Người thực hiện</w:t>
              </w:r>
            </w:ins>
          </w:p>
        </w:tc>
        <w:tc>
          <w:tcPr>
            <w:tcW w:w="1985" w:type="dxa"/>
            <w:shd w:val="clear" w:color="auto" w:fill="0070C0"/>
            <w:vAlign w:val="center"/>
          </w:tcPr>
          <w:p w14:paraId="7F301A23" w14:textId="77777777" w:rsidR="00BB3C68" w:rsidRPr="009B0167" w:rsidRDefault="00BB3C68" w:rsidP="001034BA">
            <w:pPr>
              <w:spacing w:line="25" w:lineRule="atLeast"/>
              <w:jc w:val="center"/>
              <w:rPr>
                <w:ins w:id="416" w:author="Pham Quynh Trang" w:date="2026-06-24T21:26:00Z"/>
                <w:rFonts w:eastAsia="Times New Roman"/>
                <w:lang w:val="vi-VN"/>
              </w:rPr>
            </w:pPr>
            <w:ins w:id="417" w:author="Pham Quynh Trang" w:date="2026-06-24T21:26:00Z">
              <w:r w:rsidRPr="009B0167">
                <w:rPr>
                  <w:rFonts w:eastAsia="Times New Roman"/>
                  <w:b/>
                  <w:bCs/>
                  <w:color w:val="FFFFFF" w:themeColor="background1"/>
                  <w:lang w:val="vi"/>
                </w:rPr>
                <w:t xml:space="preserve">Hành động </w:t>
              </w:r>
            </w:ins>
          </w:p>
        </w:tc>
        <w:tc>
          <w:tcPr>
            <w:tcW w:w="1846" w:type="dxa"/>
            <w:shd w:val="clear" w:color="auto" w:fill="0070C0"/>
            <w:vAlign w:val="center"/>
          </w:tcPr>
          <w:p w14:paraId="7367A5D3" w14:textId="77777777" w:rsidR="00BB3C68" w:rsidRPr="009B0167" w:rsidRDefault="00BB3C68" w:rsidP="001034BA">
            <w:pPr>
              <w:spacing w:line="25" w:lineRule="atLeast"/>
              <w:jc w:val="center"/>
              <w:rPr>
                <w:ins w:id="418" w:author="Pham Quynh Trang" w:date="2026-06-24T21:26:00Z"/>
                <w:b/>
                <w:color w:val="FFFFFF" w:themeColor="background1"/>
                <w:lang w:val="vi-VN"/>
              </w:rPr>
            </w:pPr>
            <w:ins w:id="419" w:author="Pham Quynh Trang" w:date="2026-06-24T21:26:00Z">
              <w:r w:rsidRPr="009B0167">
                <w:rPr>
                  <w:b/>
                  <w:color w:val="FFFFFF" w:themeColor="background1"/>
                  <w:lang w:val="vi-VN"/>
                </w:rPr>
                <w:t>Trạng thái sự vụ sau khi hoàn thành tác vụ</w:t>
              </w:r>
            </w:ins>
          </w:p>
        </w:tc>
      </w:tr>
      <w:tr w:rsidR="00546B02" w:rsidRPr="009B0167" w14:paraId="651F7326" w14:textId="77777777" w:rsidTr="005D2054">
        <w:trPr>
          <w:ins w:id="420" w:author="Pham Quynh Trang" w:date="2026-06-24T21:26:00Z"/>
        </w:trPr>
        <w:tc>
          <w:tcPr>
            <w:tcW w:w="846" w:type="dxa"/>
          </w:tcPr>
          <w:p w14:paraId="557E9C83" w14:textId="380D55BD" w:rsidR="00546B02" w:rsidRPr="000F3E0D" w:rsidRDefault="00546B02" w:rsidP="001034BA">
            <w:pPr>
              <w:spacing w:line="25" w:lineRule="atLeast"/>
              <w:rPr>
                <w:ins w:id="421" w:author="Pham Quynh Trang" w:date="2026-06-24T21:26:00Z"/>
              </w:rPr>
            </w:pPr>
            <w:ins w:id="422" w:author="Pham Quynh Trang" w:date="2026-06-24T21:26:00Z">
              <w:r w:rsidRPr="009B0167">
                <w:rPr>
                  <w:lang w:val="vi-VN"/>
                </w:rPr>
                <w:t>1</w:t>
              </w:r>
            </w:ins>
            <w:r w:rsidR="000F3E0D">
              <w:t>a</w:t>
            </w:r>
          </w:p>
        </w:tc>
        <w:tc>
          <w:tcPr>
            <w:tcW w:w="3827" w:type="dxa"/>
          </w:tcPr>
          <w:p w14:paraId="754733F0" w14:textId="6FD6C584" w:rsidR="00546B02" w:rsidRPr="00200F89" w:rsidRDefault="00546B02" w:rsidP="001034BA">
            <w:pPr>
              <w:pStyle w:val="normal1"/>
              <w:spacing w:line="25" w:lineRule="atLeast"/>
              <w:rPr>
                <w:ins w:id="423" w:author="Pham Quynh Trang" w:date="2026-06-24T21:26:00Z"/>
                <w:rFonts w:eastAsia="Arial" w:cs="Times New Roman"/>
                <w:b/>
                <w:color w:val="000000"/>
                <w:szCs w:val="24"/>
                <w:lang w:val="vi-VN"/>
              </w:rPr>
            </w:pPr>
            <w:r>
              <w:rPr>
                <w:rFonts w:eastAsia="Arial" w:cs="Times New Roman"/>
                <w:b/>
                <w:color w:val="000000"/>
                <w:szCs w:val="24"/>
              </w:rPr>
              <w:t>Bộ phận AML</w:t>
            </w:r>
            <w:ins w:id="424" w:author="Pham Quynh Trang" w:date="2026-06-24T21:26:00Z">
              <w:r w:rsidRPr="00200F89">
                <w:rPr>
                  <w:rFonts w:eastAsia="Arial" w:cs="Times New Roman"/>
                  <w:b/>
                  <w:color w:val="000000"/>
                  <w:szCs w:val="24"/>
                  <w:lang w:val="vi-VN"/>
                </w:rPr>
                <w:t xml:space="preserve"> tạo sự vụ thủ công:</w:t>
              </w:r>
            </w:ins>
          </w:p>
          <w:p w14:paraId="47A08309" w14:textId="79610495" w:rsidR="00546B02" w:rsidRPr="00181F19" w:rsidRDefault="00546B02" w:rsidP="00546B02">
            <w:pPr>
              <w:spacing w:line="25" w:lineRule="atLeast"/>
              <w:rPr>
                <w:ins w:id="425" w:author="Pham Quynh Trang" w:date="2026-06-24T21:26:00Z"/>
                <w:bCs/>
                <w:i/>
                <w:iCs/>
              </w:rPr>
            </w:pPr>
            <w:ins w:id="426" w:author="Pham Quynh Trang" w:date="2026-06-24T21:26:00Z">
              <w:r w:rsidRPr="00200F89">
                <w:rPr>
                  <w:rFonts w:eastAsia="Arial"/>
                  <w:color w:val="000000"/>
                  <w:lang w:val="vi-VN"/>
                </w:rPr>
                <w:t>Cán bộ tạo sự vụ thủ công do tự nhận diện</w:t>
              </w:r>
            </w:ins>
            <w:r w:rsidR="001750D7">
              <w:rPr>
                <w:rStyle w:val="normaltextrun"/>
                <w:color w:val="000000"/>
              </w:rPr>
              <w:t>, chuyển bước 1b</w:t>
            </w:r>
          </w:p>
        </w:tc>
        <w:tc>
          <w:tcPr>
            <w:tcW w:w="1134" w:type="dxa"/>
            <w:vMerge w:val="restart"/>
          </w:tcPr>
          <w:p w14:paraId="73CFCC0E" w14:textId="0BACC9EF" w:rsidR="00546B02" w:rsidRPr="00615B01" w:rsidRDefault="00546B02" w:rsidP="001034BA">
            <w:pPr>
              <w:spacing w:line="25" w:lineRule="atLeast"/>
              <w:rPr>
                <w:ins w:id="427" w:author="Pham Quynh Trang" w:date="2026-06-24T21:26:00Z"/>
              </w:rPr>
            </w:pPr>
            <w:r>
              <w:t>AML Maker</w:t>
            </w:r>
          </w:p>
        </w:tc>
        <w:tc>
          <w:tcPr>
            <w:tcW w:w="1985" w:type="dxa"/>
          </w:tcPr>
          <w:p w14:paraId="05D4227C" w14:textId="73CFE89F" w:rsidR="00546B02" w:rsidRPr="009B0167" w:rsidRDefault="00546B02" w:rsidP="001034BA">
            <w:pPr>
              <w:spacing w:line="25" w:lineRule="atLeast"/>
              <w:rPr>
                <w:ins w:id="428" w:author="Pham Quynh Trang" w:date="2026-06-24T21:26:00Z"/>
                <w:lang w:val="vi-VN"/>
              </w:rPr>
            </w:pPr>
            <w:r w:rsidRPr="009B0167">
              <w:t xml:space="preserve">Create </w:t>
            </w:r>
            <w:r w:rsidR="00971EC7">
              <w:t>C</w:t>
            </w:r>
            <w:r>
              <w:t>ase</w:t>
            </w:r>
          </w:p>
        </w:tc>
        <w:tc>
          <w:tcPr>
            <w:tcW w:w="1846" w:type="dxa"/>
          </w:tcPr>
          <w:p w14:paraId="29F6336C" w14:textId="1399D73E" w:rsidR="00546B02" w:rsidRPr="009B0167" w:rsidRDefault="00546B02" w:rsidP="001034BA">
            <w:pPr>
              <w:spacing w:line="25" w:lineRule="atLeast"/>
              <w:rPr>
                <w:ins w:id="429" w:author="Pham Quynh Trang" w:date="2026-06-24T21:26:00Z"/>
              </w:rPr>
            </w:pPr>
            <w:ins w:id="430" w:author="Pham Quynh Trang" w:date="2026-06-24T21:08:00Z">
              <w:r>
                <w:rPr>
                  <w:rStyle w:val="normaltextrun"/>
                  <w:color w:val="000000"/>
                  <w:shd w:val="clear" w:color="auto" w:fill="FFFFFF"/>
                </w:rPr>
                <w:t>Pending Generate STR</w:t>
              </w:r>
            </w:ins>
          </w:p>
        </w:tc>
      </w:tr>
      <w:tr w:rsidR="00546B02" w:rsidRPr="009B0167" w14:paraId="4A8822E9" w14:textId="77777777" w:rsidTr="005D2054">
        <w:tc>
          <w:tcPr>
            <w:tcW w:w="846" w:type="dxa"/>
          </w:tcPr>
          <w:p w14:paraId="781BD021" w14:textId="5C512819" w:rsidR="00546B02" w:rsidRPr="000F3E0D" w:rsidRDefault="000F3E0D" w:rsidP="00546B02">
            <w:pPr>
              <w:spacing w:line="25" w:lineRule="atLeast"/>
            </w:pPr>
            <w:r>
              <w:t>1b</w:t>
            </w:r>
          </w:p>
        </w:tc>
        <w:tc>
          <w:tcPr>
            <w:tcW w:w="3827" w:type="dxa"/>
          </w:tcPr>
          <w:p w14:paraId="0A052D4F" w14:textId="32E88CAC" w:rsidR="00546B02" w:rsidRDefault="00546B02" w:rsidP="00546B02">
            <w:pPr>
              <w:spacing w:line="25" w:lineRule="atLeast"/>
              <w:rPr>
                <w:rFonts w:eastAsia="Arial"/>
                <w:color w:val="000000"/>
                <w:lang w:val="vi-VN"/>
              </w:rPr>
            </w:pPr>
            <w:r>
              <w:rPr>
                <w:rStyle w:val="normaltextrun"/>
                <w:color w:val="000000"/>
              </w:rPr>
              <w:t>Thực hiện tạo STR</w:t>
            </w:r>
            <w:ins w:id="431" w:author="Pham Quynh Trang" w:date="2026-06-24T21:26:00Z">
              <w:r w:rsidRPr="00200F89">
                <w:rPr>
                  <w:rFonts w:eastAsia="Arial"/>
                  <w:color w:val="000000"/>
                  <w:lang w:val="vi-VN"/>
                </w:rPr>
                <w:t xml:space="preserve">, </w:t>
              </w:r>
            </w:ins>
            <w:r w:rsidR="00E8752D">
              <w:rPr>
                <w:rFonts w:eastAsia="Times New Roman"/>
                <w:color w:val="000000" w:themeColor="text1"/>
              </w:rPr>
              <w:t>bắt buộc phải thực hiện ấn “</w:t>
            </w:r>
            <w:r w:rsidR="001E7923">
              <w:rPr>
                <w:rFonts w:eastAsia="Times New Roman"/>
                <w:color w:val="000000" w:themeColor="text1"/>
              </w:rPr>
              <w:t>Save</w:t>
            </w:r>
            <w:r w:rsidR="00E8752D">
              <w:rPr>
                <w:rFonts w:eastAsia="Times New Roman"/>
                <w:color w:val="000000" w:themeColor="text1"/>
              </w:rPr>
              <w:t xml:space="preserve">” đối với STR trước khi thực hiện </w:t>
            </w:r>
            <w:proofErr w:type="gramStart"/>
            <w:r w:rsidR="00E8752D">
              <w:rPr>
                <w:rFonts w:eastAsia="Times New Roman"/>
                <w:color w:val="000000" w:themeColor="text1"/>
              </w:rPr>
              <w:t>take action</w:t>
            </w:r>
            <w:proofErr w:type="gramEnd"/>
            <w:r w:rsidR="00E8752D">
              <w:rPr>
                <w:rFonts w:eastAsia="Times New Roman"/>
                <w:color w:val="000000" w:themeColor="text1"/>
              </w:rPr>
              <w:t xml:space="preserve">. </w:t>
            </w:r>
            <w:r w:rsidR="00E8752D">
              <w:rPr>
                <w:rStyle w:val="CommentReference"/>
              </w:rPr>
              <w:commentReference w:id="432"/>
            </w:r>
            <w:r w:rsidR="00E8752D">
              <w:rPr>
                <w:rFonts w:eastAsia="Times New Roman"/>
                <w:color w:val="000000" w:themeColor="text1"/>
              </w:rPr>
              <w:t xml:space="preserve">Sau khi </w:t>
            </w:r>
            <w:proofErr w:type="gramStart"/>
            <w:r w:rsidR="00E8752D">
              <w:rPr>
                <w:rFonts w:eastAsia="Times New Roman"/>
                <w:color w:val="000000" w:themeColor="text1"/>
              </w:rPr>
              <w:t>Take action</w:t>
            </w:r>
            <w:proofErr w:type="gramEnd"/>
            <w:r w:rsidR="00E8752D">
              <w:rPr>
                <w:rFonts w:eastAsia="Times New Roman"/>
                <w:color w:val="000000" w:themeColor="text1"/>
              </w:rPr>
              <w:t>,</w:t>
            </w:r>
            <w:r w:rsidR="001E7923">
              <w:rPr>
                <w:rFonts w:eastAsia="Times New Roman"/>
                <w:color w:val="000000" w:themeColor="text1"/>
              </w:rPr>
              <w:t xml:space="preserve"> hệ thống chuyển trạng thái,</w:t>
            </w:r>
            <w:r w:rsidR="00E8752D">
              <w:rPr>
                <w:rFonts w:eastAsia="Times New Roman"/>
                <w:color w:val="000000" w:themeColor="text1"/>
              </w:rPr>
              <w:t xml:space="preserve"> </w:t>
            </w:r>
            <w:ins w:id="433" w:author="Pham Quynh Trang" w:date="2026-06-24T21:26:00Z">
              <w:r w:rsidRPr="00200F89">
                <w:rPr>
                  <w:rFonts w:eastAsia="Arial"/>
                  <w:color w:val="000000"/>
                  <w:lang w:val="vi-VN"/>
                </w:rPr>
                <w:t>chuyển bước 2</w:t>
              </w:r>
            </w:ins>
          </w:p>
          <w:p w14:paraId="5E0C7EF8" w14:textId="03A7F802" w:rsidR="00546B02" w:rsidRDefault="00546B02" w:rsidP="00546B02">
            <w:pPr>
              <w:pStyle w:val="normal1"/>
              <w:spacing w:line="25" w:lineRule="atLeast"/>
              <w:rPr>
                <w:rFonts w:eastAsia="Arial" w:cs="Times New Roman"/>
                <w:b/>
                <w:color w:val="000000"/>
                <w:szCs w:val="24"/>
              </w:rPr>
            </w:pPr>
            <w:ins w:id="434" w:author="Pham Quynh Trang" w:date="2026-06-24T21:26:00Z">
              <w:r>
                <w:rPr>
                  <w:bCs/>
                </w:rPr>
                <w:t xml:space="preserve">Thông tin chi tiết về nhập màn hình STR tham chiếu </w:t>
              </w:r>
              <w:r>
                <w:rPr>
                  <w:bCs/>
                  <w:i/>
                  <w:iCs/>
                  <w:lang w:val="vi-VN"/>
                </w:rPr>
                <w:t>&lt;&lt;V</w:t>
              </w:r>
              <w:r>
                <w:rPr>
                  <w:bCs/>
                  <w:i/>
                  <w:iCs/>
                </w:rPr>
                <w:t>I</w:t>
              </w:r>
              <w:r>
                <w:rPr>
                  <w:bCs/>
                  <w:i/>
                  <w:iCs/>
                  <w:lang w:val="vi-VN"/>
                </w:rPr>
                <w:t xml:space="preserve">.Phụ lục - Phụ lục </w:t>
              </w:r>
              <w:r>
                <w:rPr>
                  <w:bCs/>
                  <w:i/>
                  <w:iCs/>
                </w:rPr>
                <w:t>6.1</w:t>
              </w:r>
              <w:r>
                <w:rPr>
                  <w:bCs/>
                  <w:i/>
                  <w:iCs/>
                  <w:lang w:val="vi-VN"/>
                </w:rPr>
                <w:t xml:space="preserve">. </w:t>
              </w:r>
            </w:ins>
            <w:r>
              <w:rPr>
                <w:bCs/>
                <w:i/>
                <w:iCs/>
              </w:rPr>
              <w:t>Màn hình STR</w:t>
            </w:r>
            <w:ins w:id="435" w:author="Pham Quynh Trang" w:date="2026-06-24T21:26:00Z">
              <w:r>
                <w:rPr>
                  <w:bCs/>
                  <w:i/>
                  <w:iCs/>
                  <w:lang w:val="vi-VN"/>
                </w:rPr>
                <w:t>&gt;&gt;</w:t>
              </w:r>
            </w:ins>
          </w:p>
        </w:tc>
        <w:tc>
          <w:tcPr>
            <w:tcW w:w="1134" w:type="dxa"/>
            <w:vMerge/>
          </w:tcPr>
          <w:p w14:paraId="206FC909" w14:textId="77777777" w:rsidR="00546B02" w:rsidRDefault="00546B02" w:rsidP="00546B02">
            <w:pPr>
              <w:spacing w:line="25" w:lineRule="atLeast"/>
            </w:pPr>
          </w:p>
        </w:tc>
        <w:tc>
          <w:tcPr>
            <w:tcW w:w="1985" w:type="dxa"/>
          </w:tcPr>
          <w:p w14:paraId="7B80290B" w14:textId="21201F52" w:rsidR="00546B02" w:rsidRPr="009B0167" w:rsidRDefault="00546B02" w:rsidP="00546B02">
            <w:pPr>
              <w:spacing w:line="25" w:lineRule="atLeast"/>
            </w:pPr>
            <w:r w:rsidRPr="009B0167">
              <w:t>Create STR and Submit to Checker</w:t>
            </w:r>
          </w:p>
        </w:tc>
        <w:tc>
          <w:tcPr>
            <w:tcW w:w="1846" w:type="dxa"/>
          </w:tcPr>
          <w:p w14:paraId="7EB395D6" w14:textId="685E4BBA" w:rsidR="00546B02" w:rsidRDefault="00546B02" w:rsidP="00546B02">
            <w:pPr>
              <w:spacing w:line="25" w:lineRule="atLeast"/>
            </w:pPr>
            <w:ins w:id="436" w:author="Pham Quynh Trang" w:date="2026-06-24T21:24:00Z">
              <w:r>
                <w:t xml:space="preserve">Pending AML Checker </w:t>
              </w:r>
              <w:r w:rsidRPr="009B0167">
                <w:t>review</w:t>
              </w:r>
            </w:ins>
            <w:r w:rsidRPr="009B0167">
              <w:t xml:space="preserve"> </w:t>
            </w:r>
          </w:p>
        </w:tc>
      </w:tr>
      <w:tr w:rsidR="00BB3C68" w:rsidRPr="009B0167" w14:paraId="71638C22" w14:textId="77777777" w:rsidTr="005D2054">
        <w:trPr>
          <w:trHeight w:val="300"/>
          <w:ins w:id="437" w:author="Pham Quynh Trang" w:date="2026-06-24T21:26:00Z"/>
        </w:trPr>
        <w:tc>
          <w:tcPr>
            <w:tcW w:w="846" w:type="dxa"/>
            <w:vMerge w:val="restart"/>
          </w:tcPr>
          <w:p w14:paraId="5239BAB4" w14:textId="4DAFC54F" w:rsidR="00BB3C68" w:rsidRPr="009B0167" w:rsidRDefault="005968BE" w:rsidP="001034BA">
            <w:pPr>
              <w:spacing w:line="25" w:lineRule="atLeast"/>
              <w:rPr>
                <w:ins w:id="438" w:author="Pham Quynh Trang" w:date="2026-06-24T21:26:00Z"/>
                <w:lang w:val="vi-VN"/>
              </w:rPr>
            </w:pPr>
            <w:r>
              <w:t>2</w:t>
            </w:r>
          </w:p>
        </w:tc>
        <w:tc>
          <w:tcPr>
            <w:tcW w:w="3827" w:type="dxa"/>
          </w:tcPr>
          <w:p w14:paraId="560E53E6" w14:textId="670F6FD6" w:rsidR="00BB3C68" w:rsidRPr="006349CB" w:rsidRDefault="00BB3C68" w:rsidP="004045BD">
            <w:pPr>
              <w:rPr>
                <w:ins w:id="439" w:author="Pham Quynh Trang" w:date="2026-06-24T21:26:00Z"/>
                <w:rFonts w:eastAsia="Times New Roman"/>
                <w:b/>
                <w:bCs/>
                <w:color w:val="000000" w:themeColor="text1"/>
                <w:lang w:val="vi-VN"/>
              </w:rPr>
            </w:pPr>
            <w:ins w:id="440" w:author="Pham Quynh Trang" w:date="2026-06-24T21:26:00Z">
              <w:r w:rsidRPr="009B0167">
                <w:rPr>
                  <w:rFonts w:eastAsia="Times New Roman"/>
                  <w:b/>
                  <w:bCs/>
                  <w:color w:val="000000" w:themeColor="text1"/>
                  <w:lang w:val="vi-VN"/>
                </w:rPr>
                <w:t>AML Checker rà soát và phê duyệt gửi STR</w:t>
              </w:r>
            </w:ins>
          </w:p>
        </w:tc>
        <w:tc>
          <w:tcPr>
            <w:tcW w:w="1134" w:type="dxa"/>
            <w:vMerge w:val="restart"/>
          </w:tcPr>
          <w:p w14:paraId="7EB571F2" w14:textId="77777777" w:rsidR="00BB3C68" w:rsidRPr="009B0167" w:rsidRDefault="00BB3C68" w:rsidP="001034BA">
            <w:pPr>
              <w:spacing w:line="25" w:lineRule="atLeast"/>
              <w:rPr>
                <w:ins w:id="441" w:author="Pham Quynh Trang" w:date="2026-06-24T21:26:00Z"/>
              </w:rPr>
            </w:pPr>
            <w:ins w:id="442" w:author="Pham Quynh Trang" w:date="2026-06-24T21:26:00Z">
              <w:r w:rsidRPr="009B0167">
                <w:rPr>
                  <w:rFonts w:eastAsia="Times New Roman"/>
                </w:rPr>
                <w:t>AML Checker</w:t>
              </w:r>
            </w:ins>
          </w:p>
        </w:tc>
        <w:tc>
          <w:tcPr>
            <w:tcW w:w="1985" w:type="dxa"/>
          </w:tcPr>
          <w:p w14:paraId="11E1577D" w14:textId="61FB5363" w:rsidR="00BB3C68" w:rsidRPr="009B0167" w:rsidRDefault="00BB3C68" w:rsidP="001034BA">
            <w:pPr>
              <w:spacing w:line="25" w:lineRule="atLeast"/>
              <w:rPr>
                <w:ins w:id="443" w:author="Pham Quynh Trang" w:date="2026-06-24T21:26:00Z"/>
              </w:rPr>
            </w:pPr>
          </w:p>
        </w:tc>
        <w:tc>
          <w:tcPr>
            <w:tcW w:w="1846" w:type="dxa"/>
          </w:tcPr>
          <w:p w14:paraId="0CE61295" w14:textId="3423F1AD" w:rsidR="00BB3C68" w:rsidRPr="009B0167" w:rsidRDefault="00BB3C68" w:rsidP="001034BA">
            <w:pPr>
              <w:spacing w:line="25" w:lineRule="atLeast"/>
              <w:rPr>
                <w:ins w:id="444" w:author="Pham Quynh Trang" w:date="2026-06-24T21:26:00Z"/>
              </w:rPr>
            </w:pPr>
          </w:p>
        </w:tc>
      </w:tr>
      <w:tr w:rsidR="004045BD" w:rsidRPr="009B0167" w14:paraId="7AD2A217" w14:textId="77777777" w:rsidTr="005D2054">
        <w:trPr>
          <w:trHeight w:val="300"/>
        </w:trPr>
        <w:tc>
          <w:tcPr>
            <w:tcW w:w="846" w:type="dxa"/>
            <w:vMerge/>
          </w:tcPr>
          <w:p w14:paraId="671E9073" w14:textId="77777777" w:rsidR="004045BD" w:rsidRDefault="004045BD" w:rsidP="004045BD">
            <w:pPr>
              <w:spacing w:line="25" w:lineRule="atLeast"/>
            </w:pPr>
          </w:p>
        </w:tc>
        <w:tc>
          <w:tcPr>
            <w:tcW w:w="3827" w:type="dxa"/>
          </w:tcPr>
          <w:p w14:paraId="1A9869F7" w14:textId="2E8C3C9A" w:rsidR="004045BD" w:rsidRPr="009B0167" w:rsidRDefault="004045BD" w:rsidP="004045BD">
            <w:pPr>
              <w:rPr>
                <w:rFonts w:eastAsia="Times New Roman"/>
                <w:b/>
                <w:bCs/>
                <w:color w:val="000000" w:themeColor="text1"/>
                <w:lang w:val="vi-VN"/>
              </w:rPr>
            </w:pPr>
            <w:ins w:id="445" w:author="Pham Quynh Trang" w:date="2026-06-24T21:24:00Z">
              <w:r>
                <w:rPr>
                  <w:rFonts w:eastAsia="Times New Roman"/>
                  <w:color w:val="000000" w:themeColor="text1"/>
                </w:rPr>
                <w:t xml:space="preserve">- </w:t>
              </w:r>
            </w:ins>
            <w:r>
              <w:rPr>
                <w:rFonts w:eastAsia="Times New Roman"/>
                <w:color w:val="000000" w:themeColor="text1"/>
              </w:rPr>
              <w:t xml:space="preserve">Trường hợp 1: </w:t>
            </w:r>
            <w:r w:rsidRPr="005C6D35">
              <w:rPr>
                <w:rFonts w:eastAsia="Times New Roman"/>
                <w:color w:val="000000" w:themeColor="text1"/>
                <w:lang w:val="vi-VN"/>
              </w:rPr>
              <w:t>Từ chối gửi STR</w:t>
            </w:r>
            <w:r w:rsidRPr="009B0167">
              <w:rPr>
                <w:rFonts w:eastAsia="Times New Roman"/>
                <w:color w:val="000000" w:themeColor="text1"/>
                <w:lang w:val="vi-VN"/>
              </w:rPr>
              <w:t xml:space="preserve">, </w:t>
            </w:r>
            <w:r w:rsidRPr="005C6D35">
              <w:rPr>
                <w:rFonts w:eastAsia="Times New Roman"/>
                <w:color w:val="000000" w:themeColor="text1"/>
                <w:lang w:val="vi-VN"/>
              </w:rPr>
              <w:t>hệ thống</w:t>
            </w:r>
            <w:r w:rsidRPr="00BF4BF0">
              <w:rPr>
                <w:rFonts w:eastAsia="Times New Roman"/>
                <w:color w:val="000000" w:themeColor="text1"/>
                <w:lang w:val="vi-VN"/>
              </w:rPr>
              <w:t xml:space="preserve"> đóng sự vụ </w:t>
            </w:r>
            <w:r w:rsidRPr="006521E0">
              <w:rPr>
                <w:rFonts w:eastAsia="Times New Roman"/>
                <w:color w:val="000000" w:themeColor="text1"/>
                <w:lang w:val="vi-VN"/>
              </w:rPr>
              <w:t>và kết thúc luồng</w:t>
            </w:r>
          </w:p>
        </w:tc>
        <w:tc>
          <w:tcPr>
            <w:tcW w:w="1134" w:type="dxa"/>
            <w:vMerge/>
          </w:tcPr>
          <w:p w14:paraId="6425E891" w14:textId="77777777" w:rsidR="004045BD" w:rsidRPr="009B0167" w:rsidRDefault="004045BD" w:rsidP="004045BD">
            <w:pPr>
              <w:spacing w:line="25" w:lineRule="atLeast"/>
              <w:rPr>
                <w:rFonts w:eastAsia="Times New Roman"/>
              </w:rPr>
            </w:pPr>
          </w:p>
        </w:tc>
        <w:tc>
          <w:tcPr>
            <w:tcW w:w="1985" w:type="dxa"/>
          </w:tcPr>
          <w:p w14:paraId="1D57F997" w14:textId="17F9FB7D" w:rsidR="004045BD" w:rsidRPr="009B0167" w:rsidRDefault="004045BD" w:rsidP="004045BD">
            <w:pPr>
              <w:spacing w:line="25" w:lineRule="atLeast"/>
              <w:rPr>
                <w:rStyle w:val="normaltextrun"/>
                <w:color w:val="000000"/>
                <w:bdr w:val="none" w:sz="0" w:space="0" w:color="auto" w:frame="1"/>
              </w:rPr>
            </w:pPr>
            <w:ins w:id="446" w:author="Pham Quynh Trang" w:date="2026-06-24T21:26:00Z">
              <w:r w:rsidRPr="009B0167">
                <w:rPr>
                  <w:rStyle w:val="normaltextrun"/>
                  <w:color w:val="000000"/>
                  <w:bdr w:val="none" w:sz="0" w:space="0" w:color="auto" w:frame="1"/>
                </w:rPr>
                <w:t>Closed and Not Send STR</w:t>
              </w:r>
            </w:ins>
          </w:p>
        </w:tc>
        <w:tc>
          <w:tcPr>
            <w:tcW w:w="1846" w:type="dxa"/>
          </w:tcPr>
          <w:p w14:paraId="530ED372" w14:textId="6C319A49" w:rsidR="004045BD" w:rsidRPr="009B0167" w:rsidRDefault="004045BD" w:rsidP="004045BD">
            <w:pPr>
              <w:spacing w:line="25" w:lineRule="atLeast"/>
              <w:rPr>
                <w:rFonts w:eastAsia="Times New Roman"/>
              </w:rPr>
            </w:pPr>
            <w:ins w:id="447" w:author="Pham Quynh Trang" w:date="2026-06-24T21:26:00Z">
              <w:r w:rsidRPr="009B0167">
                <w:rPr>
                  <w:rFonts w:eastAsia="Times New Roman"/>
                </w:rPr>
                <w:t xml:space="preserve">Closed - </w:t>
              </w:r>
              <w:r w:rsidRPr="009B0167">
                <w:rPr>
                  <w:rStyle w:val="normaltextrun"/>
                  <w:color w:val="000000"/>
                  <w:bdr w:val="none" w:sz="0" w:space="0" w:color="auto" w:frame="1"/>
                </w:rPr>
                <w:t>Not Send STR</w:t>
              </w:r>
            </w:ins>
          </w:p>
        </w:tc>
      </w:tr>
      <w:tr w:rsidR="004045BD" w:rsidRPr="009B0167" w14:paraId="3C173C7A" w14:textId="77777777" w:rsidTr="005D2054">
        <w:trPr>
          <w:trHeight w:val="300"/>
          <w:ins w:id="448" w:author="Pham Quynh Trang" w:date="2026-06-24T21:26:00Z"/>
        </w:trPr>
        <w:tc>
          <w:tcPr>
            <w:tcW w:w="846" w:type="dxa"/>
            <w:vMerge/>
          </w:tcPr>
          <w:p w14:paraId="1303E26D" w14:textId="77777777" w:rsidR="004045BD" w:rsidRPr="009B0167" w:rsidRDefault="004045BD" w:rsidP="004045BD">
            <w:pPr>
              <w:spacing w:line="25" w:lineRule="atLeast"/>
              <w:rPr>
                <w:ins w:id="449" w:author="Pham Quynh Trang" w:date="2026-06-24T21:26:00Z"/>
              </w:rPr>
            </w:pPr>
          </w:p>
        </w:tc>
        <w:tc>
          <w:tcPr>
            <w:tcW w:w="3827" w:type="dxa"/>
          </w:tcPr>
          <w:p w14:paraId="17121CA2" w14:textId="2445F944" w:rsidR="004045BD" w:rsidRPr="009B0167" w:rsidRDefault="004045BD" w:rsidP="004045BD">
            <w:pPr>
              <w:pStyle w:val="ListParagraph"/>
              <w:spacing w:line="25" w:lineRule="atLeast"/>
              <w:ind w:left="0"/>
              <w:contextualSpacing w:val="0"/>
              <w:jc w:val="left"/>
              <w:rPr>
                <w:ins w:id="450" w:author="Pham Quynh Trang" w:date="2026-06-24T21:26:00Z"/>
                <w:rFonts w:eastAsia="Times New Roman"/>
                <w:color w:val="000000" w:themeColor="text1"/>
              </w:rPr>
            </w:pPr>
            <w:ins w:id="451" w:author="Pham Quynh Trang" w:date="2026-06-24T21:24:00Z">
              <w:r>
                <w:rPr>
                  <w:rFonts w:eastAsia="Times New Roman"/>
                  <w:color w:val="000000" w:themeColor="text1"/>
                </w:rPr>
                <w:t xml:space="preserve">- </w:t>
              </w:r>
            </w:ins>
            <w:r>
              <w:rPr>
                <w:rFonts w:eastAsia="Times New Roman"/>
                <w:color w:val="000000" w:themeColor="text1"/>
              </w:rPr>
              <w:t xml:space="preserve">Trường hợp 2: </w:t>
            </w:r>
            <w:r w:rsidRPr="00BC40E5">
              <w:rPr>
                <w:rFonts w:eastAsia="Times New Roman"/>
                <w:color w:val="000000" w:themeColor="text1"/>
              </w:rPr>
              <w:t xml:space="preserve">Phê duyệt gửi STR, </w:t>
            </w:r>
            <w:r w:rsidR="001E7923">
              <w:rPr>
                <w:rFonts w:eastAsia="Times New Roman"/>
                <w:color w:val="000000" w:themeColor="text1"/>
              </w:rPr>
              <w:t xml:space="preserve">bắt buộc phải thực hiện ấn “Submit” đối với STR trước khi thực hiện </w:t>
            </w:r>
            <w:proofErr w:type="gramStart"/>
            <w:r w:rsidR="001E7923">
              <w:rPr>
                <w:rFonts w:eastAsia="Times New Roman"/>
                <w:color w:val="000000" w:themeColor="text1"/>
              </w:rPr>
              <w:t>take action</w:t>
            </w:r>
            <w:proofErr w:type="gramEnd"/>
            <w:r w:rsidR="001E7923">
              <w:rPr>
                <w:rFonts w:eastAsia="Times New Roman"/>
                <w:color w:val="000000" w:themeColor="text1"/>
              </w:rPr>
              <w:t xml:space="preserve">. </w:t>
            </w:r>
            <w:r w:rsidR="001E7923">
              <w:rPr>
                <w:rStyle w:val="CommentReference"/>
              </w:rPr>
              <w:commentReference w:id="452"/>
            </w:r>
            <w:r w:rsidR="001E7923">
              <w:rPr>
                <w:rFonts w:eastAsia="Times New Roman"/>
                <w:color w:val="000000" w:themeColor="text1"/>
              </w:rPr>
              <w:t xml:space="preserve">Sau khi </w:t>
            </w:r>
            <w:proofErr w:type="gramStart"/>
            <w:r w:rsidR="001E7923">
              <w:rPr>
                <w:rFonts w:eastAsia="Times New Roman"/>
                <w:color w:val="000000" w:themeColor="text1"/>
              </w:rPr>
              <w:t>Take action</w:t>
            </w:r>
            <w:proofErr w:type="gramEnd"/>
            <w:r w:rsidR="001E7923">
              <w:rPr>
                <w:rFonts w:eastAsia="Times New Roman"/>
                <w:color w:val="000000" w:themeColor="text1"/>
              </w:rPr>
              <w:t xml:space="preserve">, </w:t>
            </w:r>
            <w:r>
              <w:rPr>
                <w:rFonts w:eastAsia="Times New Roman"/>
                <w:color w:val="000000" w:themeColor="text1"/>
              </w:rPr>
              <w:t>hệ thống đóng sự vụ và kết thúc luồng</w:t>
            </w:r>
          </w:p>
        </w:tc>
        <w:tc>
          <w:tcPr>
            <w:tcW w:w="1134" w:type="dxa"/>
            <w:vMerge/>
          </w:tcPr>
          <w:p w14:paraId="2CE12CB3" w14:textId="77777777" w:rsidR="004045BD" w:rsidRPr="009B0167" w:rsidRDefault="004045BD" w:rsidP="004045BD">
            <w:pPr>
              <w:spacing w:line="25" w:lineRule="atLeast"/>
              <w:rPr>
                <w:ins w:id="453" w:author="Pham Quynh Trang" w:date="2026-06-24T21:26:00Z"/>
                <w:rFonts w:eastAsia="Times New Roman"/>
                <w:lang w:val="vi-VN"/>
              </w:rPr>
            </w:pPr>
          </w:p>
        </w:tc>
        <w:tc>
          <w:tcPr>
            <w:tcW w:w="1985" w:type="dxa"/>
          </w:tcPr>
          <w:p w14:paraId="557C8B32" w14:textId="77777777" w:rsidR="004045BD" w:rsidRPr="009B0167" w:rsidRDefault="004045BD" w:rsidP="004045BD">
            <w:pPr>
              <w:spacing w:line="25" w:lineRule="atLeast"/>
              <w:rPr>
                <w:ins w:id="454" w:author="Pham Quynh Trang" w:date="2026-06-24T21:26:00Z"/>
                <w:rFonts w:eastAsia="Times New Roman"/>
              </w:rPr>
            </w:pPr>
            <w:ins w:id="455" w:author="Pham Quynh Trang" w:date="2026-06-24T21:26:00Z">
              <w:r w:rsidRPr="0013412F">
                <w:rPr>
                  <w:color w:val="000000"/>
                  <w:bdr w:val="none" w:sz="0" w:space="0" w:color="auto" w:frame="1"/>
                </w:rPr>
                <w:t>Approve sending STR</w:t>
              </w:r>
            </w:ins>
          </w:p>
        </w:tc>
        <w:tc>
          <w:tcPr>
            <w:tcW w:w="1846" w:type="dxa"/>
          </w:tcPr>
          <w:p w14:paraId="25F4D189" w14:textId="77777777" w:rsidR="004045BD" w:rsidRPr="009B0167" w:rsidRDefault="004045BD" w:rsidP="004045BD">
            <w:pPr>
              <w:spacing w:line="25" w:lineRule="atLeast"/>
              <w:rPr>
                <w:ins w:id="456" w:author="Pham Quynh Trang" w:date="2026-06-24T21:26:00Z"/>
                <w:rFonts w:eastAsia="Times New Roman"/>
              </w:rPr>
            </w:pPr>
            <w:ins w:id="457" w:author="Pham Quynh Trang" w:date="2026-06-24T21:26:00Z">
              <w:r w:rsidRPr="0013412F">
                <w:rPr>
                  <w:rFonts w:eastAsia="Times New Roman"/>
                </w:rPr>
                <w:t>Approved STR</w:t>
              </w:r>
            </w:ins>
          </w:p>
        </w:tc>
      </w:tr>
      <w:tr w:rsidR="004045BD" w:rsidRPr="009B0167" w14:paraId="4766D01A" w14:textId="77777777" w:rsidTr="005D2054">
        <w:trPr>
          <w:trHeight w:val="300"/>
          <w:ins w:id="458" w:author="Pham Quynh Trang" w:date="2026-06-24T21:26:00Z"/>
        </w:trPr>
        <w:tc>
          <w:tcPr>
            <w:tcW w:w="846" w:type="dxa"/>
            <w:vMerge/>
          </w:tcPr>
          <w:p w14:paraId="6277E7A4" w14:textId="77777777" w:rsidR="004045BD" w:rsidRPr="009B0167" w:rsidRDefault="004045BD" w:rsidP="004045BD">
            <w:pPr>
              <w:spacing w:line="25" w:lineRule="atLeast"/>
              <w:rPr>
                <w:ins w:id="459" w:author="Pham Quynh Trang" w:date="2026-06-24T21:26:00Z"/>
              </w:rPr>
            </w:pPr>
          </w:p>
        </w:tc>
        <w:tc>
          <w:tcPr>
            <w:tcW w:w="3827" w:type="dxa"/>
          </w:tcPr>
          <w:p w14:paraId="2CFE57D2" w14:textId="61752A11" w:rsidR="004045BD" w:rsidRPr="004045BD" w:rsidRDefault="004045BD" w:rsidP="004045BD">
            <w:pPr>
              <w:pStyle w:val="ListParagraph"/>
              <w:spacing w:line="25" w:lineRule="atLeast"/>
              <w:ind w:left="0"/>
              <w:contextualSpacing w:val="0"/>
              <w:jc w:val="left"/>
              <w:rPr>
                <w:ins w:id="460" w:author="Pham Quynh Trang" w:date="2026-06-24T21:26:00Z"/>
                <w:rFonts w:eastAsia="Times New Roman"/>
                <w:color w:val="000000" w:themeColor="text1"/>
              </w:rPr>
            </w:pPr>
            <w:r>
              <w:rPr>
                <w:rFonts w:eastAsia="Times New Roman"/>
                <w:color w:val="000000" w:themeColor="text1"/>
              </w:rPr>
              <w:t xml:space="preserve">- Trường hợp 3: </w:t>
            </w:r>
            <w:r>
              <w:t>Yêu</w:t>
            </w:r>
            <w:r w:rsidRPr="009B0167">
              <w:rPr>
                <w:rFonts w:eastAsia="Times New Roman"/>
                <w:color w:val="000000" w:themeColor="text1"/>
                <w:lang w:val="vi-VN"/>
              </w:rPr>
              <w:t xml:space="preserve"> cầu bổ sung thông tin, quay </w:t>
            </w:r>
            <w:r w:rsidRPr="00B72C10">
              <w:rPr>
                <w:rFonts w:eastAsia="Times New Roman"/>
                <w:color w:val="000000" w:themeColor="text1"/>
                <w:lang w:val="vi-VN"/>
              </w:rPr>
              <w:t xml:space="preserve">về </w:t>
            </w:r>
            <w:r w:rsidRPr="00B72C10">
              <w:rPr>
                <w:rFonts w:eastAsia="Times New Roman"/>
                <w:iCs/>
                <w:color w:val="000000" w:themeColor="text1"/>
                <w:lang w:val="vi-VN"/>
              </w:rPr>
              <w:t xml:space="preserve">bước </w:t>
            </w:r>
            <w:r>
              <w:rPr>
                <w:rFonts w:eastAsia="Times New Roman"/>
                <w:iCs/>
                <w:color w:val="000000" w:themeColor="text1"/>
              </w:rPr>
              <w:t>1</w:t>
            </w:r>
          </w:p>
        </w:tc>
        <w:tc>
          <w:tcPr>
            <w:tcW w:w="1134" w:type="dxa"/>
            <w:vMerge/>
          </w:tcPr>
          <w:p w14:paraId="347BD394" w14:textId="77777777" w:rsidR="004045BD" w:rsidRPr="009B0167" w:rsidRDefault="004045BD" w:rsidP="004045BD">
            <w:pPr>
              <w:spacing w:line="25" w:lineRule="atLeast"/>
              <w:rPr>
                <w:ins w:id="461" w:author="Pham Quynh Trang" w:date="2026-06-24T21:26:00Z"/>
                <w:rFonts w:eastAsia="Times New Roman"/>
                <w:lang w:val="vi-VN"/>
              </w:rPr>
            </w:pPr>
          </w:p>
        </w:tc>
        <w:tc>
          <w:tcPr>
            <w:tcW w:w="1985" w:type="dxa"/>
          </w:tcPr>
          <w:p w14:paraId="0D70A8C3" w14:textId="77777777" w:rsidR="004045BD" w:rsidRPr="009B0167" w:rsidRDefault="004045BD" w:rsidP="004045BD">
            <w:pPr>
              <w:spacing w:line="25" w:lineRule="atLeast"/>
              <w:rPr>
                <w:ins w:id="462" w:author="Pham Quynh Trang" w:date="2026-06-24T21:26:00Z"/>
                <w:rStyle w:val="normaltextrun"/>
                <w:color w:val="000000"/>
                <w:shd w:val="clear" w:color="auto" w:fill="FFFFFF"/>
              </w:rPr>
            </w:pPr>
            <w:ins w:id="463" w:author="Pham Quynh Trang" w:date="2026-06-24T21:26:00Z">
              <w:r w:rsidRPr="009B0167">
                <w:rPr>
                  <w:rStyle w:val="normaltextrun"/>
                  <w:color w:val="000000"/>
                  <w:shd w:val="clear" w:color="auto" w:fill="FFFFFF"/>
                </w:rPr>
                <w:t>Return to Maker</w:t>
              </w:r>
            </w:ins>
          </w:p>
        </w:tc>
        <w:tc>
          <w:tcPr>
            <w:tcW w:w="1846" w:type="dxa"/>
          </w:tcPr>
          <w:p w14:paraId="36070C12" w14:textId="4090BF8B" w:rsidR="004045BD" w:rsidRPr="009B0167" w:rsidRDefault="004045BD" w:rsidP="004045BD">
            <w:pPr>
              <w:spacing w:line="25" w:lineRule="atLeast"/>
              <w:rPr>
                <w:ins w:id="464" w:author="Pham Quynh Trang" w:date="2026-06-24T21:26:00Z"/>
                <w:rFonts w:eastAsia="Times New Roman"/>
              </w:rPr>
            </w:pPr>
            <w:ins w:id="465" w:author="Pham Quynh Trang" w:date="2026-06-24T21:26:00Z">
              <w:r w:rsidRPr="009B0167">
                <w:rPr>
                  <w:rFonts w:eastAsia="Times New Roman"/>
                </w:rPr>
                <w:t xml:space="preserve">Pending </w:t>
              </w:r>
            </w:ins>
            <w:r>
              <w:rPr>
                <w:rFonts w:eastAsia="Times New Roman"/>
              </w:rPr>
              <w:t xml:space="preserve">AML </w:t>
            </w:r>
            <w:ins w:id="466" w:author="Pham Quynh Trang" w:date="2026-06-24T21:26:00Z">
              <w:r w:rsidRPr="009B0167">
                <w:rPr>
                  <w:rFonts w:eastAsia="Times New Roman"/>
                </w:rPr>
                <w:t>Maker</w:t>
              </w:r>
            </w:ins>
          </w:p>
        </w:tc>
      </w:tr>
    </w:tbl>
    <w:p w14:paraId="7E828E2C" w14:textId="7259F61E" w:rsidR="008C13AE" w:rsidRPr="00D31451" w:rsidRDefault="00006041" w:rsidP="008C13AE">
      <w:pPr>
        <w:pStyle w:val="Heading3"/>
      </w:pPr>
      <w:commentRangeStart w:id="467"/>
      <w:commentRangeStart w:id="468"/>
      <w:commentRangeStart w:id="469"/>
      <w:commentRangeStart w:id="470"/>
      <w:commentRangeStart w:id="471"/>
      <w:r>
        <w:t>Luồ</w:t>
      </w:r>
      <w:r w:rsidR="00803D9D">
        <w:t>ng thực hiện re-open case</w:t>
      </w:r>
      <w:commentRangeEnd w:id="467"/>
      <w:r w:rsidR="00C67AC0">
        <w:rPr>
          <w:rStyle w:val="CommentReference"/>
          <w:bCs w:val="0"/>
          <w:i w:val="0"/>
        </w:rPr>
        <w:commentReference w:id="467"/>
      </w:r>
      <w:commentRangeEnd w:id="468"/>
      <w:r>
        <w:rPr>
          <w:rStyle w:val="CommentReference"/>
        </w:rPr>
        <w:commentReference w:id="468"/>
      </w:r>
      <w:commentRangeEnd w:id="469"/>
      <w:r w:rsidR="005F29A7">
        <w:rPr>
          <w:rStyle w:val="CommentReference"/>
          <w:bCs w:val="0"/>
          <w:i w:val="0"/>
        </w:rPr>
        <w:commentReference w:id="469"/>
      </w:r>
      <w:commentRangeEnd w:id="470"/>
      <w:r>
        <w:rPr>
          <w:rStyle w:val="CommentReference"/>
        </w:rPr>
        <w:commentReference w:id="470"/>
      </w:r>
      <w:commentRangeEnd w:id="471"/>
      <w:r>
        <w:rPr>
          <w:rStyle w:val="CommentReference"/>
        </w:rPr>
        <w:commentReference w:id="471"/>
      </w:r>
    </w:p>
    <w:p w14:paraId="3473490A" w14:textId="05189C1C" w:rsidR="008C13AE" w:rsidRDefault="008C13AE" w:rsidP="008C13AE">
      <w:pPr>
        <w:pStyle w:val="ListParagraph"/>
        <w:numPr>
          <w:ilvl w:val="0"/>
          <w:numId w:val="1"/>
        </w:numPr>
        <w:spacing w:line="360" w:lineRule="auto"/>
        <w:ind w:hanging="717"/>
        <w:contextualSpacing w:val="0"/>
        <w:jc w:val="left"/>
      </w:pPr>
      <w:commentRangeStart w:id="472"/>
      <w:commentRangeStart w:id="473"/>
      <w:r>
        <w:t>Lưu đồ mô tả luồng</w:t>
      </w:r>
      <w:commentRangeEnd w:id="472"/>
      <w:r w:rsidR="004B2866">
        <w:rPr>
          <w:rStyle w:val="CommentReference"/>
        </w:rPr>
        <w:commentReference w:id="472"/>
      </w:r>
      <w:commentRangeEnd w:id="473"/>
      <w:r>
        <w:rPr>
          <w:rStyle w:val="CommentReference"/>
        </w:rPr>
        <w:commentReference w:id="473"/>
      </w:r>
    </w:p>
    <w:p w14:paraId="1C299925" w14:textId="109D9702" w:rsidR="00F97FCC" w:rsidRDefault="00E77EF1" w:rsidP="00F97FCC">
      <w:pPr>
        <w:spacing w:line="360" w:lineRule="auto"/>
        <w:jc w:val="left"/>
      </w:pPr>
      <w:r w:rsidRPr="00E77EF1">
        <w:rPr>
          <w:noProof/>
        </w:rPr>
        <w:lastRenderedPageBreak/>
        <w:drawing>
          <wp:inline distT="0" distB="0" distL="0" distR="0" wp14:anchorId="08B6D4B0" wp14:editId="6FA5FF0C">
            <wp:extent cx="6121400" cy="52952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1400" cy="5295265"/>
                    </a:xfrm>
                    <a:prstGeom prst="rect">
                      <a:avLst/>
                    </a:prstGeom>
                  </pic:spPr>
                </pic:pic>
              </a:graphicData>
            </a:graphic>
          </wp:inline>
        </w:drawing>
      </w:r>
    </w:p>
    <w:p w14:paraId="4A58EE04" w14:textId="77777777" w:rsidR="007D6B34" w:rsidRDefault="007D6B34" w:rsidP="007D6B34">
      <w:pPr>
        <w:pStyle w:val="ListParagraph"/>
        <w:numPr>
          <w:ilvl w:val="0"/>
          <w:numId w:val="1"/>
        </w:numPr>
        <w:spacing w:line="360" w:lineRule="auto"/>
        <w:ind w:hanging="717"/>
        <w:contextualSpacing w:val="0"/>
        <w:jc w:val="left"/>
        <w:rPr>
          <w:ins w:id="474" w:author="Pham Quynh Trang" w:date="2026-06-24T21:23:00Z"/>
        </w:rPr>
      </w:pPr>
      <w:r>
        <w:t>Diễn giải lưu đồ</w:t>
      </w:r>
    </w:p>
    <w:tbl>
      <w:tblPr>
        <w:tblStyle w:val="TableGrid"/>
        <w:tblW w:w="9877" w:type="dxa"/>
        <w:tblLayout w:type="fixed"/>
        <w:tblLook w:val="04A0" w:firstRow="1" w:lastRow="0" w:firstColumn="1" w:lastColumn="0" w:noHBand="0" w:noVBand="1"/>
      </w:tblPr>
      <w:tblGrid>
        <w:gridCol w:w="846"/>
        <w:gridCol w:w="3685"/>
        <w:gridCol w:w="1134"/>
        <w:gridCol w:w="2507"/>
        <w:gridCol w:w="1705"/>
      </w:tblGrid>
      <w:tr w:rsidR="006D624F" w:rsidRPr="00E60B29" w14:paraId="3D6F0798" w14:textId="77777777" w:rsidTr="007D6B34">
        <w:trPr>
          <w:tblHeader/>
        </w:trPr>
        <w:tc>
          <w:tcPr>
            <w:tcW w:w="846" w:type="dxa"/>
            <w:shd w:val="clear" w:color="auto" w:fill="0070C0"/>
            <w:vAlign w:val="center"/>
          </w:tcPr>
          <w:p w14:paraId="7181336D" w14:textId="77777777" w:rsidR="006D624F" w:rsidRPr="009B0167" w:rsidRDefault="006D624F" w:rsidP="00A51DBC">
            <w:pPr>
              <w:jc w:val="center"/>
              <w:rPr>
                <w:b/>
                <w:color w:val="FFFFFF" w:themeColor="background1"/>
                <w:lang w:val="vi-VN"/>
              </w:rPr>
            </w:pPr>
            <w:r w:rsidRPr="009B0167">
              <w:rPr>
                <w:b/>
                <w:color w:val="FFFFFF" w:themeColor="background1"/>
                <w:lang w:val="vi-VN"/>
              </w:rPr>
              <w:t>Bước</w:t>
            </w:r>
          </w:p>
        </w:tc>
        <w:tc>
          <w:tcPr>
            <w:tcW w:w="3685" w:type="dxa"/>
            <w:shd w:val="clear" w:color="auto" w:fill="0070C0"/>
            <w:vAlign w:val="center"/>
          </w:tcPr>
          <w:p w14:paraId="049EC1E8" w14:textId="77777777" w:rsidR="006D624F" w:rsidRPr="009B0167" w:rsidRDefault="006D624F" w:rsidP="00A51DBC">
            <w:pPr>
              <w:jc w:val="center"/>
              <w:rPr>
                <w:b/>
                <w:color w:val="FFFFFF" w:themeColor="background1"/>
                <w:lang w:val="vi-VN"/>
              </w:rPr>
            </w:pPr>
            <w:r w:rsidRPr="009B0167">
              <w:rPr>
                <w:b/>
                <w:color w:val="FFFFFF" w:themeColor="background1"/>
                <w:lang w:val="vi-VN"/>
              </w:rPr>
              <w:t>Mô tả</w:t>
            </w:r>
          </w:p>
        </w:tc>
        <w:tc>
          <w:tcPr>
            <w:tcW w:w="1134" w:type="dxa"/>
            <w:shd w:val="clear" w:color="auto" w:fill="0070C0"/>
            <w:vAlign w:val="center"/>
          </w:tcPr>
          <w:p w14:paraId="59818492" w14:textId="77777777" w:rsidR="006D624F" w:rsidRPr="009B0167" w:rsidRDefault="006D624F" w:rsidP="00A51DBC">
            <w:pPr>
              <w:jc w:val="center"/>
              <w:rPr>
                <w:b/>
                <w:color w:val="FFFFFF" w:themeColor="background1"/>
                <w:lang w:val="vi-VN"/>
              </w:rPr>
            </w:pPr>
            <w:r w:rsidRPr="009B0167">
              <w:rPr>
                <w:b/>
                <w:color w:val="FFFFFF" w:themeColor="background1"/>
                <w:lang w:val="vi-VN"/>
              </w:rPr>
              <w:t>Người thực hiện</w:t>
            </w:r>
          </w:p>
        </w:tc>
        <w:tc>
          <w:tcPr>
            <w:tcW w:w="2507" w:type="dxa"/>
            <w:shd w:val="clear" w:color="auto" w:fill="0070C0"/>
            <w:vAlign w:val="center"/>
          </w:tcPr>
          <w:p w14:paraId="58C7C415" w14:textId="77777777" w:rsidR="006D624F" w:rsidRPr="009B0167" w:rsidRDefault="006D624F" w:rsidP="00A51DBC">
            <w:pPr>
              <w:jc w:val="center"/>
              <w:rPr>
                <w:rFonts w:eastAsia="Times New Roman"/>
                <w:lang w:val="vi-VN"/>
              </w:rPr>
            </w:pPr>
            <w:r w:rsidRPr="009B0167">
              <w:rPr>
                <w:rFonts w:eastAsia="Times New Roman"/>
                <w:b/>
                <w:bCs/>
                <w:color w:val="FFFFFF" w:themeColor="background1"/>
                <w:lang w:val="vi"/>
              </w:rPr>
              <w:t xml:space="preserve">Hành động </w:t>
            </w:r>
          </w:p>
        </w:tc>
        <w:tc>
          <w:tcPr>
            <w:tcW w:w="1705" w:type="dxa"/>
            <w:shd w:val="clear" w:color="auto" w:fill="0070C0"/>
            <w:vAlign w:val="center"/>
          </w:tcPr>
          <w:p w14:paraId="02BA3AD1" w14:textId="77777777" w:rsidR="006D624F" w:rsidRPr="009B0167" w:rsidRDefault="006D624F" w:rsidP="00A51DBC">
            <w:pPr>
              <w:jc w:val="center"/>
              <w:rPr>
                <w:b/>
                <w:color w:val="FFFFFF" w:themeColor="background1"/>
                <w:lang w:val="vi-VN"/>
              </w:rPr>
            </w:pPr>
            <w:r w:rsidRPr="009B0167">
              <w:rPr>
                <w:b/>
                <w:color w:val="FFFFFF" w:themeColor="background1"/>
                <w:lang w:val="vi-VN"/>
              </w:rPr>
              <w:t>Trạng thái sự vụ sau khi hoàn thành tác vụ</w:t>
            </w:r>
          </w:p>
        </w:tc>
      </w:tr>
      <w:tr w:rsidR="007D6B34" w:rsidRPr="009B0167" w14:paraId="6DC76C47" w14:textId="77777777" w:rsidTr="007D6B34">
        <w:tc>
          <w:tcPr>
            <w:tcW w:w="846" w:type="dxa"/>
          </w:tcPr>
          <w:p w14:paraId="67831761" w14:textId="77777777" w:rsidR="007D6B34" w:rsidRPr="008D4CC3" w:rsidRDefault="007D6B34" w:rsidP="007D6B34">
            <w:pPr>
              <w:jc w:val="center"/>
            </w:pPr>
            <w:r w:rsidRPr="009B0167">
              <w:rPr>
                <w:lang w:val="vi-VN"/>
              </w:rPr>
              <w:t>1</w:t>
            </w:r>
          </w:p>
        </w:tc>
        <w:tc>
          <w:tcPr>
            <w:tcW w:w="3685" w:type="dxa"/>
          </w:tcPr>
          <w:p w14:paraId="3D128620" w14:textId="0749AC55" w:rsidR="007D6B34" w:rsidRPr="00644926" w:rsidRDefault="007D6B34" w:rsidP="007D6B34">
            <w:pPr>
              <w:rPr>
                <w:bCs/>
                <w:color w:val="000000" w:themeColor="text1"/>
              </w:rPr>
            </w:pPr>
            <w:r>
              <w:rPr>
                <w:bCs/>
                <w:color w:val="000000" w:themeColor="text1"/>
              </w:rPr>
              <w:t>Khi có user thực hiện mở lại</w:t>
            </w:r>
            <w:r w:rsidR="00A7084E">
              <w:rPr>
                <w:bCs/>
                <w:color w:val="000000" w:themeColor="text1"/>
              </w:rPr>
              <w:t xml:space="preserve"> sự vụ</w:t>
            </w:r>
            <w:r>
              <w:rPr>
                <w:bCs/>
                <w:color w:val="000000" w:themeColor="text1"/>
              </w:rPr>
              <w:t xml:space="preserve"> (re-open case)</w:t>
            </w:r>
            <w:r w:rsidRPr="00680DE4">
              <w:rPr>
                <w:bCs/>
                <w:color w:val="000000" w:themeColor="text1"/>
              </w:rPr>
              <w:t xml:space="preserve"> </w:t>
            </w:r>
            <w:commentRangeStart w:id="475"/>
            <w:commentRangeStart w:id="476"/>
            <w:commentRangeEnd w:id="475"/>
            <w:r>
              <w:rPr>
                <w:rStyle w:val="CommentReference"/>
              </w:rPr>
              <w:commentReference w:id="475"/>
            </w:r>
            <w:commentRangeEnd w:id="476"/>
            <w:r>
              <w:rPr>
                <w:rStyle w:val="CommentReference"/>
              </w:rPr>
              <w:commentReference w:id="476"/>
            </w:r>
            <w:r>
              <w:rPr>
                <w:bCs/>
                <w:color w:val="000000" w:themeColor="text1"/>
              </w:rPr>
              <w:t xml:space="preserve">đã được đóng </w:t>
            </w:r>
            <w:r>
              <w:rPr>
                <w:color w:val="000000" w:themeColor="text1"/>
              </w:rPr>
              <w:t>(</w:t>
            </w:r>
            <w:r w:rsidR="00A7084E">
              <w:rPr>
                <w:color w:val="000000" w:themeColor="text1"/>
              </w:rPr>
              <w:t xml:space="preserve">Case ở các trạng thái: </w:t>
            </w:r>
            <w:r w:rsidRPr="009B0167">
              <w:t>Closed - No Further Action</w:t>
            </w:r>
            <w:r>
              <w:t xml:space="preserve">/ </w:t>
            </w:r>
            <w:r w:rsidRPr="009B0167">
              <w:t>Closed - Under Monitoring</w:t>
            </w:r>
            <w:r>
              <w:t xml:space="preserve">/ </w:t>
            </w:r>
            <w:r w:rsidRPr="009B0167">
              <w:t xml:space="preserve">Closed - </w:t>
            </w:r>
            <w:r w:rsidRPr="009B0167">
              <w:rPr>
                <w:rStyle w:val="normaltextrun"/>
                <w:color w:val="000000"/>
                <w:bdr w:val="none" w:sz="0" w:space="0" w:color="auto" w:frame="1"/>
              </w:rPr>
              <w:t>Not Send STR</w:t>
            </w:r>
            <w:r>
              <w:rPr>
                <w:rStyle w:val="normaltextrun"/>
                <w:color w:val="000000"/>
                <w:bdr w:val="none" w:sz="0" w:space="0" w:color="auto" w:frame="1"/>
              </w:rPr>
              <w:t>/</w:t>
            </w:r>
            <w:r w:rsidRPr="0058347D">
              <w:t xml:space="preserve"> Approved STR</w:t>
            </w:r>
            <w:r>
              <w:t>/ Rejected</w:t>
            </w:r>
            <w:r w:rsidRPr="009B0167">
              <w:rPr>
                <w:rStyle w:val="normaltextrun"/>
                <w:color w:val="000000"/>
                <w:bdr w:val="none" w:sz="0" w:space="0" w:color="auto" w:frame="1"/>
              </w:rPr>
              <w:t xml:space="preserve"> </w:t>
            </w:r>
            <w:r>
              <w:rPr>
                <w:rStyle w:val="normaltextrun"/>
                <w:color w:val="000000"/>
                <w:bdr w:val="none" w:sz="0" w:space="0" w:color="auto" w:frame="1"/>
              </w:rPr>
              <w:t>s</w:t>
            </w:r>
            <w:r w:rsidRPr="009B0167">
              <w:rPr>
                <w:rStyle w:val="normaltextrun"/>
                <w:color w:val="000000"/>
                <w:bdr w:val="none" w:sz="0" w:space="0" w:color="auto" w:frame="1"/>
              </w:rPr>
              <w:t>end</w:t>
            </w:r>
            <w:r>
              <w:rPr>
                <w:rStyle w:val="normaltextrun"/>
                <w:color w:val="000000"/>
                <w:bdr w:val="none" w:sz="0" w:space="0" w:color="auto" w:frame="1"/>
              </w:rPr>
              <w:t>ing</w:t>
            </w:r>
            <w:r w:rsidRPr="009B0167">
              <w:rPr>
                <w:rStyle w:val="normaltextrun"/>
                <w:color w:val="000000"/>
                <w:bdr w:val="none" w:sz="0" w:space="0" w:color="auto" w:frame="1"/>
              </w:rPr>
              <w:t xml:space="preserve"> STR</w:t>
            </w:r>
            <w:r>
              <w:rPr>
                <w:rStyle w:val="normaltextrun"/>
                <w:color w:val="000000"/>
                <w:bdr w:val="none" w:sz="0" w:space="0" w:color="auto" w:frame="1"/>
              </w:rPr>
              <w:t xml:space="preserve">) </w:t>
            </w:r>
          </w:p>
        </w:tc>
        <w:tc>
          <w:tcPr>
            <w:tcW w:w="1134" w:type="dxa"/>
          </w:tcPr>
          <w:p w14:paraId="0AB0545E" w14:textId="3B638364" w:rsidR="007D6B34" w:rsidRPr="009B0167" w:rsidRDefault="007D6B34" w:rsidP="007D6B34">
            <w:pPr>
              <w:rPr>
                <w:lang w:val="vi-VN"/>
              </w:rPr>
            </w:pPr>
          </w:p>
        </w:tc>
        <w:tc>
          <w:tcPr>
            <w:tcW w:w="2507" w:type="dxa"/>
          </w:tcPr>
          <w:p w14:paraId="29A14C5A" w14:textId="78D9BFCA" w:rsidR="007D6B34" w:rsidRPr="009B0167" w:rsidRDefault="007D6B34" w:rsidP="007D6B34">
            <w:pPr>
              <w:rPr>
                <w:lang w:val="vi-VN"/>
              </w:rPr>
            </w:pPr>
          </w:p>
        </w:tc>
        <w:tc>
          <w:tcPr>
            <w:tcW w:w="1705" w:type="dxa"/>
          </w:tcPr>
          <w:p w14:paraId="537C975B" w14:textId="1E568930" w:rsidR="007D6B34" w:rsidRPr="009B0167" w:rsidRDefault="007D6B34" w:rsidP="007D6B34"/>
        </w:tc>
      </w:tr>
      <w:tr w:rsidR="00644926" w:rsidRPr="009B0167" w14:paraId="12B2527F" w14:textId="77777777" w:rsidTr="007D6B34">
        <w:trPr>
          <w:trHeight w:val="1943"/>
        </w:trPr>
        <w:tc>
          <w:tcPr>
            <w:tcW w:w="846" w:type="dxa"/>
          </w:tcPr>
          <w:p w14:paraId="2F560796" w14:textId="679DADCD" w:rsidR="00644926" w:rsidRPr="00644926" w:rsidRDefault="00644926" w:rsidP="00644926">
            <w:pPr>
              <w:jc w:val="center"/>
            </w:pPr>
            <w:r>
              <w:lastRenderedPageBreak/>
              <w:t>1a</w:t>
            </w:r>
          </w:p>
        </w:tc>
        <w:tc>
          <w:tcPr>
            <w:tcW w:w="3685" w:type="dxa"/>
          </w:tcPr>
          <w:p w14:paraId="6311B2A2" w14:textId="77777777" w:rsidR="00644926" w:rsidRPr="00B00315" w:rsidRDefault="00644926" w:rsidP="009E1BC6">
            <w:pPr>
              <w:rPr>
                <w:rFonts w:eastAsia="Times New Roman"/>
                <w:i/>
                <w:color w:val="000000" w:themeColor="text1"/>
              </w:rPr>
            </w:pPr>
            <w:r w:rsidRPr="00B00315">
              <w:rPr>
                <w:rFonts w:eastAsia="Times New Roman"/>
                <w:i/>
                <w:color w:val="000000" w:themeColor="text1"/>
              </w:rPr>
              <w:t>Trường hợp Case ban đầu phát sinh từ hệ thống/Case thủ công được tạo bởi DVKH maker:</w:t>
            </w:r>
          </w:p>
          <w:p w14:paraId="126DC15D" w14:textId="6E92F82D" w:rsidR="00644926" w:rsidRPr="009E1BC6" w:rsidRDefault="00644926" w:rsidP="009E1BC6">
            <w:pPr>
              <w:rPr>
                <w:rFonts w:eastAsia="Times New Roman"/>
                <w:color w:val="000000" w:themeColor="text1"/>
              </w:rPr>
            </w:pPr>
            <w:r w:rsidRPr="009E1BC6">
              <w:rPr>
                <w:rFonts w:eastAsia="Times New Roman"/>
                <w:color w:val="000000" w:themeColor="text1"/>
              </w:rPr>
              <w:t xml:space="preserve">Hệ thống chuyển trạng thái case và </w:t>
            </w:r>
            <w:r w:rsidR="006308C3" w:rsidRPr="009E1BC6">
              <w:rPr>
                <w:rFonts w:eastAsia="Times New Roman"/>
                <w:color w:val="000000" w:themeColor="text1"/>
              </w:rPr>
              <w:t xml:space="preserve">tự động </w:t>
            </w:r>
            <w:r w:rsidRPr="009E1BC6">
              <w:rPr>
                <w:rFonts w:eastAsia="Times New Roman"/>
                <w:color w:val="000000" w:themeColor="text1"/>
              </w:rPr>
              <w:t xml:space="preserve">gửi email </w:t>
            </w:r>
            <w:r w:rsidR="006308C3" w:rsidRPr="009E1BC6">
              <w:rPr>
                <w:rFonts w:eastAsia="Times New Roman"/>
                <w:color w:val="000000" w:themeColor="text1"/>
              </w:rPr>
              <w:t xml:space="preserve">theo mẫu EM-9 </w:t>
            </w:r>
            <w:r w:rsidRPr="009E1BC6">
              <w:rPr>
                <w:rFonts w:eastAsia="Times New Roman"/>
                <w:color w:val="000000" w:themeColor="text1"/>
              </w:rPr>
              <w:t xml:space="preserve">tới DVKH maker ban đầu xử lý case và group email của </w:t>
            </w:r>
            <w:commentRangeStart w:id="477"/>
            <w:commentRangeStart w:id="478"/>
            <w:commentRangeStart w:id="479"/>
            <w:commentRangeStart w:id="480"/>
            <w:commentRangeStart w:id="481"/>
            <w:r w:rsidRPr="009E1BC6">
              <w:rPr>
                <w:rFonts w:eastAsia="Times New Roman"/>
                <w:color w:val="000000" w:themeColor="text1"/>
              </w:rPr>
              <w:t>DVKH Checker</w:t>
            </w:r>
            <w:commentRangeEnd w:id="477"/>
            <w:r w:rsidRPr="009E1BC6">
              <w:rPr>
                <w:rFonts w:eastAsia="Times New Roman"/>
                <w:color w:val="000000" w:themeColor="text1"/>
              </w:rPr>
              <w:commentReference w:id="477"/>
            </w:r>
            <w:commentRangeEnd w:id="478"/>
            <w:r>
              <w:rPr>
                <w:rStyle w:val="CommentReference"/>
              </w:rPr>
              <w:commentReference w:id="478"/>
            </w:r>
            <w:commentRangeEnd w:id="479"/>
            <w:r>
              <w:rPr>
                <w:rStyle w:val="CommentReference"/>
              </w:rPr>
              <w:commentReference w:id="479"/>
            </w:r>
            <w:commentRangeEnd w:id="480"/>
            <w:r>
              <w:rPr>
                <w:rStyle w:val="CommentReference"/>
              </w:rPr>
              <w:commentReference w:id="480"/>
            </w:r>
            <w:commentRangeEnd w:id="481"/>
            <w:r>
              <w:rPr>
                <w:rStyle w:val="CommentReference"/>
              </w:rPr>
              <w:commentReference w:id="481"/>
            </w:r>
            <w:r w:rsidRPr="009E1BC6">
              <w:rPr>
                <w:rFonts w:eastAsia="Times New Roman"/>
                <w:color w:val="000000" w:themeColor="text1"/>
              </w:rPr>
              <w:t>, chuyển bước 2</w:t>
            </w:r>
          </w:p>
        </w:tc>
        <w:tc>
          <w:tcPr>
            <w:tcW w:w="1134" w:type="dxa"/>
          </w:tcPr>
          <w:p w14:paraId="179FC549" w14:textId="1CB47C57" w:rsidR="00644926" w:rsidRPr="009B0167" w:rsidRDefault="00B317E3" w:rsidP="00644926">
            <w:r>
              <w:t>DVKH</w:t>
            </w:r>
            <w:r w:rsidR="00644926">
              <w:t xml:space="preserve"> Checker</w:t>
            </w:r>
            <w:r>
              <w:t>/DVKH Checker N+1</w:t>
            </w:r>
          </w:p>
        </w:tc>
        <w:tc>
          <w:tcPr>
            <w:tcW w:w="2507" w:type="dxa"/>
          </w:tcPr>
          <w:p w14:paraId="67603358" w14:textId="530DEEBF" w:rsidR="00644926" w:rsidRPr="009B0167" w:rsidRDefault="00644926" w:rsidP="00644926">
            <w:pPr>
              <w:jc w:val="left"/>
            </w:pPr>
            <w:r>
              <w:rPr>
                <w:rStyle w:val="normaltextrun"/>
                <w:color w:val="000000"/>
                <w:shd w:val="clear" w:color="auto" w:fill="FFFFFF"/>
              </w:rPr>
              <w:t>Re-open</w:t>
            </w:r>
          </w:p>
        </w:tc>
        <w:tc>
          <w:tcPr>
            <w:tcW w:w="1705" w:type="dxa"/>
          </w:tcPr>
          <w:p w14:paraId="709EAF27" w14:textId="588CE57C" w:rsidR="00644926" w:rsidRPr="009B0167" w:rsidRDefault="00644926" w:rsidP="00644926">
            <w:r>
              <w:rPr>
                <w:rFonts w:eastAsia="Times New Roman"/>
              </w:rPr>
              <w:t>Pending Maker</w:t>
            </w:r>
          </w:p>
        </w:tc>
      </w:tr>
      <w:tr w:rsidR="00644926" w:rsidRPr="009B0167" w14:paraId="145E9CD5" w14:textId="77777777" w:rsidTr="00644926">
        <w:trPr>
          <w:trHeight w:val="1150"/>
        </w:trPr>
        <w:tc>
          <w:tcPr>
            <w:tcW w:w="846" w:type="dxa"/>
          </w:tcPr>
          <w:p w14:paraId="07828988" w14:textId="04F6DA5D" w:rsidR="00644926" w:rsidRPr="00644926" w:rsidRDefault="00644926" w:rsidP="00A51DBC">
            <w:pPr>
              <w:jc w:val="center"/>
            </w:pPr>
            <w:r>
              <w:t>1b</w:t>
            </w:r>
          </w:p>
        </w:tc>
        <w:tc>
          <w:tcPr>
            <w:tcW w:w="3685" w:type="dxa"/>
          </w:tcPr>
          <w:p w14:paraId="40C5462F" w14:textId="3AD686CA" w:rsidR="00644926" w:rsidRPr="00B00315" w:rsidRDefault="00644926" w:rsidP="009E1BC6">
            <w:pPr>
              <w:rPr>
                <w:rFonts w:eastAsia="Times New Roman"/>
                <w:i/>
                <w:color w:val="000000" w:themeColor="text1"/>
              </w:rPr>
            </w:pPr>
            <w:r w:rsidRPr="00B00315">
              <w:rPr>
                <w:rFonts w:eastAsia="Times New Roman"/>
                <w:i/>
                <w:color w:val="000000" w:themeColor="text1"/>
              </w:rPr>
              <w:t>Trường hợp Case thủ công được tạo bởi AML maker:</w:t>
            </w:r>
          </w:p>
          <w:p w14:paraId="35E2E665" w14:textId="2050C94C" w:rsidR="00644926" w:rsidRPr="009E1BC6" w:rsidRDefault="00644926" w:rsidP="009E1BC6">
            <w:pPr>
              <w:rPr>
                <w:rFonts w:eastAsia="Times New Roman"/>
                <w:color w:val="000000" w:themeColor="text1"/>
              </w:rPr>
            </w:pPr>
            <w:r w:rsidRPr="009E1BC6">
              <w:rPr>
                <w:rFonts w:eastAsia="Times New Roman"/>
                <w:color w:val="000000" w:themeColor="text1"/>
              </w:rPr>
              <w:t xml:space="preserve">Hệ thống </w:t>
            </w:r>
            <w:r w:rsidR="006308C3" w:rsidRPr="009E1BC6">
              <w:rPr>
                <w:rFonts w:eastAsia="Times New Roman"/>
                <w:color w:val="000000" w:themeColor="text1"/>
              </w:rPr>
              <w:t>chuyển</w:t>
            </w:r>
            <w:r w:rsidRPr="009E1BC6">
              <w:rPr>
                <w:rFonts w:eastAsia="Times New Roman"/>
                <w:color w:val="000000" w:themeColor="text1"/>
              </w:rPr>
              <w:t xml:space="preserve"> trạng thái case, chuyển bước 2</w:t>
            </w:r>
          </w:p>
        </w:tc>
        <w:tc>
          <w:tcPr>
            <w:tcW w:w="1134" w:type="dxa"/>
          </w:tcPr>
          <w:p w14:paraId="5CAD8F2D" w14:textId="155C666B" w:rsidR="00644926" w:rsidRPr="009B0167" w:rsidRDefault="00644926" w:rsidP="00A51DBC">
            <w:r>
              <w:t>AML checker</w:t>
            </w:r>
          </w:p>
        </w:tc>
        <w:tc>
          <w:tcPr>
            <w:tcW w:w="2507" w:type="dxa"/>
          </w:tcPr>
          <w:p w14:paraId="095A8D10" w14:textId="6AED5879" w:rsidR="00644926" w:rsidRPr="009B0167" w:rsidRDefault="006308C3" w:rsidP="00A51DBC">
            <w:pPr>
              <w:jc w:val="left"/>
            </w:pPr>
            <w:r>
              <w:rPr>
                <w:rStyle w:val="normaltextrun"/>
                <w:color w:val="000000"/>
                <w:shd w:val="clear" w:color="auto" w:fill="FFFFFF"/>
              </w:rPr>
              <w:t>Re-open</w:t>
            </w:r>
          </w:p>
        </w:tc>
        <w:tc>
          <w:tcPr>
            <w:tcW w:w="1705" w:type="dxa"/>
          </w:tcPr>
          <w:p w14:paraId="71E25EE0" w14:textId="625D1941" w:rsidR="00644926" w:rsidRPr="009B0167" w:rsidRDefault="006308C3" w:rsidP="00A51DBC">
            <w:ins w:id="482" w:author="Pham Quynh Trang" w:date="2026-06-24T21:24:00Z">
              <w:r>
                <w:t xml:space="preserve">Pending AML </w:t>
              </w:r>
            </w:ins>
            <w:r>
              <w:t>Maker</w:t>
            </w:r>
          </w:p>
        </w:tc>
      </w:tr>
      <w:tr w:rsidR="00644926" w:rsidRPr="009B0167" w14:paraId="1CE334BF" w14:textId="77777777" w:rsidTr="003C4C96">
        <w:trPr>
          <w:trHeight w:val="340"/>
        </w:trPr>
        <w:tc>
          <w:tcPr>
            <w:tcW w:w="846" w:type="dxa"/>
          </w:tcPr>
          <w:p w14:paraId="6EBDA89D" w14:textId="77777777" w:rsidR="00644926" w:rsidRPr="009B0167" w:rsidRDefault="00644926" w:rsidP="003C4C96">
            <w:pPr>
              <w:jc w:val="center"/>
              <w:rPr>
                <w:lang w:val="vi-VN"/>
              </w:rPr>
            </w:pPr>
            <w:r w:rsidRPr="009B0167">
              <w:rPr>
                <w:lang w:val="vi-VN"/>
              </w:rPr>
              <w:t>2</w:t>
            </w:r>
          </w:p>
        </w:tc>
        <w:tc>
          <w:tcPr>
            <w:tcW w:w="3685" w:type="dxa"/>
          </w:tcPr>
          <w:p w14:paraId="786B9B8A" w14:textId="4B436A90" w:rsidR="00644926" w:rsidRPr="00E11782" w:rsidRDefault="00644926" w:rsidP="003C4C96">
            <w:pPr>
              <w:pStyle w:val="paragraph"/>
              <w:spacing w:before="120" w:beforeAutospacing="0" w:after="0" w:afterAutospacing="0"/>
              <w:jc w:val="both"/>
              <w:textAlignment w:val="baseline"/>
              <w:rPr>
                <w:bCs/>
                <w:i/>
                <w:iCs/>
                <w:rPrChange w:id="483" w:author="Pham Quynh Trang" w:date="2026-06-24T10:09:00Z">
                  <w:rPr>
                    <w:rFonts w:ascii="Segoe UI" w:hAnsi="Segoe UI" w:cs="Segoe UI"/>
                    <w:sz w:val="18"/>
                    <w:szCs w:val="18"/>
                    <w:lang w:val="vi-VN"/>
                  </w:rPr>
                </w:rPrChange>
              </w:rPr>
            </w:pPr>
            <w:r>
              <w:rPr>
                <w:rStyle w:val="normaltextrun"/>
                <w:b/>
                <w:bCs/>
                <w:color w:val="000000"/>
                <w:lang w:val="vi-VN"/>
              </w:rPr>
              <w:t>Đề xuất xử lý cảnh báo</w:t>
            </w:r>
            <w:r w:rsidRPr="00E60B29">
              <w:rPr>
                <w:rStyle w:val="eop"/>
                <w:rFonts w:eastAsiaTheme="majorEastAsia"/>
                <w:color w:val="000000"/>
                <w:lang w:val="vi-VN"/>
              </w:rPr>
              <w:t> </w:t>
            </w:r>
          </w:p>
        </w:tc>
        <w:tc>
          <w:tcPr>
            <w:tcW w:w="1134" w:type="dxa"/>
          </w:tcPr>
          <w:p w14:paraId="533B01FB" w14:textId="3EF2563A" w:rsidR="00644926" w:rsidRPr="009B0167" w:rsidRDefault="00644926" w:rsidP="003C4C96"/>
        </w:tc>
        <w:tc>
          <w:tcPr>
            <w:tcW w:w="2507" w:type="dxa"/>
          </w:tcPr>
          <w:p w14:paraId="19C7D5F9" w14:textId="564562F6" w:rsidR="00644926" w:rsidRPr="009B0167" w:rsidRDefault="00644926" w:rsidP="003C4C96">
            <w:pPr>
              <w:jc w:val="left"/>
            </w:pPr>
          </w:p>
        </w:tc>
        <w:tc>
          <w:tcPr>
            <w:tcW w:w="1705" w:type="dxa"/>
          </w:tcPr>
          <w:p w14:paraId="2268787E" w14:textId="398FA1F7" w:rsidR="00644926" w:rsidRPr="009B0167" w:rsidRDefault="00644926" w:rsidP="003C4C96">
            <w:pPr>
              <w:jc w:val="center"/>
              <w:rPr>
                <w:lang w:val="vi-VN"/>
              </w:rPr>
            </w:pPr>
          </w:p>
        </w:tc>
      </w:tr>
      <w:tr w:rsidR="003C4C96" w:rsidRPr="009B0167" w14:paraId="07921DFF" w14:textId="77777777" w:rsidTr="00605540">
        <w:trPr>
          <w:trHeight w:val="1187"/>
        </w:trPr>
        <w:tc>
          <w:tcPr>
            <w:tcW w:w="846" w:type="dxa"/>
          </w:tcPr>
          <w:p w14:paraId="5ACCD9C3" w14:textId="4140E898" w:rsidR="003C4C96" w:rsidRPr="003C4C96" w:rsidRDefault="003C4C96" w:rsidP="003C4C96">
            <w:pPr>
              <w:jc w:val="center"/>
            </w:pPr>
            <w:r>
              <w:t>2a</w:t>
            </w:r>
          </w:p>
        </w:tc>
        <w:tc>
          <w:tcPr>
            <w:tcW w:w="3685" w:type="dxa"/>
          </w:tcPr>
          <w:p w14:paraId="1EA02777" w14:textId="77777777" w:rsidR="00E42EE7" w:rsidRDefault="00E42EE7" w:rsidP="003C4C96">
            <w:pPr>
              <w:rPr>
                <w:rFonts w:eastAsia="Times New Roman"/>
                <w:bCs/>
                <w:color w:val="000000" w:themeColor="text1"/>
              </w:rPr>
            </w:pPr>
            <w:r w:rsidRPr="00644926">
              <w:rPr>
                <w:bCs/>
                <w:i/>
                <w:color w:val="000000" w:themeColor="text1"/>
              </w:rPr>
              <w:t>Trường hợp Case ban đầu phát sinh từ hệ thống/Case thủ công được tạo bởi DVKH maker</w:t>
            </w:r>
            <w:r>
              <w:rPr>
                <w:rFonts w:eastAsia="Times New Roman"/>
                <w:bCs/>
                <w:color w:val="000000" w:themeColor="text1"/>
              </w:rPr>
              <w:t xml:space="preserve"> </w:t>
            </w:r>
          </w:p>
          <w:p w14:paraId="4CDF4A79" w14:textId="0B177996" w:rsidR="003C4C96" w:rsidRDefault="003C4C96" w:rsidP="003C4C96">
            <w:pPr>
              <w:rPr>
                <w:rFonts w:eastAsia="Times New Roman"/>
                <w:bCs/>
                <w:color w:val="000000" w:themeColor="text1"/>
              </w:rPr>
            </w:pPr>
            <w:r>
              <w:rPr>
                <w:rFonts w:eastAsia="Times New Roman"/>
                <w:bCs/>
                <w:color w:val="000000" w:themeColor="text1"/>
              </w:rPr>
              <w:t>Khi nhận được thông báo case do DVKH Maker từng xử lý được re-open DVKH Maker thực hiện xử lý cảnh báo theo đúng luồng như ban đầu.</w:t>
            </w:r>
            <w:r w:rsidRPr="00680DE4">
              <w:rPr>
                <w:rFonts w:eastAsia="Times New Roman"/>
                <w:bCs/>
                <w:color w:val="000000" w:themeColor="text1"/>
              </w:rPr>
              <w:t xml:space="preserve"> </w:t>
            </w:r>
          </w:p>
          <w:p w14:paraId="2D38E49E" w14:textId="79F98BAD" w:rsidR="003C4C96" w:rsidRDefault="003C4C96" w:rsidP="003C4C96">
            <w:pPr>
              <w:rPr>
                <w:rStyle w:val="normaltextrun"/>
                <w:color w:val="000000"/>
              </w:rPr>
            </w:pPr>
            <w:ins w:id="484" w:author="Pham Quynh Trang" w:date="2026-06-24T20:36:00Z">
              <w:r>
                <w:t xml:space="preserve">DVKH </w:t>
              </w:r>
            </w:ins>
            <w:r>
              <w:rPr>
                <w:rStyle w:val="normaltextrun"/>
                <w:color w:val="000000"/>
                <w:lang w:val="vi-VN"/>
              </w:rPr>
              <w:t>Maker thực hiện </w:t>
            </w:r>
            <w:ins w:id="485" w:author="Pham Quynh Trang" w:date="2026-06-24T10:07:00Z">
              <w:r>
                <w:rPr>
                  <w:rStyle w:val="normaltextrun"/>
                  <w:color w:val="000000"/>
                </w:rPr>
                <w:t xml:space="preserve">điền </w:t>
              </w:r>
            </w:ins>
            <w:r>
              <w:rPr>
                <w:rStyle w:val="normaltextrun"/>
                <w:color w:val="000000"/>
              </w:rPr>
              <w:t xml:space="preserve">lại </w:t>
            </w:r>
            <w:ins w:id="486" w:author="Pham Quynh Trang" w:date="2026-06-24T10:07:00Z">
              <w:r>
                <w:rPr>
                  <w:rStyle w:val="normaltextrun"/>
                  <w:color w:val="000000"/>
                </w:rPr>
                <w:t>bộ câu hỏi EDD</w:t>
              </w:r>
            </w:ins>
            <w:r>
              <w:rPr>
                <w:rStyle w:val="normaltextrun"/>
                <w:color w:val="000000"/>
              </w:rPr>
              <w:t xml:space="preserve"> và/hoặc bổ sung thêm thông tin</w:t>
            </w:r>
            <w:r w:rsidR="00EF29E2">
              <w:rPr>
                <w:rStyle w:val="normaltextrun"/>
                <w:color w:val="000000"/>
              </w:rPr>
              <w:t>/</w:t>
            </w:r>
            <w:commentRangeStart w:id="487"/>
            <w:r w:rsidR="00EF29E2">
              <w:rPr>
                <w:rStyle w:val="normaltextrun"/>
                <w:color w:val="000000"/>
              </w:rPr>
              <w:t>tài liệu</w:t>
            </w:r>
            <w:commentRangeEnd w:id="487"/>
            <w:r w:rsidR="00EF29E2">
              <w:rPr>
                <w:rStyle w:val="CommentReference"/>
              </w:rPr>
              <w:commentReference w:id="487"/>
            </w:r>
            <w:r w:rsidR="00991DA9">
              <w:rPr>
                <w:rStyle w:val="normaltextrun"/>
                <w:color w:val="000000"/>
              </w:rPr>
              <w:t xml:space="preserve">, </w:t>
            </w:r>
            <w:commentRangeStart w:id="488"/>
            <w:r w:rsidR="00991DA9">
              <w:rPr>
                <w:rStyle w:val="normaltextrun"/>
                <w:color w:val="000000"/>
              </w:rPr>
              <w:t xml:space="preserve">người dùng bắt buộc phải ấn “Save” thông tin EDD trước khi </w:t>
            </w:r>
            <w:proofErr w:type="gramStart"/>
            <w:r w:rsidR="00991DA9">
              <w:rPr>
                <w:rStyle w:val="normaltextrun"/>
                <w:color w:val="000000"/>
              </w:rPr>
              <w:t>take action</w:t>
            </w:r>
            <w:proofErr w:type="gramEnd"/>
            <w:r w:rsidR="00991DA9">
              <w:rPr>
                <w:rStyle w:val="normaltextrun"/>
                <w:color w:val="000000"/>
              </w:rPr>
              <w:t>.</w:t>
            </w:r>
            <w:commentRangeEnd w:id="488"/>
            <w:r w:rsidR="00DF26AB">
              <w:rPr>
                <w:rStyle w:val="CommentReference"/>
              </w:rPr>
              <w:commentReference w:id="488"/>
            </w:r>
          </w:p>
          <w:p w14:paraId="7AA74102" w14:textId="77777777" w:rsidR="003C4C96" w:rsidRDefault="003C4C96" w:rsidP="003C4C96">
            <w:pPr>
              <w:rPr>
                <w:ins w:id="489" w:author="Pham Quynh Trang" w:date="2026-06-24T10:09:00Z"/>
                <w:rStyle w:val="normaltextrun"/>
                <w:i/>
                <w:iCs/>
                <w:color w:val="000000"/>
                <w:lang w:val="vi-VN"/>
              </w:rPr>
            </w:pPr>
            <w:r>
              <w:rPr>
                <w:rStyle w:val="normaltextrun"/>
                <w:color w:val="000000"/>
              </w:rPr>
              <w:t>Đ</w:t>
            </w:r>
            <w:r>
              <w:rPr>
                <w:rStyle w:val="normaltextrun"/>
                <w:color w:val="000000"/>
                <w:lang w:val="vi-VN"/>
              </w:rPr>
              <w:t xml:space="preserve">ề xuất xử lý cảnh báo là </w:t>
            </w:r>
            <w:ins w:id="490" w:author="Pham Quynh Trang" w:date="2026-06-24T20:36:00Z">
              <w:r>
                <w:rPr>
                  <w:rStyle w:val="normaltextrun"/>
                  <w:color w:val="000000"/>
                </w:rPr>
                <w:t>“</w:t>
              </w:r>
            </w:ins>
            <w:r>
              <w:rPr>
                <w:rStyle w:val="normaltextrun"/>
                <w:color w:val="000000"/>
                <w:lang w:val="vi-VN"/>
              </w:rPr>
              <w:t>Đáng ngờ/ Không đáng giờ/ Cần giám sát thêm</w:t>
            </w:r>
            <w:ins w:id="491" w:author="Pham Quynh Trang" w:date="2026-06-24T20:36:00Z">
              <w:r>
                <w:rPr>
                  <w:rStyle w:val="normaltextrun"/>
                  <w:color w:val="000000"/>
                </w:rPr>
                <w:t>”</w:t>
              </w:r>
            </w:ins>
            <w:r>
              <w:rPr>
                <w:rStyle w:val="normaltextrun"/>
                <w:color w:val="000000"/>
                <w:lang w:val="vi-VN"/>
              </w:rPr>
              <w:t> và gửi thông báo emai</w:t>
            </w:r>
            <w:ins w:id="492" w:author="Pham Quynh Trang" w:date="2026-06-24T11:16:00Z">
              <w:r>
                <w:rPr>
                  <w:rStyle w:val="normaltextrun"/>
                  <w:color w:val="000000"/>
                </w:rPr>
                <w:t>l</w:t>
              </w:r>
            </w:ins>
            <w:r>
              <w:rPr>
                <w:rStyle w:val="normaltextrun"/>
                <w:color w:val="000000"/>
                <w:lang w:val="vi-VN"/>
              </w:rPr>
              <w:t> EM-2 </w:t>
            </w:r>
            <w:ins w:id="493" w:author="Pham Quynh Trang" w:date="2026-06-24T20:36:00Z">
              <w:r>
                <w:rPr>
                  <w:rStyle w:val="normaltextrun"/>
                  <w:color w:val="000000"/>
                </w:rPr>
                <w:t>tới DVKH Checker</w:t>
              </w:r>
            </w:ins>
            <w:r>
              <w:rPr>
                <w:rStyle w:val="normaltextrun"/>
                <w:color w:val="000000"/>
                <w:lang w:val="vi-VN"/>
              </w:rPr>
              <w:t>, chuyển tiếp </w:t>
            </w:r>
            <w:r>
              <w:rPr>
                <w:rStyle w:val="normaltextrun"/>
                <w:i/>
                <w:iCs/>
                <w:color w:val="000000"/>
                <w:lang w:val="vi-VN"/>
              </w:rPr>
              <w:t>bước 3</w:t>
            </w:r>
          </w:p>
          <w:p w14:paraId="7FCB06FF" w14:textId="07DF1076" w:rsidR="003C4C96" w:rsidRDefault="003C4C96" w:rsidP="00E42EE7">
            <w:pPr>
              <w:tabs>
                <w:tab w:val="left" w:pos="2028"/>
              </w:tabs>
              <w:rPr>
                <w:rStyle w:val="normaltextrun"/>
                <w:b/>
                <w:bCs/>
                <w:color w:val="000000"/>
                <w:lang w:val="vi-VN"/>
              </w:rPr>
            </w:pPr>
            <w:ins w:id="494" w:author="Pham Quynh Trang" w:date="2026-06-24T10:09:00Z">
              <w:r>
                <w:rPr>
                  <w:bCs/>
                  <w:lang w:val="vi-VN"/>
                </w:rPr>
                <w:t xml:space="preserve">Thông tin </w:t>
              </w:r>
              <w:r>
                <w:rPr>
                  <w:bCs/>
                </w:rPr>
                <w:t>bộ câu hỏi</w:t>
              </w:r>
              <w:r>
                <w:rPr>
                  <w:bCs/>
                  <w:lang w:val="vi-VN"/>
                </w:rPr>
                <w:t xml:space="preserve"> chi tiết tham chiếu </w:t>
              </w:r>
              <w:r>
                <w:rPr>
                  <w:bCs/>
                  <w:i/>
                  <w:iCs/>
                  <w:lang w:val="vi-VN"/>
                </w:rPr>
                <w:t>&lt;&lt;IV.Phụ lục - Phụ lục 3. Bộ câu hỏi EDD&gt;&gt;</w:t>
              </w:r>
            </w:ins>
            <w:del w:id="495" w:author="Pham Quynh Trang" w:date="2026-06-24T10:09:00Z">
              <w:r w:rsidRPr="00E60B29" w:rsidDel="00E11782">
                <w:rPr>
                  <w:rStyle w:val="eop"/>
                  <w:rFonts w:eastAsiaTheme="majorEastAsia"/>
                  <w:color w:val="000000"/>
                  <w:lang w:val="vi-VN"/>
                </w:rPr>
                <w:delText> </w:delText>
              </w:r>
            </w:del>
          </w:p>
        </w:tc>
        <w:tc>
          <w:tcPr>
            <w:tcW w:w="1134" w:type="dxa"/>
          </w:tcPr>
          <w:p w14:paraId="2AD859D4" w14:textId="1B14C0D2" w:rsidR="003C4C96" w:rsidRDefault="003C4C96" w:rsidP="003C4C96">
            <w:r>
              <w:t>DVKH</w:t>
            </w:r>
            <w:r w:rsidRPr="009B0167">
              <w:t xml:space="preserve"> Maker</w:t>
            </w:r>
          </w:p>
        </w:tc>
        <w:tc>
          <w:tcPr>
            <w:tcW w:w="2507" w:type="dxa"/>
          </w:tcPr>
          <w:p w14:paraId="48FAD0CA" w14:textId="0635F150" w:rsidR="003C4C96" w:rsidRPr="009B0167" w:rsidRDefault="003C4C96" w:rsidP="003C4C96">
            <w:pPr>
              <w:jc w:val="left"/>
            </w:pPr>
            <w:r w:rsidRPr="009B0167">
              <w:t>Recommend to Not suspicious/ Recommend to suspicious/ Recommend to Under monitoring</w:t>
            </w:r>
          </w:p>
        </w:tc>
        <w:tc>
          <w:tcPr>
            <w:tcW w:w="1705" w:type="dxa"/>
          </w:tcPr>
          <w:p w14:paraId="5928A6C1" w14:textId="5E77464E" w:rsidR="003C4C96" w:rsidRPr="009B0167" w:rsidRDefault="003C4C96" w:rsidP="003C4C96">
            <w:r w:rsidRPr="009B0167">
              <w:t>Pending Checker Review</w:t>
            </w:r>
          </w:p>
        </w:tc>
      </w:tr>
      <w:tr w:rsidR="003C4C96" w:rsidRPr="009B0167" w14:paraId="79A384AB" w14:textId="77777777" w:rsidTr="00E42EE7">
        <w:trPr>
          <w:trHeight w:val="1104"/>
        </w:trPr>
        <w:tc>
          <w:tcPr>
            <w:tcW w:w="846" w:type="dxa"/>
          </w:tcPr>
          <w:p w14:paraId="4A311E3C" w14:textId="21F0FAAD" w:rsidR="003C4C96" w:rsidRPr="003C4C96" w:rsidRDefault="003C4C96" w:rsidP="00A51DBC">
            <w:pPr>
              <w:jc w:val="center"/>
            </w:pPr>
            <w:r>
              <w:t>2b</w:t>
            </w:r>
          </w:p>
        </w:tc>
        <w:tc>
          <w:tcPr>
            <w:tcW w:w="3685" w:type="dxa"/>
          </w:tcPr>
          <w:p w14:paraId="264267FC" w14:textId="77777777" w:rsidR="00E42EE7" w:rsidRPr="00B00315" w:rsidRDefault="00E42EE7" w:rsidP="009E1BC6">
            <w:pPr>
              <w:rPr>
                <w:rFonts w:eastAsia="Times New Roman"/>
                <w:i/>
                <w:color w:val="000000" w:themeColor="text1"/>
              </w:rPr>
            </w:pPr>
            <w:r w:rsidRPr="00B00315">
              <w:rPr>
                <w:rFonts w:eastAsia="Times New Roman"/>
                <w:i/>
                <w:color w:val="000000" w:themeColor="text1"/>
              </w:rPr>
              <w:t>Trường hợp Case thủ công được tạo bởi AML maker:</w:t>
            </w:r>
          </w:p>
          <w:p w14:paraId="5961B71E" w14:textId="76EC9913" w:rsidR="003C4C96" w:rsidRPr="009E1BC6" w:rsidRDefault="00E42EE7" w:rsidP="009E1BC6">
            <w:pPr>
              <w:rPr>
                <w:rFonts w:eastAsia="Times New Roman"/>
                <w:color w:val="000000" w:themeColor="text1"/>
              </w:rPr>
            </w:pPr>
            <w:r w:rsidRPr="009E1BC6">
              <w:rPr>
                <w:rFonts w:eastAsia="Times New Roman"/>
                <w:color w:val="000000" w:themeColor="text1"/>
              </w:rPr>
              <w:t>AML Maker</w:t>
            </w:r>
            <w:r w:rsidR="00083C52" w:rsidRPr="009E1BC6">
              <w:rPr>
                <w:rFonts w:eastAsia="Times New Roman"/>
                <w:color w:val="000000" w:themeColor="text1"/>
              </w:rPr>
              <w:t xml:space="preserve"> thực hiện </w:t>
            </w:r>
            <w:r w:rsidR="00CC12B3" w:rsidRPr="009E1BC6">
              <w:rPr>
                <w:rFonts w:eastAsia="Times New Roman"/>
                <w:color w:val="000000" w:themeColor="text1"/>
              </w:rPr>
              <w:t>tạo STR</w:t>
            </w:r>
            <w:r w:rsidR="00134A15" w:rsidRPr="009E1BC6">
              <w:rPr>
                <w:rFonts w:eastAsia="Times New Roman"/>
                <w:color w:val="000000" w:themeColor="text1"/>
              </w:rPr>
              <w:t xml:space="preserve"> và bổ sung thêm thông tin</w:t>
            </w:r>
            <w:r w:rsidR="00EF29E2">
              <w:rPr>
                <w:rFonts w:eastAsia="Times New Roman"/>
                <w:color w:val="000000" w:themeColor="text1"/>
              </w:rPr>
              <w:t>/</w:t>
            </w:r>
            <w:commentRangeStart w:id="496"/>
            <w:r w:rsidR="00EF29E2">
              <w:rPr>
                <w:rFonts w:eastAsia="Times New Roman"/>
                <w:color w:val="000000" w:themeColor="text1"/>
              </w:rPr>
              <w:t>tài liệu</w:t>
            </w:r>
            <w:commentRangeEnd w:id="496"/>
            <w:r w:rsidR="00EF29E2">
              <w:rPr>
                <w:rStyle w:val="CommentReference"/>
              </w:rPr>
              <w:commentReference w:id="496"/>
            </w:r>
            <w:ins w:id="497" w:author="Pham Quynh Trang" w:date="2026-06-24T21:26:00Z">
              <w:r w:rsidR="00CC12B3" w:rsidRPr="009E1BC6">
                <w:rPr>
                  <w:rFonts w:eastAsia="Times New Roman"/>
                  <w:color w:val="000000" w:themeColor="text1"/>
                </w:rPr>
                <w:t>,</w:t>
              </w:r>
            </w:ins>
            <w:r w:rsidR="00605540">
              <w:rPr>
                <w:rFonts w:eastAsia="Times New Roman"/>
                <w:color w:val="000000" w:themeColor="text1"/>
              </w:rPr>
              <w:t xml:space="preserve"> </w:t>
            </w:r>
            <w:r w:rsidR="00605540">
              <w:rPr>
                <w:rStyle w:val="normaltextrun"/>
                <w:color w:val="000000"/>
              </w:rPr>
              <w:t xml:space="preserve">người dùng bắt buộc phải ấn “Save” thông tin </w:t>
            </w:r>
            <w:r w:rsidR="00605540">
              <w:rPr>
                <w:rStyle w:val="normaltextrun"/>
                <w:color w:val="000000"/>
              </w:rPr>
              <w:t>STR</w:t>
            </w:r>
            <w:bookmarkStart w:id="498" w:name="_GoBack"/>
            <w:bookmarkEnd w:id="498"/>
            <w:r w:rsidR="00605540">
              <w:rPr>
                <w:rStyle w:val="normaltextrun"/>
                <w:color w:val="000000"/>
              </w:rPr>
              <w:t xml:space="preserve"> trước khi take action</w:t>
            </w:r>
            <w:ins w:id="499" w:author="Pham Quynh Trang" w:date="2026-06-24T21:26:00Z">
              <w:r w:rsidR="00CC12B3" w:rsidRPr="009E1BC6">
                <w:rPr>
                  <w:rFonts w:eastAsia="Times New Roman"/>
                  <w:color w:val="000000" w:themeColor="text1"/>
                </w:rPr>
                <w:t xml:space="preserve"> chuyển bước </w:t>
              </w:r>
            </w:ins>
            <w:r w:rsidR="00CC12B3" w:rsidRPr="009E1BC6">
              <w:rPr>
                <w:rFonts w:eastAsia="Times New Roman"/>
                <w:color w:val="000000" w:themeColor="text1"/>
              </w:rPr>
              <w:t>3</w:t>
            </w:r>
          </w:p>
        </w:tc>
        <w:tc>
          <w:tcPr>
            <w:tcW w:w="1134" w:type="dxa"/>
          </w:tcPr>
          <w:p w14:paraId="14BAD324" w14:textId="1165A901" w:rsidR="003C4C96" w:rsidRDefault="00555E3F" w:rsidP="00A51DBC">
            <w:r>
              <w:t>AML maker</w:t>
            </w:r>
          </w:p>
        </w:tc>
        <w:tc>
          <w:tcPr>
            <w:tcW w:w="2507" w:type="dxa"/>
          </w:tcPr>
          <w:p w14:paraId="5E42CC5D" w14:textId="70BCAADC" w:rsidR="003C4C96" w:rsidRPr="009B0167" w:rsidRDefault="0022169A" w:rsidP="00A51DBC">
            <w:pPr>
              <w:jc w:val="left"/>
            </w:pPr>
            <w:r w:rsidRPr="009B0167">
              <w:t>Create STR and Submit to Checker</w:t>
            </w:r>
          </w:p>
        </w:tc>
        <w:tc>
          <w:tcPr>
            <w:tcW w:w="1705" w:type="dxa"/>
          </w:tcPr>
          <w:p w14:paraId="43A70625" w14:textId="19FA8B6A" w:rsidR="003C4C96" w:rsidRPr="009B0167" w:rsidRDefault="00D52E93" w:rsidP="00A51DBC">
            <w:ins w:id="500" w:author="Pham Quynh Trang" w:date="2026-06-24T21:24:00Z">
              <w:r>
                <w:t xml:space="preserve">Pending AML Checker </w:t>
              </w:r>
              <w:r w:rsidRPr="009B0167">
                <w:t>review</w:t>
              </w:r>
            </w:ins>
          </w:p>
        </w:tc>
      </w:tr>
      <w:tr w:rsidR="007D6B34" w:rsidRPr="009B0167" w14:paraId="21C96142" w14:textId="77777777" w:rsidTr="00943430">
        <w:trPr>
          <w:trHeight w:val="1020"/>
        </w:trPr>
        <w:tc>
          <w:tcPr>
            <w:tcW w:w="846" w:type="dxa"/>
          </w:tcPr>
          <w:p w14:paraId="74AA4336" w14:textId="23DD9012" w:rsidR="007D6B34" w:rsidRPr="009E4505" w:rsidRDefault="009E4505" w:rsidP="00A51DBC">
            <w:pPr>
              <w:jc w:val="center"/>
            </w:pPr>
            <w:r>
              <w:t>3</w:t>
            </w:r>
          </w:p>
        </w:tc>
        <w:tc>
          <w:tcPr>
            <w:tcW w:w="3685" w:type="dxa"/>
          </w:tcPr>
          <w:p w14:paraId="65EF659A" w14:textId="41233C5F" w:rsidR="007D6B34" w:rsidRDefault="00D272A0" w:rsidP="00A51DBC">
            <w:pPr>
              <w:pStyle w:val="paragraph"/>
              <w:spacing w:before="0" w:beforeAutospacing="0" w:after="0" w:afterAutospacing="0" w:line="300" w:lineRule="auto"/>
              <w:jc w:val="both"/>
              <w:textAlignment w:val="baseline"/>
              <w:rPr>
                <w:rStyle w:val="normaltextrun"/>
                <w:rFonts w:eastAsiaTheme="minorHAnsi"/>
                <w:color w:val="000000"/>
                <w:kern w:val="2"/>
                <w:lang w:eastAsia="en-US"/>
                <w14:ligatures w14:val="standardContextual"/>
              </w:rPr>
            </w:pPr>
            <w:r>
              <w:rPr>
                <w:rStyle w:val="normaltextrun"/>
                <w:rFonts w:eastAsiaTheme="minorHAnsi"/>
                <w:color w:val="000000"/>
                <w:kern w:val="2"/>
                <w:lang w:eastAsia="en-US"/>
                <w14:ligatures w14:val="standardContextual"/>
              </w:rPr>
              <w:t xml:space="preserve">Các bước tiếp theo thực hiện tương tự luồng </w:t>
            </w:r>
            <w:r w:rsidR="00A40D08">
              <w:rPr>
                <w:rStyle w:val="normaltextrun"/>
                <w:rFonts w:eastAsiaTheme="minorHAnsi"/>
                <w:color w:val="000000"/>
                <w:kern w:val="2"/>
                <w:lang w:eastAsia="en-US"/>
                <w14:ligatures w14:val="standardContextual"/>
              </w:rPr>
              <w:t xml:space="preserve">giám sát giao dịch </w:t>
            </w:r>
            <w:r w:rsidR="00033EF0">
              <w:rPr>
                <w:rStyle w:val="normaltextrun"/>
                <w:rFonts w:eastAsiaTheme="minorHAnsi"/>
                <w:color w:val="000000"/>
                <w:kern w:val="2"/>
                <w:lang w:eastAsia="en-US"/>
                <w14:ligatures w14:val="standardContextual"/>
              </w:rPr>
              <w:t>ở mục II.1.1 và II.1.2, cụ thể:</w:t>
            </w:r>
          </w:p>
          <w:p w14:paraId="2DBA3496" w14:textId="245019FE" w:rsidR="00033EF0" w:rsidRDefault="00033EF0" w:rsidP="00033EF0">
            <w:pPr>
              <w:rPr>
                <w:bCs/>
                <w:color w:val="000000" w:themeColor="text1"/>
              </w:rPr>
            </w:pPr>
            <w:r>
              <w:rPr>
                <w:bCs/>
                <w:color w:val="000000" w:themeColor="text1"/>
              </w:rPr>
              <w:t xml:space="preserve">- </w:t>
            </w:r>
            <w:r w:rsidRPr="00033EF0">
              <w:rPr>
                <w:bCs/>
                <w:color w:val="000000" w:themeColor="text1"/>
              </w:rPr>
              <w:t>Trường hợp Case ban đầu phát sinh từ hệ thống</w:t>
            </w:r>
            <w:r>
              <w:rPr>
                <w:bCs/>
                <w:color w:val="000000" w:themeColor="text1"/>
              </w:rPr>
              <w:t xml:space="preserve">: thực hiện tương tự các bước từ 3 -&gt; 8 (mục </w:t>
            </w:r>
            <w:r>
              <w:rPr>
                <w:rStyle w:val="normaltextrun"/>
                <w:color w:val="000000"/>
              </w:rPr>
              <w:t>II.1.1)</w:t>
            </w:r>
          </w:p>
          <w:p w14:paraId="774F1A03" w14:textId="035E5AB2" w:rsidR="00033EF0" w:rsidRPr="00033EF0" w:rsidRDefault="00033EF0" w:rsidP="00033EF0">
            <w:pPr>
              <w:rPr>
                <w:bCs/>
                <w:color w:val="000000" w:themeColor="text1"/>
              </w:rPr>
            </w:pPr>
            <w:r>
              <w:rPr>
                <w:bCs/>
                <w:color w:val="000000" w:themeColor="text1"/>
              </w:rPr>
              <w:t xml:space="preserve">- </w:t>
            </w:r>
            <w:r w:rsidRPr="00033EF0">
              <w:rPr>
                <w:bCs/>
                <w:color w:val="000000" w:themeColor="text1"/>
              </w:rPr>
              <w:t xml:space="preserve">Trường hợp Case ban đầu </w:t>
            </w:r>
            <w:r>
              <w:rPr>
                <w:bCs/>
                <w:color w:val="000000" w:themeColor="text1"/>
              </w:rPr>
              <w:t xml:space="preserve">là </w:t>
            </w:r>
            <w:r w:rsidRPr="00033EF0">
              <w:rPr>
                <w:bCs/>
                <w:color w:val="000000" w:themeColor="text1"/>
              </w:rPr>
              <w:t>Case thủ công được tạo bởi DVKH maker</w:t>
            </w:r>
            <w:r>
              <w:rPr>
                <w:bCs/>
                <w:color w:val="000000" w:themeColor="text1"/>
              </w:rPr>
              <w:t xml:space="preserve">: thực hiện tương tự các bước từ 3 -&gt; 7 (mục </w:t>
            </w:r>
            <w:r>
              <w:rPr>
                <w:rStyle w:val="normaltextrun"/>
                <w:color w:val="000000"/>
              </w:rPr>
              <w:t>II.1.2)</w:t>
            </w:r>
          </w:p>
          <w:p w14:paraId="42E169B9" w14:textId="090DEBE0" w:rsidR="00033EF0" w:rsidRPr="006019E6" w:rsidRDefault="00033EF0" w:rsidP="00C84706">
            <w:pPr>
              <w:pStyle w:val="paragraph"/>
              <w:spacing w:before="0" w:beforeAutospacing="0" w:after="0" w:afterAutospacing="0"/>
              <w:jc w:val="both"/>
              <w:textAlignment w:val="baseline"/>
              <w:rPr>
                <w:rStyle w:val="normaltextrun"/>
                <w:rFonts w:eastAsiaTheme="minorHAnsi"/>
                <w:color w:val="000000"/>
                <w:kern w:val="2"/>
                <w:lang w:eastAsia="en-US"/>
                <w14:ligatures w14:val="standardContextual"/>
              </w:rPr>
            </w:pPr>
            <w:r w:rsidRPr="00033EF0">
              <w:rPr>
                <w:bCs/>
                <w:color w:val="000000" w:themeColor="text1"/>
              </w:rPr>
              <w:t xml:space="preserve">- Trường hợp Case ban đầu </w:t>
            </w:r>
            <w:r>
              <w:rPr>
                <w:bCs/>
                <w:color w:val="000000" w:themeColor="text1"/>
              </w:rPr>
              <w:t xml:space="preserve">là </w:t>
            </w:r>
            <w:r w:rsidRPr="00033EF0">
              <w:rPr>
                <w:bCs/>
                <w:color w:val="000000" w:themeColor="text1"/>
              </w:rPr>
              <w:t>Case thủ công được tạo bởi AML maker:</w:t>
            </w:r>
            <w:r>
              <w:rPr>
                <w:bCs/>
                <w:color w:val="000000" w:themeColor="text1"/>
              </w:rPr>
              <w:t xml:space="preserve"> thực hiện tương tự bước 2 (mục </w:t>
            </w:r>
            <w:r>
              <w:rPr>
                <w:rStyle w:val="normaltextrun"/>
                <w:rFonts w:eastAsiaTheme="minorHAnsi"/>
                <w:color w:val="000000"/>
                <w:kern w:val="2"/>
                <w:lang w:eastAsia="en-US"/>
                <w14:ligatures w14:val="standardContextual"/>
              </w:rPr>
              <w:t>II.1.</w:t>
            </w:r>
            <w:r>
              <w:rPr>
                <w:rStyle w:val="normaltextrun"/>
                <w:color w:val="000000"/>
              </w:rPr>
              <w:t>2)</w:t>
            </w:r>
          </w:p>
        </w:tc>
        <w:tc>
          <w:tcPr>
            <w:tcW w:w="1134" w:type="dxa"/>
          </w:tcPr>
          <w:p w14:paraId="5CA1C8D4" w14:textId="77777777" w:rsidR="007D6B34" w:rsidRPr="009B0167" w:rsidRDefault="007D6B34" w:rsidP="00A51DBC"/>
        </w:tc>
        <w:tc>
          <w:tcPr>
            <w:tcW w:w="2507" w:type="dxa"/>
          </w:tcPr>
          <w:p w14:paraId="45A25910" w14:textId="77777777" w:rsidR="007D6B34" w:rsidRDefault="007D6B34" w:rsidP="00A51DBC">
            <w:pPr>
              <w:jc w:val="left"/>
            </w:pPr>
          </w:p>
        </w:tc>
        <w:tc>
          <w:tcPr>
            <w:tcW w:w="1705" w:type="dxa"/>
          </w:tcPr>
          <w:p w14:paraId="003F91CF" w14:textId="2AD7494F" w:rsidR="007D6B34" w:rsidRPr="009B0167" w:rsidRDefault="007D6B34" w:rsidP="00A51DBC"/>
        </w:tc>
      </w:tr>
    </w:tbl>
    <w:p w14:paraId="3460D9BB" w14:textId="6CC39813" w:rsidR="00570A46" w:rsidRDefault="00D13731" w:rsidP="00D13731">
      <w:pPr>
        <w:pStyle w:val="Heading1"/>
        <w:spacing w:line="300" w:lineRule="auto"/>
        <w:ind w:left="0" w:firstLine="0"/>
        <w:contextualSpacing w:val="0"/>
      </w:pPr>
      <w:commentRangeStart w:id="501"/>
      <w:commentRangeStart w:id="502"/>
      <w:commentRangeStart w:id="503"/>
      <w:commentRangeStart w:id="504"/>
      <w:commentRangeStart w:id="505"/>
      <w:commentRangeStart w:id="506"/>
      <w:r>
        <w:t>YÊU CẦU CHI TIẾT CHỨC NĂNG</w:t>
      </w:r>
      <w:commentRangeEnd w:id="501"/>
      <w:r w:rsidRPr="00A1150A">
        <w:rPr>
          <w:rStyle w:val="CommentReference"/>
          <w:sz w:val="24"/>
          <w:szCs w:val="24"/>
        </w:rPr>
        <w:commentReference w:id="501"/>
      </w:r>
      <w:commentRangeEnd w:id="502"/>
      <w:r>
        <w:rPr>
          <w:rStyle w:val="CommentReference"/>
        </w:rPr>
        <w:commentReference w:id="502"/>
      </w:r>
    </w:p>
    <w:commentRangeEnd w:id="503"/>
    <w:p w14:paraId="36BBE1CE" w14:textId="0F474DFE" w:rsidR="00570A46" w:rsidRDefault="00D13731" w:rsidP="00570A46">
      <w:pPr>
        <w:pStyle w:val="Heading2"/>
        <w:rPr>
          <w:ins w:id="507" w:author="Pham Quynh Trang" w:date="2026-06-24T22:56:00Z"/>
        </w:rPr>
      </w:pPr>
      <w:r w:rsidRPr="00A1150A">
        <w:rPr>
          <w:rStyle w:val="CommentReference"/>
          <w:sz w:val="24"/>
          <w:szCs w:val="24"/>
        </w:rPr>
        <w:commentReference w:id="503"/>
      </w:r>
      <w:commentRangeEnd w:id="504"/>
      <w:r>
        <w:rPr>
          <w:rStyle w:val="CommentReference"/>
        </w:rPr>
        <w:commentReference w:id="504"/>
      </w:r>
      <w:commentRangeEnd w:id="505"/>
      <w:r>
        <w:rPr>
          <w:rStyle w:val="CommentReference"/>
        </w:rPr>
        <w:commentReference w:id="505"/>
      </w:r>
      <w:commentRangeEnd w:id="506"/>
      <w:r>
        <w:rPr>
          <w:rStyle w:val="CommentReference"/>
        </w:rPr>
        <w:commentReference w:id="506"/>
      </w:r>
      <w:r w:rsidR="00570A46">
        <w:t>Quản lý kịch bản</w:t>
      </w:r>
      <w:ins w:id="508" w:author="Pham Quynh Trang" w:date="2026-06-24T22:56:00Z">
        <w:r w:rsidR="00AE5538">
          <w:t xml:space="preserve"> (</w:t>
        </w:r>
      </w:ins>
      <w:ins w:id="509" w:author="Pham Quynh Trang" w:date="2026-06-24T22:57:00Z">
        <w:r w:rsidR="00AE5538">
          <w:t>Scenario Management)</w:t>
        </w:r>
      </w:ins>
    </w:p>
    <w:p w14:paraId="63ECE72F" w14:textId="6BC9C52F" w:rsidR="00AE5538" w:rsidRDefault="00AE5538" w:rsidP="00AE5538">
      <w:pPr>
        <w:rPr>
          <w:ins w:id="510" w:author="Pham Quynh Trang" w:date="2026-06-24T22:58:00Z"/>
        </w:rPr>
      </w:pPr>
      <w:ins w:id="511" w:author="Pham Quynh Trang" w:date="2026-06-24T22:56:00Z">
        <w:r>
          <w:t xml:space="preserve">Phân hệ cho phép người dùng định nghĩa và duy trì các </w:t>
        </w:r>
        <w:r>
          <w:rPr>
            <w:rStyle w:val="Strong"/>
          </w:rPr>
          <w:t xml:space="preserve">kịch bản phát hiện hành vi </w:t>
        </w:r>
        <w:r>
          <w:t xml:space="preserve">dùng để phát sinh cảnh báo AML, đồng thời </w:t>
        </w:r>
        <w:r>
          <w:rPr>
            <w:rStyle w:val="Strong"/>
          </w:rPr>
          <w:t xml:space="preserve">cấu hình các tham số và ngưỡng </w:t>
        </w:r>
        <w:r>
          <w:t>điều khiển logic phát hiện của từng kịch bản.</w:t>
        </w:r>
      </w:ins>
    </w:p>
    <w:p w14:paraId="2A87618D" w14:textId="0681BBCC" w:rsidR="00633384" w:rsidRDefault="00633384" w:rsidP="00CE5741">
      <w:pPr>
        <w:pStyle w:val="Heading3"/>
      </w:pPr>
      <w:r w:rsidRPr="00633384">
        <w:t xml:space="preserve">Tạo mới kịch bản </w:t>
      </w:r>
    </w:p>
    <w:p w14:paraId="3196FFBC" w14:textId="77777777" w:rsidR="00D83C1D" w:rsidRPr="00A12B88" w:rsidRDefault="00633384" w:rsidP="00A12B88">
      <w:pPr>
        <w:rPr>
          <w:rStyle w:val="Strong"/>
          <w:b w:val="0"/>
        </w:rPr>
      </w:pPr>
      <w:r w:rsidRPr="00A12B88">
        <w:rPr>
          <w:rStyle w:val="Strong"/>
          <w:b w:val="0"/>
        </w:rPr>
        <w:t>Hệ thống cho phép người dùng tạo mới kịch bản</w:t>
      </w:r>
      <w:commentRangeStart w:id="512"/>
      <w:commentRangeStart w:id="513"/>
      <w:commentRangeStart w:id="514"/>
      <w:commentRangeEnd w:id="512"/>
      <w:r w:rsidR="004B2866">
        <w:rPr>
          <w:rStyle w:val="CommentReference"/>
        </w:rPr>
        <w:commentReference w:id="512"/>
      </w:r>
      <w:commentRangeEnd w:id="513"/>
      <w:r>
        <w:rPr>
          <w:rStyle w:val="CommentReference"/>
        </w:rPr>
        <w:commentReference w:id="513"/>
      </w:r>
      <w:commentRangeEnd w:id="514"/>
      <w:r>
        <w:rPr>
          <w:rStyle w:val="CommentReference"/>
        </w:rPr>
        <w:commentReference w:id="514"/>
      </w:r>
      <w:r w:rsidR="00D83C1D" w:rsidRPr="00A12B88">
        <w:rPr>
          <w:rStyle w:val="Strong"/>
          <w:b w:val="0"/>
        </w:rPr>
        <w:t xml:space="preserve"> gồm các thông tin: </w:t>
      </w:r>
    </w:p>
    <w:p w14:paraId="1D3EB6CE" w14:textId="478FEC52" w:rsidR="00D83C1D" w:rsidRPr="00A12B88" w:rsidRDefault="00D83C1D" w:rsidP="00A12B88">
      <w:pPr>
        <w:pStyle w:val="ListParagraph"/>
        <w:numPr>
          <w:ilvl w:val="0"/>
          <w:numId w:val="58"/>
        </w:numPr>
        <w:ind w:left="567" w:hanging="567"/>
        <w:contextualSpacing w:val="0"/>
        <w:rPr>
          <w:rStyle w:val="Strong"/>
          <w:b w:val="0"/>
        </w:rPr>
      </w:pPr>
      <w:r w:rsidRPr="00A12B88">
        <w:rPr>
          <w:rStyle w:val="Strong"/>
          <w:b w:val="0"/>
        </w:rPr>
        <w:t xml:space="preserve">Thông tin chung: Mã kịch bản, Tên kịch bản, Loại kịch bản (theo chuỗi hành vi hoặc theo điều kiện ràng buộc), </w:t>
      </w:r>
      <w:r w:rsidR="0073720A" w:rsidRPr="00A12B88">
        <w:rPr>
          <w:rStyle w:val="Strong"/>
          <w:b w:val="0"/>
        </w:rPr>
        <w:t xml:space="preserve">Đối tượng giám sát, </w:t>
      </w:r>
      <w:r w:rsidRPr="00A12B88">
        <w:rPr>
          <w:rStyle w:val="Strong"/>
          <w:b w:val="0"/>
        </w:rPr>
        <w:t>Mô tả và mục tiêu kịch bản.</w:t>
      </w:r>
    </w:p>
    <w:p w14:paraId="61444467" w14:textId="4D888088" w:rsidR="00633384" w:rsidRPr="00A12B88" w:rsidRDefault="00D83C1D" w:rsidP="00A12B88">
      <w:pPr>
        <w:pStyle w:val="ListParagraph"/>
        <w:numPr>
          <w:ilvl w:val="0"/>
          <w:numId w:val="58"/>
        </w:numPr>
        <w:ind w:left="567" w:hanging="567"/>
        <w:contextualSpacing w:val="0"/>
        <w:rPr>
          <w:rStyle w:val="Strong"/>
          <w:b w:val="0"/>
        </w:rPr>
      </w:pPr>
      <w:r w:rsidRPr="00A12B88">
        <w:rPr>
          <w:rStyle w:val="Strong"/>
          <w:b w:val="0"/>
        </w:rPr>
        <w:t>Thông tin chi tiết</w:t>
      </w:r>
      <w:r w:rsidR="00633384" w:rsidRPr="00A12B88">
        <w:rPr>
          <w:rStyle w:val="Strong"/>
          <w:b w:val="0"/>
        </w:rPr>
        <w:t xml:space="preserve">: </w:t>
      </w:r>
      <w:r w:rsidR="006A1A03" w:rsidRPr="00A12B88">
        <w:rPr>
          <w:rStyle w:val="Strong"/>
          <w:b w:val="0"/>
        </w:rPr>
        <w:t>Cơ chế tạo cảnh báo, xác định dữ liệu mà kịch bản cần sử dụng để tính toán và hiển thị thông tin, định nghĩa các quy tắc lọc loại trừ/bao gồm dữ liệu.</w:t>
      </w:r>
    </w:p>
    <w:p w14:paraId="62F34D84" w14:textId="02D435FD" w:rsidR="00633384" w:rsidRDefault="00633384" w:rsidP="00CE5741">
      <w:pPr>
        <w:pStyle w:val="Heading3"/>
      </w:pPr>
      <w:r w:rsidRPr="00633384">
        <w:t>Cấu hình tham số/thông số kịch bản theo khẩu vị rủi ro</w:t>
      </w:r>
    </w:p>
    <w:p w14:paraId="4437EC46" w14:textId="411BB783" w:rsidR="00633384" w:rsidRPr="008239DF" w:rsidRDefault="00633384" w:rsidP="008239DF">
      <w:pPr>
        <w:pStyle w:val="ListParagraph"/>
        <w:numPr>
          <w:ilvl w:val="0"/>
          <w:numId w:val="58"/>
        </w:numPr>
        <w:ind w:left="567" w:hanging="567"/>
        <w:contextualSpacing w:val="0"/>
        <w:rPr>
          <w:rStyle w:val="Strong"/>
          <w:b w:val="0"/>
        </w:rPr>
      </w:pPr>
      <w:r w:rsidRPr="008239DF">
        <w:rPr>
          <w:rStyle w:val="Strong"/>
          <w:b w:val="0"/>
        </w:rPr>
        <w:t xml:space="preserve">Mỗi kịch bản đều được gắn với </w:t>
      </w:r>
      <w:r w:rsidR="00D83C1D">
        <w:rPr>
          <w:rStyle w:val="Strong"/>
          <w:b w:val="0"/>
        </w:rPr>
        <w:t>ngưỡng giá trị cụ thể,</w:t>
      </w:r>
      <w:r w:rsidRPr="008239DF">
        <w:rPr>
          <w:rStyle w:val="Strong"/>
          <w:b w:val="0"/>
        </w:rPr>
        <w:t xml:space="preserve"> cho phép định nghĩa tập các tham số ngưỡng như: Giá trị tiền, số lượng giao dịch, phần trăm, tần suất, độ trễ, vùng địa lý</w:t>
      </w:r>
      <w:r w:rsidR="00D83C1D">
        <w:rPr>
          <w:rStyle w:val="Strong"/>
          <w:b w:val="0"/>
        </w:rPr>
        <w:t>;</w:t>
      </w:r>
    </w:p>
    <w:p w14:paraId="254CD9A7" w14:textId="65C3D13B" w:rsidR="00633384" w:rsidRDefault="00633384" w:rsidP="008239DF">
      <w:pPr>
        <w:pStyle w:val="ListParagraph"/>
        <w:numPr>
          <w:ilvl w:val="0"/>
          <w:numId w:val="58"/>
        </w:numPr>
        <w:ind w:left="567" w:hanging="567"/>
        <w:contextualSpacing w:val="0"/>
        <w:rPr>
          <w:rStyle w:val="Strong"/>
          <w:b w:val="0"/>
        </w:rPr>
      </w:pPr>
      <w:r w:rsidRPr="008239DF">
        <w:rPr>
          <w:rStyle w:val="Strong"/>
          <w:b w:val="0"/>
        </w:rPr>
        <w:lastRenderedPageBreak/>
        <w:t>Có thể cấu hình các mức rủi ro khác nhau như High Risk (HR), Medium Risk (MR), Regular Risk (RR) với các giá trị tham số khác nhau</w:t>
      </w:r>
      <w:r w:rsidR="00D83C1D">
        <w:rPr>
          <w:rStyle w:val="Strong"/>
          <w:b w:val="0"/>
        </w:rPr>
        <w:t>;</w:t>
      </w:r>
    </w:p>
    <w:p w14:paraId="6C9FC3C0" w14:textId="198AA589" w:rsidR="00D83C1D" w:rsidRDefault="00D83C1D" w:rsidP="008239DF">
      <w:pPr>
        <w:pStyle w:val="ListParagraph"/>
        <w:numPr>
          <w:ilvl w:val="0"/>
          <w:numId w:val="58"/>
        </w:numPr>
        <w:ind w:left="567" w:hanging="567"/>
        <w:contextualSpacing w:val="0"/>
        <w:rPr>
          <w:rStyle w:val="Strong"/>
          <w:b w:val="0"/>
        </w:rPr>
      </w:pPr>
      <w:r>
        <w:rPr>
          <w:rStyle w:val="Strong"/>
          <w:b w:val="0"/>
        </w:rPr>
        <w:t xml:space="preserve">Cấu hình vận hành: </w:t>
      </w:r>
      <w:r w:rsidR="006A1A03">
        <w:rPr>
          <w:rStyle w:val="Strong"/>
          <w:b w:val="0"/>
        </w:rPr>
        <w:t xml:space="preserve">Thông tin chi tiết hiển thị trong cảnh báo, </w:t>
      </w:r>
      <w:r>
        <w:rPr>
          <w:rStyle w:val="Strong"/>
          <w:b w:val="0"/>
        </w:rPr>
        <w:t>Tần suất chạy kịch bản, Khoảng thời gian giám sát</w:t>
      </w:r>
      <w:r w:rsidR="006A1A03">
        <w:rPr>
          <w:rStyle w:val="Strong"/>
          <w:b w:val="0"/>
        </w:rPr>
        <w:t>.</w:t>
      </w:r>
    </w:p>
    <w:p w14:paraId="6DF84C1E" w14:textId="6B598CC4" w:rsidR="00A345CD" w:rsidRDefault="00A345CD" w:rsidP="00A345CD">
      <w:pPr>
        <w:pStyle w:val="Heading3"/>
      </w:pPr>
      <w:r>
        <w:t>Chỉnh sửa kịch bản</w:t>
      </w:r>
    </w:p>
    <w:p w14:paraId="75002840" w14:textId="4341B720" w:rsidR="007878BE" w:rsidRDefault="007878BE" w:rsidP="007878BE">
      <w:pPr>
        <w:pStyle w:val="ListParagraph"/>
        <w:numPr>
          <w:ilvl w:val="0"/>
          <w:numId w:val="58"/>
        </w:numPr>
        <w:ind w:left="567" w:hanging="567"/>
        <w:contextualSpacing w:val="0"/>
        <w:rPr>
          <w:rStyle w:val="Strong"/>
          <w:b w:val="0"/>
        </w:rPr>
      </w:pPr>
      <w:r>
        <w:rPr>
          <w:rStyle w:val="Strong"/>
          <w:b w:val="0"/>
        </w:rPr>
        <w:t>Hệ thống cho phép chỉnh sửa: các giá trị ngưỡng, Tần suất chạy kịch bản, Khoảng thời gian giám sát, ngưỡng rủi ro.</w:t>
      </w:r>
    </w:p>
    <w:p w14:paraId="37270684" w14:textId="108C870C" w:rsidR="00DE6F96" w:rsidRPr="00DE6F96" w:rsidRDefault="00DE6F96" w:rsidP="00DE6F96">
      <w:pPr>
        <w:pStyle w:val="ListParagraph"/>
        <w:numPr>
          <w:ilvl w:val="0"/>
          <w:numId w:val="58"/>
        </w:numPr>
        <w:ind w:left="567" w:hanging="567"/>
        <w:contextualSpacing w:val="0"/>
      </w:pPr>
      <w:r>
        <w:rPr>
          <w:rStyle w:val="Strong"/>
          <w:b w:val="0"/>
        </w:rPr>
        <w:t xml:space="preserve">Không thể chỉnh sửa </w:t>
      </w:r>
      <w:r w:rsidRPr="00DE6F96">
        <w:rPr>
          <w:rStyle w:val="Strong"/>
          <w:b w:val="0"/>
        </w:rPr>
        <w:t xml:space="preserve">một số thông tin định </w:t>
      </w:r>
      <w:r w:rsidRPr="00DE6F96">
        <w:t>danh: ID,</w:t>
      </w:r>
      <w:r>
        <w:t xml:space="preserve"> </w:t>
      </w:r>
      <w:r w:rsidRPr="00DE6F96">
        <w:t>Trạng thái hoạt động</w:t>
      </w:r>
      <w:r>
        <w:t xml:space="preserve">, </w:t>
      </w:r>
      <w:r w:rsidRPr="00DE6F96">
        <w:t>Loại của kịch bản</w:t>
      </w:r>
      <w:r w:rsidR="00882E48">
        <w:t>.</w:t>
      </w:r>
    </w:p>
    <w:p w14:paraId="7CA05599" w14:textId="71861207" w:rsidR="0087344E" w:rsidDel="00AA29D2" w:rsidRDefault="0087344E" w:rsidP="0087344E">
      <w:pPr>
        <w:pStyle w:val="Heading3"/>
        <w:rPr>
          <w:del w:id="515" w:author="Pham Quynh Trang" w:date="2026-06-24T23:03:00Z"/>
        </w:rPr>
      </w:pPr>
      <w:del w:id="516" w:author="Pham Quynh Trang" w:date="2026-06-24T23:03:00Z">
        <w:r w:rsidDel="00AA29D2">
          <w:delText>Tạo mới, chỉnh sửa, xóa kịch bản</w:delText>
        </w:r>
      </w:del>
    </w:p>
    <w:p w14:paraId="470DCE47" w14:textId="27E6BF60" w:rsidR="00B26B41" w:rsidRPr="00B26B41" w:rsidDel="00AA29D2" w:rsidRDefault="00B26B41" w:rsidP="00B26B41">
      <w:pPr>
        <w:rPr>
          <w:del w:id="517" w:author="Pham Quynh Trang" w:date="2026-06-24T23:03:00Z"/>
        </w:rPr>
      </w:pPr>
    </w:p>
    <w:p w14:paraId="216A475D" w14:textId="38133FC9" w:rsidR="0087344E" w:rsidDel="00AA29D2" w:rsidRDefault="0087344E" w:rsidP="0087344E">
      <w:pPr>
        <w:pStyle w:val="Heading3"/>
        <w:rPr>
          <w:del w:id="518" w:author="Pham Quynh Trang" w:date="2026-06-24T23:03:00Z"/>
        </w:rPr>
      </w:pPr>
      <w:del w:id="519" w:author="Pham Quynh Trang" w:date="2026-06-24T23:03:00Z">
        <w:r w:rsidDel="00AA29D2">
          <w:delText>Cấu hình tham số, thông số kịch bản</w:delText>
        </w:r>
      </w:del>
    </w:p>
    <w:p w14:paraId="766E4214" w14:textId="2C5888DB" w:rsidR="00B26B41" w:rsidDel="001D1FC6" w:rsidRDefault="00B26B41" w:rsidP="00B26B41">
      <w:pPr>
        <w:rPr>
          <w:del w:id="520" w:author="Pham Quynh Trang" w:date="2026-06-24T23:08:00Z"/>
        </w:rPr>
      </w:pPr>
    </w:p>
    <w:p w14:paraId="6EBE5D3D" w14:textId="667FFAB8" w:rsidR="00B26B41" w:rsidRDefault="00A269D2">
      <w:pPr>
        <w:pStyle w:val="Heading2"/>
      </w:pPr>
      <w:ins w:id="521" w:author="Pham Quynh Trang" w:date="2026-06-24T21:56:00Z">
        <w:r>
          <w:t>Whitelist</w:t>
        </w:r>
      </w:ins>
    </w:p>
    <w:p w14:paraId="598E4CFE" w14:textId="555FD13D" w:rsidR="00882E48" w:rsidRPr="005A756D" w:rsidRDefault="00882E48" w:rsidP="00882E48">
      <w:r w:rsidRPr="005A756D">
        <w:t>Danh sách trắng (Whitelist) được sử dụng để loại bỏ đối tượng ra khỏi phạm vi quét của một kịch bản bất kì. Khi một đối tượng (Khách hàng/ tài khoản) nằm trong whitelist của một kịch bản, đối tượng đó sẽ không bị quét bởi kịch bản và không tạo case.</w:t>
      </w:r>
    </w:p>
    <w:p w14:paraId="17316EBA" w14:textId="302E2CC3" w:rsidR="00E20F6A" w:rsidRDefault="00E20F6A" w:rsidP="00E20F6A">
      <w:pPr>
        <w:rPr>
          <w:ins w:id="522" w:author="Pham Quynh Trang" w:date="2026-06-24T22:50:00Z"/>
        </w:rPr>
      </w:pPr>
      <w:commentRangeStart w:id="523"/>
      <w:commentRangeStart w:id="524"/>
      <w:ins w:id="525" w:author="Pham Quynh Trang" w:date="2026-06-24T22:48:00Z">
        <w:r w:rsidRPr="005A756D">
          <w:t xml:space="preserve">Danh sách whitelist </w:t>
        </w:r>
      </w:ins>
      <w:commentRangeEnd w:id="523"/>
      <w:r w:rsidR="00B6039C">
        <w:rPr>
          <w:rStyle w:val="CommentReference"/>
        </w:rPr>
        <w:commentReference w:id="523"/>
      </w:r>
      <w:commentRangeEnd w:id="524"/>
      <w:r>
        <w:rPr>
          <w:rStyle w:val="CommentReference"/>
        </w:rPr>
        <w:commentReference w:id="524"/>
      </w:r>
      <w:ins w:id="526" w:author="Pham Quynh Trang" w:date="2026-06-24T22:48:00Z">
        <w:r w:rsidRPr="005A756D">
          <w:t xml:space="preserve">được quản trị theo kịch bản mà </w:t>
        </w:r>
      </w:ins>
      <w:ins w:id="527" w:author="Pham Quynh Trang" w:date="2026-06-24T22:49:00Z">
        <w:r>
          <w:t>MSB</w:t>
        </w:r>
      </w:ins>
      <w:ins w:id="528" w:author="Pham Quynh Trang" w:date="2026-06-24T22:48:00Z">
        <w:r w:rsidRPr="005A756D">
          <w:t xml:space="preserve"> sử dụng. Theo đó, mỗi whitelist sẽ tương ứng với một kịch bản.</w:t>
        </w:r>
      </w:ins>
    </w:p>
    <w:p w14:paraId="499EDF08" w14:textId="322A7531" w:rsidR="004E0F3E" w:rsidRPr="0040299C" w:rsidRDefault="00EA1992" w:rsidP="004E0F3E">
      <w:pPr>
        <w:rPr>
          <w:ins w:id="529" w:author="Pham Quynh Trang" w:date="2026-06-24T21:58:00Z"/>
          <w:lang w:val="vi-VN"/>
        </w:rPr>
      </w:pPr>
      <w:ins w:id="530" w:author="Pham Quynh Trang" w:date="2026-06-24T22:51:00Z">
        <w:r>
          <w:t>Danh sách whitelist gồm các trường thông tin như sau:</w:t>
        </w:r>
      </w:ins>
      <w:ins w:id="531" w:author="Pham Quynh Trang" w:date="2026-06-24T21:58:00Z">
        <w:r w:rsidR="004E0F3E" w:rsidRPr="0040299C">
          <w:rPr>
            <w:lang w:val="vi-VN"/>
          </w:rPr>
          <w:tab/>
        </w:r>
      </w:ins>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25"/>
        <w:gridCol w:w="2023"/>
        <w:gridCol w:w="780"/>
        <w:gridCol w:w="1234"/>
        <w:gridCol w:w="980"/>
        <w:gridCol w:w="3382"/>
      </w:tblGrid>
      <w:tr w:rsidR="0081148E" w:rsidRPr="004E0F3E" w14:paraId="0DF2659E" w14:textId="77777777" w:rsidTr="00286C03">
        <w:trPr>
          <w:trHeight w:val="375"/>
          <w:tblHeader/>
          <w:ins w:id="532"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EDF0DA5" w14:textId="47F71CE5" w:rsidR="0081148E" w:rsidRPr="004E0F3E" w:rsidRDefault="0081148E">
            <w:pPr>
              <w:jc w:val="center"/>
              <w:rPr>
                <w:ins w:id="533" w:author="Pham Quynh Trang" w:date="2026-06-24T21:58:00Z"/>
                <w:sz w:val="20"/>
                <w:szCs w:val="20"/>
                <w:rPrChange w:id="534" w:author="Pham Quynh Trang" w:date="2026-06-24T21:58:00Z">
                  <w:rPr>
                    <w:ins w:id="535" w:author="Pham Quynh Trang" w:date="2026-06-24T21:58:00Z"/>
                    <w:rFonts w:ascii="Segoe UI" w:hAnsi="Segoe UI"/>
                    <w:sz w:val="18"/>
                    <w:szCs w:val="18"/>
                  </w:rPr>
                </w:rPrChange>
              </w:rPr>
              <w:pPrChange w:id="536" w:author="Pham Quynh Trang" w:date="2026-06-24T21:58:00Z">
                <w:pPr>
                  <w:pStyle w:val="paragraph"/>
                  <w:spacing w:before="0" w:beforeAutospacing="0" w:after="0" w:afterAutospacing="0"/>
                  <w:jc w:val="center"/>
                  <w:textAlignment w:val="baseline"/>
                </w:pPr>
              </w:pPrChange>
            </w:pPr>
            <w:ins w:id="537" w:author="Pham Quynh Trang" w:date="2026-06-24T21:58:00Z">
              <w:r w:rsidRPr="004E0F3E">
                <w:rPr>
                  <w:rStyle w:val="normaltextrun"/>
                  <w:b/>
                  <w:bCs/>
                  <w:sz w:val="20"/>
                  <w:szCs w:val="20"/>
                  <w:rPrChange w:id="538" w:author="Pham Quynh Trang" w:date="2026-06-24T21:58:00Z">
                    <w:rPr>
                      <w:rStyle w:val="normaltextrun"/>
                      <w:rFonts w:ascii="Calibri" w:hAnsi="Calibri" w:cs="Segoe UI"/>
                      <w:b/>
                      <w:bCs/>
                      <w:color w:val="FFFFFF"/>
                      <w:sz w:val="22"/>
                      <w:szCs w:val="22"/>
                    </w:rPr>
                  </w:rPrChange>
                </w:rPr>
                <w:t>Tên trường nhập</w:t>
              </w:r>
            </w:ins>
          </w:p>
        </w:tc>
        <w:tc>
          <w:tcPr>
            <w:tcW w:w="811"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E1B67AD" w14:textId="6E1C4FFC" w:rsidR="0081148E" w:rsidRPr="003F3A5E" w:rsidRDefault="0081148E">
            <w:pPr>
              <w:jc w:val="center"/>
              <w:rPr>
                <w:ins w:id="539" w:author="Pham Quynh Trang" w:date="2026-06-24T21:58:00Z"/>
                <w:strike/>
                <w:sz w:val="20"/>
                <w:szCs w:val="20"/>
                <w:rPrChange w:id="540" w:author="Pham Quynh Trang" w:date="2026-06-24T21:58:00Z">
                  <w:rPr>
                    <w:ins w:id="541" w:author="Pham Quynh Trang" w:date="2026-06-24T21:58:00Z"/>
                    <w:rFonts w:ascii="Segoe UI" w:hAnsi="Segoe UI"/>
                    <w:sz w:val="18"/>
                    <w:szCs w:val="18"/>
                  </w:rPr>
                </w:rPrChange>
              </w:rPr>
              <w:pPrChange w:id="542" w:author="Pham Quynh Trang" w:date="2026-06-24T21:58:00Z">
                <w:pPr>
                  <w:pStyle w:val="paragraph"/>
                  <w:spacing w:before="0" w:beforeAutospacing="0" w:after="0" w:afterAutospacing="0"/>
                  <w:jc w:val="center"/>
                  <w:textAlignment w:val="baseline"/>
                </w:pPr>
              </w:pPrChange>
            </w:pPr>
            <w:commentRangeStart w:id="543"/>
            <w:commentRangeStart w:id="544"/>
            <w:ins w:id="545" w:author="Pham Quynh Trang" w:date="2026-06-24T21:58:00Z">
              <w:r w:rsidRPr="003F3A5E">
                <w:rPr>
                  <w:rStyle w:val="normaltextrun"/>
                  <w:b/>
                  <w:bCs/>
                  <w:strike/>
                  <w:sz w:val="20"/>
                  <w:szCs w:val="20"/>
                  <w:rPrChange w:id="546" w:author="Pham Quynh Trang" w:date="2026-06-24T21:58:00Z">
                    <w:rPr>
                      <w:rStyle w:val="normaltextrun"/>
                      <w:rFonts w:ascii="Calibri" w:hAnsi="Calibri" w:cs="Segoe UI"/>
                      <w:b/>
                      <w:bCs/>
                      <w:color w:val="FFFFFF"/>
                      <w:sz w:val="22"/>
                      <w:szCs w:val="22"/>
                    </w:rPr>
                  </w:rPrChange>
                </w:rPr>
                <w:t>Mô tả trường</w:t>
              </w:r>
            </w:ins>
            <w:commentRangeEnd w:id="543"/>
            <w:r w:rsidRPr="003F3A5E">
              <w:rPr>
                <w:rStyle w:val="CommentReference"/>
                <w:strike/>
              </w:rPr>
              <w:commentReference w:id="543"/>
            </w:r>
            <w:commentRangeEnd w:id="544"/>
            <w:r>
              <w:rPr>
                <w:rStyle w:val="CommentReference"/>
              </w:rPr>
              <w:commentReference w:id="544"/>
            </w:r>
          </w:p>
        </w:tc>
        <w:tc>
          <w:tcPr>
            <w:tcW w:w="405" w:type="pct"/>
            <w:tcBorders>
              <w:top w:val="single" w:sz="6" w:space="0" w:color="auto"/>
              <w:left w:val="single" w:sz="6" w:space="0" w:color="auto"/>
              <w:bottom w:val="single" w:sz="6" w:space="0" w:color="auto"/>
              <w:right w:val="single" w:sz="6" w:space="0" w:color="auto"/>
            </w:tcBorders>
            <w:vAlign w:val="center"/>
          </w:tcPr>
          <w:p w14:paraId="39D9F1AF" w14:textId="3327058F" w:rsidR="0081148E" w:rsidRPr="00951775" w:rsidRDefault="0081148E">
            <w:pPr>
              <w:jc w:val="center"/>
              <w:rPr>
                <w:rStyle w:val="normaltextrun"/>
                <w:b/>
                <w:bCs/>
                <w:sz w:val="20"/>
                <w:szCs w:val="20"/>
              </w:rPr>
            </w:pPr>
            <w:r>
              <w:rPr>
                <w:rStyle w:val="normaltextrun"/>
                <w:b/>
                <w:bCs/>
                <w:sz w:val="20"/>
                <w:szCs w:val="20"/>
              </w:rPr>
              <w:t>Loại dữ liệu</w:t>
            </w:r>
          </w:p>
        </w:tc>
        <w:tc>
          <w:tcPr>
            <w:tcW w:w="721"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6EFBC78" w14:textId="77A75E89" w:rsidR="0081148E" w:rsidRPr="00951775" w:rsidRDefault="007C7467">
            <w:pPr>
              <w:jc w:val="center"/>
              <w:rPr>
                <w:ins w:id="547" w:author="Pham Quynh Trang" w:date="2026-06-24T21:58:00Z"/>
                <w:sz w:val="20"/>
                <w:szCs w:val="20"/>
                <w:rPrChange w:id="548" w:author="Pham Quynh Trang" w:date="2026-06-24T21:58:00Z">
                  <w:rPr>
                    <w:ins w:id="549" w:author="Pham Quynh Trang" w:date="2026-06-24T21:58:00Z"/>
                    <w:rFonts w:ascii="Segoe UI" w:hAnsi="Segoe UI"/>
                    <w:sz w:val="18"/>
                    <w:szCs w:val="18"/>
                  </w:rPr>
                </w:rPrChange>
              </w:rPr>
              <w:pPrChange w:id="550" w:author="Pham Quynh Trang" w:date="2026-06-24T21:58:00Z">
                <w:pPr>
                  <w:pStyle w:val="paragraph"/>
                  <w:spacing w:before="0" w:beforeAutospacing="0" w:after="0" w:afterAutospacing="0"/>
                  <w:jc w:val="center"/>
                  <w:textAlignment w:val="baseline"/>
                </w:pPr>
              </w:pPrChange>
            </w:pPr>
            <w:r>
              <w:rPr>
                <w:rStyle w:val="normaltextrun"/>
                <w:b/>
                <w:bCs/>
                <w:sz w:val="20"/>
                <w:szCs w:val="20"/>
              </w:rPr>
              <w:t>B</w:t>
            </w:r>
            <w:r w:rsidR="0081148E" w:rsidRPr="00951775">
              <w:rPr>
                <w:rStyle w:val="normaltextrun"/>
                <w:b/>
                <w:bCs/>
                <w:sz w:val="20"/>
                <w:szCs w:val="20"/>
              </w:rPr>
              <w:t>ắt buộc (M)/Tùy chọn (O)</w:t>
            </w:r>
          </w:p>
        </w:tc>
        <w:tc>
          <w:tcPr>
            <w:tcW w:w="589" w:type="pct"/>
            <w:tcBorders>
              <w:top w:val="single" w:sz="6" w:space="0" w:color="auto"/>
              <w:left w:val="single" w:sz="6" w:space="0" w:color="auto"/>
              <w:bottom w:val="single" w:sz="6" w:space="0" w:color="auto"/>
              <w:right w:val="single" w:sz="6" w:space="0" w:color="auto"/>
            </w:tcBorders>
            <w:vAlign w:val="center"/>
          </w:tcPr>
          <w:p w14:paraId="6CBE20CF" w14:textId="1A5F84E2" w:rsidR="0081148E" w:rsidRPr="003F3A5E" w:rsidRDefault="0081148E">
            <w:pPr>
              <w:jc w:val="center"/>
              <w:rPr>
                <w:rStyle w:val="normaltextrun"/>
                <w:b/>
                <w:bCs/>
                <w:sz w:val="20"/>
                <w:szCs w:val="20"/>
              </w:rPr>
            </w:pPr>
            <w:r>
              <w:rPr>
                <w:rStyle w:val="normaltextrun"/>
                <w:b/>
                <w:bCs/>
                <w:sz w:val="20"/>
                <w:szCs w:val="20"/>
              </w:rPr>
              <w:t>Độ dài</w:t>
            </w:r>
          </w:p>
        </w:tc>
        <w:tc>
          <w:tcPr>
            <w:tcW w:w="1837"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61E2807" w14:textId="62C9A4A4" w:rsidR="0081148E" w:rsidRPr="003F3A5E" w:rsidRDefault="0081148E">
            <w:pPr>
              <w:jc w:val="center"/>
              <w:rPr>
                <w:ins w:id="551" w:author="Pham Quynh Trang" w:date="2026-06-24T21:58:00Z"/>
                <w:b/>
                <w:sz w:val="20"/>
                <w:szCs w:val="20"/>
                <w:rPrChange w:id="552" w:author="Pham Quynh Trang" w:date="2026-06-24T21:58:00Z">
                  <w:rPr>
                    <w:ins w:id="553" w:author="Pham Quynh Trang" w:date="2026-06-24T21:58:00Z"/>
                    <w:rFonts w:ascii="Segoe UI" w:hAnsi="Segoe UI"/>
                    <w:sz w:val="18"/>
                    <w:szCs w:val="18"/>
                  </w:rPr>
                </w:rPrChange>
              </w:rPr>
              <w:pPrChange w:id="554" w:author="Pham Quynh Trang" w:date="2026-06-24T21:58:00Z">
                <w:pPr>
                  <w:pStyle w:val="paragraph"/>
                  <w:spacing w:before="0" w:beforeAutospacing="0" w:after="0" w:afterAutospacing="0"/>
                  <w:jc w:val="center"/>
                  <w:textAlignment w:val="baseline"/>
                </w:pPr>
              </w:pPrChange>
            </w:pPr>
            <w:r w:rsidRPr="003F3A5E">
              <w:rPr>
                <w:rStyle w:val="normaltextrun"/>
                <w:b/>
                <w:bCs/>
                <w:sz w:val="20"/>
                <w:szCs w:val="20"/>
              </w:rPr>
              <w:t>Mô tả</w:t>
            </w:r>
          </w:p>
        </w:tc>
      </w:tr>
      <w:tr w:rsidR="0081148E" w:rsidRPr="004E0F3E" w14:paraId="21BB89AE" w14:textId="77777777" w:rsidTr="0081148E">
        <w:trPr>
          <w:trHeight w:val="300"/>
          <w:ins w:id="555"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27312668" w14:textId="77777777" w:rsidR="0081148E" w:rsidRPr="004E0F3E" w:rsidRDefault="0081148E">
            <w:pPr>
              <w:ind w:left="113" w:right="113"/>
              <w:rPr>
                <w:ins w:id="556" w:author="Pham Quynh Trang" w:date="2026-06-24T21:58:00Z"/>
                <w:sz w:val="20"/>
                <w:szCs w:val="20"/>
                <w:rPrChange w:id="557" w:author="Pham Quynh Trang" w:date="2026-06-24T21:58:00Z">
                  <w:rPr>
                    <w:ins w:id="558" w:author="Pham Quynh Trang" w:date="2026-06-24T21:58:00Z"/>
                    <w:rFonts w:ascii="Segoe UI" w:hAnsi="Segoe UI"/>
                    <w:sz w:val="18"/>
                    <w:szCs w:val="18"/>
                  </w:rPr>
                </w:rPrChange>
              </w:rPr>
              <w:pPrChange w:id="559" w:author="Pham Quynh Trang" w:date="2026-06-24T21:59:00Z">
                <w:pPr>
                  <w:pStyle w:val="paragraph"/>
                  <w:spacing w:before="0" w:beforeAutospacing="0" w:after="0" w:afterAutospacing="0"/>
                  <w:jc w:val="both"/>
                  <w:textAlignment w:val="baseline"/>
                </w:pPr>
              </w:pPrChange>
            </w:pPr>
            <w:ins w:id="560" w:author="Pham Quynh Trang" w:date="2026-06-24T21:58:00Z">
              <w:r w:rsidRPr="004E0F3E">
                <w:rPr>
                  <w:rStyle w:val="normaltextrun"/>
                  <w:sz w:val="20"/>
                  <w:szCs w:val="20"/>
                  <w:rPrChange w:id="561" w:author="Pham Quynh Trang" w:date="2026-06-24T21:58:00Z">
                    <w:rPr>
                      <w:rStyle w:val="normaltextrun"/>
                      <w:rFonts w:ascii="Calibri" w:hAnsi="Calibri" w:cs="Segoe UI"/>
                      <w:sz w:val="22"/>
                      <w:szCs w:val="22"/>
                    </w:rPr>
                  </w:rPrChange>
                </w:rPr>
                <w:t>List Code (*)</w:t>
              </w:r>
              <w:r w:rsidRPr="004E0F3E">
                <w:rPr>
                  <w:rStyle w:val="eop"/>
                  <w:rFonts w:eastAsiaTheme="majorEastAsia"/>
                  <w:sz w:val="20"/>
                  <w:szCs w:val="20"/>
                  <w:rPrChange w:id="562"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239B2C9D" w14:textId="77777777" w:rsidR="0081148E" w:rsidRPr="003F3A5E" w:rsidRDefault="0081148E">
            <w:pPr>
              <w:ind w:left="113" w:right="113"/>
              <w:rPr>
                <w:ins w:id="563" w:author="Pham Quynh Trang" w:date="2026-06-24T21:58:00Z"/>
                <w:strike/>
                <w:sz w:val="20"/>
                <w:szCs w:val="20"/>
                <w:rPrChange w:id="564" w:author="Pham Quynh Trang" w:date="2026-06-24T21:58:00Z">
                  <w:rPr>
                    <w:ins w:id="565" w:author="Pham Quynh Trang" w:date="2026-06-24T21:58:00Z"/>
                    <w:rFonts w:ascii="Segoe UI" w:hAnsi="Segoe UI"/>
                    <w:sz w:val="18"/>
                    <w:szCs w:val="18"/>
                  </w:rPr>
                </w:rPrChange>
              </w:rPr>
              <w:pPrChange w:id="566" w:author="Pham Quynh Trang" w:date="2026-06-24T21:59:00Z">
                <w:pPr>
                  <w:pStyle w:val="paragraph"/>
                  <w:spacing w:before="0" w:beforeAutospacing="0" w:after="0" w:afterAutospacing="0"/>
                  <w:textAlignment w:val="baseline"/>
                </w:pPr>
              </w:pPrChange>
            </w:pPr>
            <w:ins w:id="567" w:author="Pham Quynh Trang" w:date="2026-06-24T21:58:00Z">
              <w:r w:rsidRPr="003F3A5E">
                <w:rPr>
                  <w:rStyle w:val="normaltextrun"/>
                  <w:strike/>
                  <w:sz w:val="20"/>
                  <w:szCs w:val="20"/>
                  <w:rPrChange w:id="568" w:author="Pham Quynh Trang" w:date="2026-06-24T21:58:00Z">
                    <w:rPr>
                      <w:rStyle w:val="normaltextrun"/>
                      <w:rFonts w:ascii="Calibri" w:hAnsi="Calibri" w:cs="Segoe UI"/>
                      <w:sz w:val="22"/>
                      <w:szCs w:val="22"/>
                    </w:rPr>
                  </w:rPrChange>
                </w:rPr>
                <w:t>Mã whitelist</w:t>
              </w:r>
              <w:r w:rsidRPr="003F3A5E">
                <w:rPr>
                  <w:rStyle w:val="eop"/>
                  <w:rFonts w:eastAsiaTheme="majorEastAsia"/>
                  <w:strike/>
                  <w:sz w:val="20"/>
                  <w:szCs w:val="20"/>
                  <w:rPrChange w:id="569" w:author="Pham Quynh Trang" w:date="2026-06-24T21:58:00Z">
                    <w:rPr>
                      <w:rStyle w:val="eop"/>
                      <w:rFonts w:ascii="Calibri" w:eastAsiaTheme="majorEastAsia" w:hAnsi="Calibri" w:cs="Segoe UI"/>
                      <w:sz w:val="22"/>
                      <w:szCs w:val="22"/>
                    </w:rPr>
                  </w:rPrChange>
                </w:rPr>
                <w:t> </w:t>
              </w:r>
            </w:ins>
          </w:p>
        </w:tc>
        <w:tc>
          <w:tcPr>
            <w:tcW w:w="405" w:type="pct"/>
            <w:tcBorders>
              <w:top w:val="single" w:sz="6" w:space="0" w:color="auto"/>
              <w:left w:val="single" w:sz="6" w:space="0" w:color="auto"/>
              <w:bottom w:val="single" w:sz="6" w:space="0" w:color="auto"/>
              <w:right w:val="single" w:sz="6" w:space="0" w:color="auto"/>
            </w:tcBorders>
          </w:tcPr>
          <w:p w14:paraId="528B4BF0" w14:textId="450385E1" w:rsidR="0081148E" w:rsidRPr="004E0F3E" w:rsidRDefault="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130B4BCB" w14:textId="2CFF206A" w:rsidR="0081148E" w:rsidRPr="004E0F3E" w:rsidRDefault="0081148E">
            <w:pPr>
              <w:ind w:left="113" w:right="113"/>
              <w:jc w:val="center"/>
              <w:rPr>
                <w:ins w:id="570" w:author="Pham Quynh Trang" w:date="2026-06-24T21:58:00Z"/>
                <w:sz w:val="20"/>
                <w:szCs w:val="20"/>
                <w:rPrChange w:id="571" w:author="Pham Quynh Trang" w:date="2026-06-24T21:58:00Z">
                  <w:rPr>
                    <w:ins w:id="572" w:author="Pham Quynh Trang" w:date="2026-06-24T21:58:00Z"/>
                    <w:rFonts w:ascii="Segoe UI" w:hAnsi="Segoe UI"/>
                    <w:sz w:val="18"/>
                    <w:szCs w:val="18"/>
                  </w:rPr>
                </w:rPrChange>
              </w:rPr>
              <w:pPrChange w:id="573" w:author="Pham Quynh Trang" w:date="2026-06-24T21:59:00Z">
                <w:pPr>
                  <w:pStyle w:val="paragraph"/>
                  <w:spacing w:before="0" w:beforeAutospacing="0" w:after="0" w:afterAutospacing="0"/>
                  <w:jc w:val="center"/>
                  <w:textAlignment w:val="baseline"/>
                </w:pPr>
              </w:pPrChange>
            </w:pPr>
            <w:ins w:id="574" w:author="Pham Quynh Trang" w:date="2026-06-24T21:58:00Z">
              <w:r w:rsidRPr="004E0F3E">
                <w:rPr>
                  <w:rStyle w:val="normaltextrun"/>
                  <w:sz w:val="20"/>
                  <w:szCs w:val="20"/>
                  <w:rPrChange w:id="575" w:author="Pham Quynh Trang" w:date="2026-06-24T21:58:00Z">
                    <w:rPr>
                      <w:rStyle w:val="normaltextrun"/>
                      <w:rFonts w:ascii="Calibri" w:hAnsi="Calibri" w:cs="Segoe UI"/>
                      <w:sz w:val="22"/>
                      <w:szCs w:val="22"/>
                    </w:rPr>
                  </w:rPrChange>
                </w:rPr>
                <w:t>M</w:t>
              </w:r>
            </w:ins>
          </w:p>
        </w:tc>
        <w:tc>
          <w:tcPr>
            <w:tcW w:w="589" w:type="pct"/>
            <w:tcBorders>
              <w:top w:val="single" w:sz="6" w:space="0" w:color="auto"/>
              <w:left w:val="single" w:sz="6" w:space="0" w:color="auto"/>
              <w:bottom w:val="single" w:sz="6" w:space="0" w:color="auto"/>
              <w:right w:val="single" w:sz="6" w:space="0" w:color="auto"/>
            </w:tcBorders>
          </w:tcPr>
          <w:p w14:paraId="0C6C6D8E" w14:textId="77777777" w:rsidR="0081148E" w:rsidRDefault="0081148E">
            <w:pPr>
              <w:ind w:left="113" w:right="113"/>
              <w:rPr>
                <w:rStyle w:val="normaltextrun"/>
                <w:sz w:val="20"/>
                <w:szCs w:val="20"/>
              </w:rPr>
            </w:pP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4CB88E97" w14:textId="7C19FF84" w:rsidR="0081148E" w:rsidRDefault="0081148E">
            <w:pPr>
              <w:ind w:left="113" w:right="113"/>
              <w:rPr>
                <w:rStyle w:val="eop"/>
                <w:rFonts w:eastAsiaTheme="majorEastAsia"/>
                <w:sz w:val="20"/>
                <w:szCs w:val="20"/>
              </w:rPr>
            </w:pPr>
            <w:r>
              <w:rPr>
                <w:rStyle w:val="normaltextrun"/>
                <w:sz w:val="20"/>
                <w:szCs w:val="20"/>
              </w:rPr>
              <w:t>Là m</w:t>
            </w:r>
            <w:ins w:id="576" w:author="Pham Quynh Trang" w:date="2026-06-24T21:58:00Z">
              <w:r w:rsidRPr="004E0F3E">
                <w:rPr>
                  <w:rStyle w:val="normaltextrun"/>
                  <w:sz w:val="20"/>
                  <w:szCs w:val="20"/>
                  <w:rPrChange w:id="577" w:author="Pham Quynh Trang" w:date="2026-06-24T21:58:00Z">
                    <w:rPr>
                      <w:rStyle w:val="normaltextrun"/>
                      <w:rFonts w:ascii="Calibri" w:hAnsi="Calibri" w:cs="Segoe UI"/>
                      <w:sz w:val="22"/>
                      <w:szCs w:val="22"/>
                    </w:rPr>
                  </w:rPrChange>
                </w:rPr>
                <w:t>ã whitelis</w:t>
              </w:r>
            </w:ins>
            <w:r>
              <w:rPr>
                <w:rStyle w:val="normaltextrun"/>
                <w:sz w:val="20"/>
                <w:szCs w:val="20"/>
              </w:rPr>
              <w:t xml:space="preserve">t </w:t>
            </w:r>
            <w:ins w:id="578" w:author="Pham Quynh Trang" w:date="2026-06-24T21:58:00Z">
              <w:r w:rsidRPr="004E0F3E">
                <w:rPr>
                  <w:rStyle w:val="normaltextrun"/>
                  <w:sz w:val="20"/>
                  <w:szCs w:val="20"/>
                  <w:rPrChange w:id="579" w:author="Pham Quynh Trang" w:date="2026-06-24T21:58:00Z">
                    <w:rPr>
                      <w:rStyle w:val="normaltextrun"/>
                      <w:rFonts w:ascii="Calibri" w:hAnsi="Calibri" w:cs="Segoe UI"/>
                      <w:sz w:val="22"/>
                      <w:szCs w:val="22"/>
                    </w:rPr>
                  </w:rPrChange>
                </w:rPr>
                <w:t>được sử dụng để nhận biết đối tượng thuộc danh sách whitelist nào trong các danh sách whitelist đang tồn tại trong hệ thống.</w:t>
              </w:r>
              <w:r w:rsidRPr="004E0F3E">
                <w:rPr>
                  <w:rStyle w:val="eop"/>
                  <w:rFonts w:eastAsiaTheme="majorEastAsia"/>
                  <w:sz w:val="20"/>
                  <w:szCs w:val="20"/>
                  <w:rPrChange w:id="580" w:author="Pham Quynh Trang" w:date="2026-06-24T21:58:00Z">
                    <w:rPr>
                      <w:rStyle w:val="eop"/>
                      <w:rFonts w:ascii="Calibri" w:eastAsiaTheme="majorEastAsia" w:hAnsi="Calibri" w:cs="Segoe UI"/>
                      <w:sz w:val="22"/>
                      <w:szCs w:val="22"/>
                    </w:rPr>
                  </w:rPrChange>
                </w:rPr>
                <w:t> </w:t>
              </w:r>
            </w:ins>
          </w:p>
          <w:p w14:paraId="33676C89" w14:textId="041C64AC" w:rsidR="0081148E" w:rsidRPr="004E0F3E" w:rsidRDefault="0081148E" w:rsidP="00C45736">
            <w:pPr>
              <w:ind w:left="113" w:right="113"/>
              <w:rPr>
                <w:ins w:id="581" w:author="Pham Quynh Trang" w:date="2026-06-24T21:58:00Z"/>
                <w:sz w:val="20"/>
                <w:szCs w:val="20"/>
                <w:rPrChange w:id="582" w:author="Pham Quynh Trang" w:date="2026-06-24T21:58:00Z">
                  <w:rPr>
                    <w:ins w:id="583" w:author="Pham Quynh Trang" w:date="2026-06-24T21:58:00Z"/>
                    <w:rFonts w:ascii="Segoe UI" w:hAnsi="Segoe UI"/>
                    <w:sz w:val="18"/>
                    <w:szCs w:val="18"/>
                  </w:rPr>
                </w:rPrChange>
              </w:rPr>
            </w:pPr>
            <w:r w:rsidRPr="00C45736">
              <w:rPr>
                <w:rStyle w:val="normaltextrun"/>
                <w:sz w:val="20"/>
                <w:szCs w:val="20"/>
              </w:rPr>
              <w:t xml:space="preserve">Hệ thống sẽ tự sinh theo nguyên tắc: </w:t>
            </w:r>
            <w:commentRangeStart w:id="584"/>
            <w:r w:rsidRPr="000064AA">
              <w:rPr>
                <w:rStyle w:val="normaltextrun"/>
                <w:strike/>
                <w:color w:val="FF0000"/>
                <w:sz w:val="20"/>
                <w:szCs w:val="20"/>
              </w:rPr>
              <w:t>Mã kịch bản +</w:t>
            </w:r>
            <w:r w:rsidRPr="000064AA">
              <w:rPr>
                <w:rStyle w:val="normaltextrun"/>
                <w:color w:val="FF0000"/>
                <w:sz w:val="20"/>
                <w:szCs w:val="20"/>
              </w:rPr>
              <w:t xml:space="preserve"> </w:t>
            </w:r>
            <w:commentRangeEnd w:id="584"/>
            <w:r w:rsidR="00A22002" w:rsidRPr="000064AA">
              <w:rPr>
                <w:rStyle w:val="CommentReference"/>
                <w:color w:val="FF0000"/>
              </w:rPr>
              <w:commentReference w:id="584"/>
            </w:r>
            <w:r w:rsidRPr="00C45736">
              <w:rPr>
                <w:rStyle w:val="normaltextrun"/>
                <w:sz w:val="20"/>
                <w:szCs w:val="20"/>
              </w:rPr>
              <w:t>STT tự sinh</w:t>
            </w:r>
          </w:p>
        </w:tc>
      </w:tr>
      <w:tr w:rsidR="0081148E" w:rsidRPr="004E0F3E" w14:paraId="6191E950" w14:textId="77777777" w:rsidTr="0081148E">
        <w:trPr>
          <w:trHeight w:val="300"/>
          <w:ins w:id="585"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329D9DBF" w14:textId="77777777" w:rsidR="0081148E" w:rsidRPr="004E0F3E" w:rsidRDefault="0081148E">
            <w:pPr>
              <w:ind w:left="113" w:right="113"/>
              <w:rPr>
                <w:ins w:id="586" w:author="Pham Quynh Trang" w:date="2026-06-24T21:58:00Z"/>
                <w:sz w:val="20"/>
                <w:szCs w:val="20"/>
                <w:rPrChange w:id="587" w:author="Pham Quynh Trang" w:date="2026-06-24T21:58:00Z">
                  <w:rPr>
                    <w:ins w:id="588" w:author="Pham Quynh Trang" w:date="2026-06-24T21:58:00Z"/>
                    <w:rFonts w:ascii="Segoe UI" w:hAnsi="Segoe UI"/>
                    <w:sz w:val="18"/>
                    <w:szCs w:val="18"/>
                  </w:rPr>
                </w:rPrChange>
              </w:rPr>
              <w:pPrChange w:id="589" w:author="Pham Quynh Trang" w:date="2026-06-24T21:59:00Z">
                <w:pPr>
                  <w:pStyle w:val="paragraph"/>
                  <w:spacing w:before="0" w:beforeAutospacing="0" w:after="0" w:afterAutospacing="0"/>
                  <w:jc w:val="both"/>
                  <w:textAlignment w:val="baseline"/>
                </w:pPr>
              </w:pPrChange>
            </w:pPr>
            <w:ins w:id="590" w:author="Pham Quynh Trang" w:date="2026-06-24T21:58:00Z">
              <w:r w:rsidRPr="004E0F3E">
                <w:rPr>
                  <w:rStyle w:val="normaltextrun"/>
                  <w:sz w:val="20"/>
                  <w:szCs w:val="20"/>
                  <w:rPrChange w:id="591" w:author="Pham Quynh Trang" w:date="2026-06-24T21:58:00Z">
                    <w:rPr>
                      <w:rStyle w:val="normaltextrun"/>
                      <w:rFonts w:ascii="Calibri" w:hAnsi="Calibri" w:cs="Segoe UI"/>
                      <w:sz w:val="22"/>
                      <w:szCs w:val="22"/>
                    </w:rPr>
                  </w:rPrChange>
                </w:rPr>
                <w:t>ID (*)</w:t>
              </w:r>
              <w:r w:rsidRPr="004E0F3E">
                <w:rPr>
                  <w:rStyle w:val="eop"/>
                  <w:rFonts w:eastAsiaTheme="majorEastAsia"/>
                  <w:sz w:val="20"/>
                  <w:szCs w:val="20"/>
                  <w:rPrChange w:id="592"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63B97171" w14:textId="77777777" w:rsidR="0081148E" w:rsidRPr="003F3A5E" w:rsidRDefault="0081148E">
            <w:pPr>
              <w:ind w:left="113" w:right="113"/>
              <w:rPr>
                <w:ins w:id="593" w:author="Pham Quynh Trang" w:date="2026-06-24T21:58:00Z"/>
                <w:strike/>
                <w:sz w:val="20"/>
                <w:szCs w:val="20"/>
                <w:lang w:val="vi-VN"/>
                <w:rPrChange w:id="594" w:author="Pham Quynh Trang" w:date="2026-06-24T21:58:00Z">
                  <w:rPr>
                    <w:ins w:id="595" w:author="Pham Quynh Trang" w:date="2026-06-24T21:58:00Z"/>
                    <w:rFonts w:ascii="Segoe UI" w:hAnsi="Segoe UI"/>
                    <w:sz w:val="18"/>
                    <w:szCs w:val="18"/>
                    <w:lang w:val="vi-VN"/>
                  </w:rPr>
                </w:rPrChange>
              </w:rPr>
              <w:pPrChange w:id="596" w:author="Pham Quynh Trang" w:date="2026-06-24T21:59:00Z">
                <w:pPr>
                  <w:pStyle w:val="paragraph"/>
                  <w:spacing w:before="0" w:beforeAutospacing="0" w:after="0" w:afterAutospacing="0"/>
                  <w:textAlignment w:val="baseline"/>
                </w:pPr>
              </w:pPrChange>
            </w:pPr>
            <w:ins w:id="597" w:author="Pham Quynh Trang" w:date="2026-06-24T21:58:00Z">
              <w:r w:rsidRPr="003F3A5E">
                <w:rPr>
                  <w:rStyle w:val="normaltextrun"/>
                  <w:strike/>
                  <w:sz w:val="20"/>
                  <w:szCs w:val="20"/>
                  <w:rPrChange w:id="598" w:author="Pham Quynh Trang" w:date="2026-06-24T21:58:00Z">
                    <w:rPr>
                      <w:rStyle w:val="normaltextrun"/>
                      <w:rFonts w:ascii="Calibri" w:hAnsi="Calibri"/>
                      <w:sz w:val="22"/>
                      <w:szCs w:val="22"/>
                    </w:rPr>
                  </w:rPrChange>
                </w:rPr>
                <w:t xml:space="preserve">Mã </w:t>
              </w:r>
              <w:commentRangeStart w:id="599"/>
              <w:commentRangeStart w:id="600"/>
              <w:r w:rsidRPr="003F3A5E">
                <w:rPr>
                  <w:rStyle w:val="normaltextrun"/>
                  <w:strike/>
                  <w:sz w:val="20"/>
                  <w:szCs w:val="20"/>
                  <w:rPrChange w:id="601" w:author="Pham Quynh Trang" w:date="2026-06-24T21:58:00Z">
                    <w:rPr>
                      <w:rStyle w:val="normaltextrun"/>
                      <w:rFonts w:ascii="Calibri" w:hAnsi="Calibri"/>
                      <w:sz w:val="22"/>
                      <w:szCs w:val="22"/>
                    </w:rPr>
                  </w:rPrChange>
                </w:rPr>
                <w:t>perg</w:t>
              </w:r>
            </w:ins>
            <w:commentRangeEnd w:id="599"/>
            <w:r w:rsidRPr="003F3A5E">
              <w:rPr>
                <w:rStyle w:val="CommentReference"/>
                <w:strike/>
              </w:rPr>
              <w:commentReference w:id="599"/>
            </w:r>
            <w:commentRangeEnd w:id="600"/>
            <w:r>
              <w:rPr>
                <w:rStyle w:val="CommentReference"/>
              </w:rPr>
              <w:commentReference w:id="600"/>
            </w:r>
            <w:ins w:id="602" w:author="Pham Quynh Trang" w:date="2026-06-24T21:58:00Z">
              <w:r w:rsidRPr="003F3A5E">
                <w:rPr>
                  <w:rStyle w:val="normaltextrun"/>
                  <w:strike/>
                  <w:sz w:val="20"/>
                  <w:szCs w:val="20"/>
                  <w:rPrChange w:id="603" w:author="Pham Quynh Trang" w:date="2026-06-24T21:58:00Z">
                    <w:rPr>
                      <w:rStyle w:val="normaltextrun"/>
                      <w:rFonts w:ascii="Calibri" w:hAnsi="Calibri"/>
                      <w:sz w:val="22"/>
                      <w:szCs w:val="22"/>
                    </w:rPr>
                  </w:rPrChange>
                </w:rPr>
                <w:t xml:space="preserve"> của KH</w:t>
              </w:r>
            </w:ins>
          </w:p>
        </w:tc>
        <w:tc>
          <w:tcPr>
            <w:tcW w:w="405" w:type="pct"/>
            <w:tcBorders>
              <w:top w:val="single" w:sz="6" w:space="0" w:color="auto"/>
              <w:left w:val="single" w:sz="6" w:space="0" w:color="auto"/>
              <w:bottom w:val="single" w:sz="6" w:space="0" w:color="auto"/>
              <w:right w:val="single" w:sz="6" w:space="0" w:color="auto"/>
            </w:tcBorders>
          </w:tcPr>
          <w:p w14:paraId="7A4A448B" w14:textId="626A71A3" w:rsidR="0081148E" w:rsidRPr="004E0F3E" w:rsidRDefault="0081148E" w:rsidP="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5C41D9B6" w14:textId="4A1DF4EF" w:rsidR="0081148E" w:rsidRPr="004E0F3E" w:rsidRDefault="0081148E">
            <w:pPr>
              <w:ind w:left="113" w:right="113"/>
              <w:jc w:val="center"/>
              <w:rPr>
                <w:ins w:id="604" w:author="Pham Quynh Trang" w:date="2026-06-24T21:58:00Z"/>
                <w:sz w:val="20"/>
                <w:szCs w:val="20"/>
                <w:rPrChange w:id="605" w:author="Pham Quynh Trang" w:date="2026-06-24T21:58:00Z">
                  <w:rPr>
                    <w:ins w:id="606" w:author="Pham Quynh Trang" w:date="2026-06-24T21:58:00Z"/>
                    <w:rFonts w:ascii="Segoe UI" w:hAnsi="Segoe UI"/>
                    <w:sz w:val="18"/>
                    <w:szCs w:val="18"/>
                  </w:rPr>
                </w:rPrChange>
              </w:rPr>
              <w:pPrChange w:id="607" w:author="Pham Quynh Trang" w:date="2026-06-24T21:59:00Z">
                <w:pPr>
                  <w:pStyle w:val="paragraph"/>
                  <w:spacing w:before="0" w:beforeAutospacing="0" w:after="0" w:afterAutospacing="0"/>
                  <w:jc w:val="center"/>
                  <w:textAlignment w:val="baseline"/>
                </w:pPr>
              </w:pPrChange>
            </w:pPr>
            <w:ins w:id="608" w:author="Pham Quynh Trang" w:date="2026-06-24T21:58:00Z">
              <w:r w:rsidRPr="004E0F3E">
                <w:rPr>
                  <w:rStyle w:val="normaltextrun"/>
                  <w:sz w:val="20"/>
                  <w:szCs w:val="20"/>
                  <w:rPrChange w:id="609" w:author="Pham Quynh Trang" w:date="2026-06-24T21:58:00Z">
                    <w:rPr>
                      <w:rStyle w:val="normaltextrun"/>
                      <w:rFonts w:ascii="Calibri" w:hAnsi="Calibri" w:cs="Segoe UI"/>
                      <w:sz w:val="22"/>
                      <w:szCs w:val="22"/>
                    </w:rPr>
                  </w:rPrChange>
                </w:rPr>
                <w:t>M</w:t>
              </w:r>
            </w:ins>
          </w:p>
        </w:tc>
        <w:tc>
          <w:tcPr>
            <w:tcW w:w="589" w:type="pct"/>
            <w:tcBorders>
              <w:top w:val="single" w:sz="6" w:space="0" w:color="auto"/>
              <w:left w:val="single" w:sz="6" w:space="0" w:color="auto"/>
              <w:bottom w:val="single" w:sz="6" w:space="0" w:color="auto"/>
              <w:right w:val="single" w:sz="6" w:space="0" w:color="auto"/>
            </w:tcBorders>
          </w:tcPr>
          <w:p w14:paraId="745C1E5D" w14:textId="0C1B5893" w:rsidR="0081148E" w:rsidRDefault="00567604" w:rsidP="0081148E">
            <w:pPr>
              <w:ind w:left="113" w:right="113"/>
              <w:rPr>
                <w:rStyle w:val="normaltextrun"/>
                <w:sz w:val="20"/>
                <w:szCs w:val="20"/>
              </w:rPr>
            </w:pPr>
            <w:r>
              <w:rPr>
                <w:rStyle w:val="normaltextrun"/>
                <w:sz w:val="20"/>
                <w:szCs w:val="20"/>
              </w:rPr>
              <w:t>50</w:t>
            </w: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1512FCE3" w14:textId="77777777" w:rsidR="004D17C3" w:rsidRDefault="0081148E">
            <w:pPr>
              <w:ind w:left="113" w:right="113"/>
              <w:rPr>
                <w:rStyle w:val="eop"/>
                <w:rFonts w:eastAsiaTheme="majorEastAsia"/>
                <w:sz w:val="20"/>
                <w:szCs w:val="20"/>
              </w:rPr>
            </w:pPr>
            <w:r>
              <w:rPr>
                <w:rStyle w:val="normaltextrun"/>
                <w:sz w:val="20"/>
                <w:szCs w:val="20"/>
              </w:rPr>
              <w:t xml:space="preserve">Là mã định danh của Khách hàng, </w:t>
            </w:r>
            <w:ins w:id="610" w:author="Pham Quynh Trang" w:date="2026-06-24T22:00:00Z">
              <w:r>
                <w:rPr>
                  <w:rStyle w:val="eop"/>
                  <w:rFonts w:eastAsiaTheme="majorEastAsia"/>
                  <w:sz w:val="20"/>
                  <w:szCs w:val="20"/>
                </w:rPr>
                <w:t xml:space="preserve">loại thông tin ở trường này </w:t>
              </w:r>
            </w:ins>
            <w:ins w:id="611" w:author="Pham Quynh Trang" w:date="2026-06-24T21:59:00Z">
              <w:r>
                <w:rPr>
                  <w:rStyle w:val="eop"/>
                  <w:rFonts w:eastAsiaTheme="majorEastAsia"/>
                  <w:sz w:val="20"/>
                  <w:szCs w:val="20"/>
                </w:rPr>
                <w:t xml:space="preserve">phụ thuộc </w:t>
              </w:r>
            </w:ins>
            <w:ins w:id="612" w:author="Pham Quynh Trang" w:date="2026-06-24T22:00:00Z">
              <w:r>
                <w:rPr>
                  <w:rStyle w:val="eop"/>
                  <w:rFonts w:eastAsiaTheme="majorEastAsia"/>
                  <w:sz w:val="20"/>
                  <w:szCs w:val="20"/>
                </w:rPr>
                <w:t>trường ID type</w:t>
              </w:r>
            </w:ins>
            <w:r>
              <w:rPr>
                <w:rStyle w:val="eop"/>
                <w:rFonts w:eastAsiaTheme="majorEastAsia"/>
                <w:sz w:val="20"/>
                <w:szCs w:val="20"/>
              </w:rPr>
              <w:t>.</w:t>
            </w:r>
            <w:r w:rsidR="004D17C3">
              <w:rPr>
                <w:rStyle w:val="eop"/>
                <w:rFonts w:eastAsiaTheme="majorEastAsia"/>
                <w:sz w:val="20"/>
                <w:szCs w:val="20"/>
              </w:rPr>
              <w:t xml:space="preserve"> Ví dụ: </w:t>
            </w:r>
          </w:p>
          <w:p w14:paraId="786A2D3E" w14:textId="77777777" w:rsidR="004D17C3" w:rsidRDefault="004D17C3" w:rsidP="004D17C3">
            <w:pPr>
              <w:ind w:left="113" w:right="113"/>
              <w:rPr>
                <w:rStyle w:val="eop"/>
                <w:rFonts w:eastAsiaTheme="majorEastAsia"/>
                <w:sz w:val="20"/>
                <w:szCs w:val="20"/>
              </w:rPr>
            </w:pPr>
            <w:r>
              <w:rPr>
                <w:rStyle w:val="eop"/>
                <w:rFonts w:eastAsiaTheme="majorEastAsia"/>
                <w:sz w:val="20"/>
                <w:szCs w:val="20"/>
              </w:rPr>
              <w:t xml:space="preserve">- ID type là Account, thông tin ID là Số tài khoản, </w:t>
            </w:r>
          </w:p>
          <w:p w14:paraId="6549F6E7" w14:textId="7E848EF3" w:rsidR="0081148E" w:rsidRPr="004E0F3E" w:rsidRDefault="004D17C3" w:rsidP="004D17C3">
            <w:pPr>
              <w:ind w:left="113" w:right="113"/>
              <w:rPr>
                <w:ins w:id="613" w:author="Pham Quynh Trang" w:date="2026-06-24T21:58:00Z"/>
                <w:sz w:val="20"/>
                <w:szCs w:val="20"/>
                <w:rPrChange w:id="614" w:author="Pham Quynh Trang" w:date="2026-06-24T21:58:00Z">
                  <w:rPr>
                    <w:ins w:id="615" w:author="Pham Quynh Trang" w:date="2026-06-24T21:58:00Z"/>
                    <w:rFonts w:ascii="Segoe UI" w:hAnsi="Segoe UI"/>
                    <w:sz w:val="18"/>
                    <w:szCs w:val="18"/>
                  </w:rPr>
                </w:rPrChange>
              </w:rPr>
            </w:pPr>
            <w:r>
              <w:rPr>
                <w:rStyle w:val="eop"/>
                <w:rFonts w:eastAsiaTheme="majorEastAsia"/>
                <w:sz w:val="20"/>
                <w:szCs w:val="20"/>
              </w:rPr>
              <w:t>- ID type là Customer, thông tin ID là CIF khách hàng</w:t>
            </w:r>
          </w:p>
        </w:tc>
      </w:tr>
      <w:tr w:rsidR="0081148E" w:rsidRPr="004E0F3E" w14:paraId="52B07081" w14:textId="77777777" w:rsidTr="0081148E">
        <w:trPr>
          <w:trHeight w:val="300"/>
          <w:ins w:id="616"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35B08365" w14:textId="77777777" w:rsidR="0081148E" w:rsidRPr="004E0F3E" w:rsidRDefault="0081148E">
            <w:pPr>
              <w:ind w:left="113" w:right="113"/>
              <w:rPr>
                <w:ins w:id="617" w:author="Pham Quynh Trang" w:date="2026-06-24T21:58:00Z"/>
                <w:sz w:val="20"/>
                <w:szCs w:val="20"/>
                <w:rPrChange w:id="618" w:author="Pham Quynh Trang" w:date="2026-06-24T21:58:00Z">
                  <w:rPr>
                    <w:ins w:id="619" w:author="Pham Quynh Trang" w:date="2026-06-24T21:58:00Z"/>
                    <w:rFonts w:ascii="Segoe UI" w:hAnsi="Segoe UI"/>
                    <w:sz w:val="18"/>
                    <w:szCs w:val="18"/>
                  </w:rPr>
                </w:rPrChange>
              </w:rPr>
              <w:pPrChange w:id="620" w:author="Pham Quynh Trang" w:date="2026-06-24T21:59:00Z">
                <w:pPr>
                  <w:pStyle w:val="paragraph"/>
                  <w:spacing w:before="0" w:beforeAutospacing="0" w:after="0" w:afterAutospacing="0"/>
                  <w:jc w:val="both"/>
                  <w:textAlignment w:val="baseline"/>
                </w:pPr>
              </w:pPrChange>
            </w:pPr>
            <w:ins w:id="621" w:author="Pham Quynh Trang" w:date="2026-06-24T21:58:00Z">
              <w:r w:rsidRPr="004E0F3E">
                <w:rPr>
                  <w:rStyle w:val="normaltextrun"/>
                  <w:sz w:val="20"/>
                  <w:szCs w:val="20"/>
                  <w:rPrChange w:id="622" w:author="Pham Quynh Trang" w:date="2026-06-24T21:58:00Z">
                    <w:rPr>
                      <w:rStyle w:val="normaltextrun"/>
                      <w:rFonts w:ascii="Calibri" w:hAnsi="Calibri" w:cs="Segoe UI"/>
                      <w:sz w:val="22"/>
                      <w:szCs w:val="22"/>
                    </w:rPr>
                  </w:rPrChange>
                </w:rPr>
                <w:t>ID Type (*)</w:t>
              </w:r>
              <w:r w:rsidRPr="004E0F3E">
                <w:rPr>
                  <w:rStyle w:val="eop"/>
                  <w:rFonts w:eastAsiaTheme="majorEastAsia"/>
                  <w:sz w:val="20"/>
                  <w:szCs w:val="20"/>
                  <w:rPrChange w:id="623"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4FAD91A8" w14:textId="77777777" w:rsidR="0081148E" w:rsidRPr="003F3A5E" w:rsidRDefault="0081148E">
            <w:pPr>
              <w:ind w:left="113" w:right="113"/>
              <w:rPr>
                <w:ins w:id="624" w:author="Pham Quynh Trang" w:date="2026-06-24T21:58:00Z"/>
                <w:strike/>
                <w:sz w:val="20"/>
                <w:szCs w:val="20"/>
                <w:rPrChange w:id="625" w:author="Pham Quynh Trang" w:date="2026-06-24T21:58:00Z">
                  <w:rPr>
                    <w:ins w:id="626" w:author="Pham Quynh Trang" w:date="2026-06-24T21:58:00Z"/>
                    <w:rFonts w:ascii="Segoe UI" w:hAnsi="Segoe UI"/>
                    <w:sz w:val="18"/>
                    <w:szCs w:val="18"/>
                  </w:rPr>
                </w:rPrChange>
              </w:rPr>
              <w:pPrChange w:id="627" w:author="Pham Quynh Trang" w:date="2026-06-24T21:59:00Z">
                <w:pPr>
                  <w:pStyle w:val="paragraph"/>
                  <w:spacing w:before="0" w:beforeAutospacing="0" w:after="0" w:afterAutospacing="0"/>
                  <w:textAlignment w:val="baseline"/>
                </w:pPr>
              </w:pPrChange>
            </w:pPr>
            <w:commentRangeStart w:id="628"/>
            <w:commentRangeStart w:id="629"/>
            <w:ins w:id="630" w:author="Pham Quynh Trang" w:date="2026-06-24T21:58:00Z">
              <w:r w:rsidRPr="003F3A5E">
                <w:rPr>
                  <w:rStyle w:val="normaltextrun"/>
                  <w:strike/>
                  <w:sz w:val="20"/>
                  <w:szCs w:val="20"/>
                  <w:rPrChange w:id="631" w:author="Pham Quynh Trang" w:date="2026-06-24T21:58:00Z">
                    <w:rPr>
                      <w:rStyle w:val="normaltextrun"/>
                      <w:rFonts w:ascii="Calibri" w:hAnsi="Calibri" w:cs="Segoe UI"/>
                      <w:sz w:val="22"/>
                      <w:szCs w:val="22"/>
                    </w:rPr>
                  </w:rPrChange>
                </w:rPr>
                <w:t>Loại đối tượng</w:t>
              </w:r>
              <w:r w:rsidRPr="003F3A5E">
                <w:rPr>
                  <w:rStyle w:val="eop"/>
                  <w:rFonts w:eastAsiaTheme="majorEastAsia"/>
                  <w:strike/>
                  <w:sz w:val="20"/>
                  <w:szCs w:val="20"/>
                  <w:rPrChange w:id="632" w:author="Pham Quynh Trang" w:date="2026-06-24T21:58:00Z">
                    <w:rPr>
                      <w:rStyle w:val="eop"/>
                      <w:rFonts w:ascii="Calibri" w:eastAsiaTheme="majorEastAsia" w:hAnsi="Calibri" w:cs="Segoe UI"/>
                      <w:sz w:val="22"/>
                      <w:szCs w:val="22"/>
                    </w:rPr>
                  </w:rPrChange>
                </w:rPr>
                <w:t> </w:t>
              </w:r>
            </w:ins>
            <w:commentRangeEnd w:id="628"/>
            <w:r w:rsidRPr="003F3A5E">
              <w:rPr>
                <w:rStyle w:val="CommentReference"/>
                <w:strike/>
              </w:rPr>
              <w:commentReference w:id="628"/>
            </w:r>
            <w:commentRangeEnd w:id="629"/>
            <w:r>
              <w:rPr>
                <w:rStyle w:val="CommentReference"/>
              </w:rPr>
              <w:commentReference w:id="629"/>
            </w:r>
          </w:p>
        </w:tc>
        <w:tc>
          <w:tcPr>
            <w:tcW w:w="405" w:type="pct"/>
            <w:tcBorders>
              <w:top w:val="single" w:sz="6" w:space="0" w:color="auto"/>
              <w:left w:val="single" w:sz="6" w:space="0" w:color="auto"/>
              <w:bottom w:val="single" w:sz="6" w:space="0" w:color="auto"/>
              <w:right w:val="single" w:sz="6" w:space="0" w:color="auto"/>
            </w:tcBorders>
          </w:tcPr>
          <w:p w14:paraId="6659C490" w14:textId="1A8EA3D0" w:rsidR="0081148E" w:rsidRPr="004E0F3E" w:rsidRDefault="0081148E" w:rsidP="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50B9BD4F" w14:textId="57F8296B" w:rsidR="0081148E" w:rsidRPr="004E0F3E" w:rsidRDefault="0081148E">
            <w:pPr>
              <w:ind w:left="113" w:right="113"/>
              <w:jc w:val="center"/>
              <w:rPr>
                <w:ins w:id="633" w:author="Pham Quynh Trang" w:date="2026-06-24T21:58:00Z"/>
                <w:sz w:val="20"/>
                <w:szCs w:val="20"/>
                <w:rPrChange w:id="634" w:author="Pham Quynh Trang" w:date="2026-06-24T21:58:00Z">
                  <w:rPr>
                    <w:ins w:id="635" w:author="Pham Quynh Trang" w:date="2026-06-24T21:58:00Z"/>
                    <w:rFonts w:ascii="Segoe UI" w:hAnsi="Segoe UI"/>
                    <w:sz w:val="18"/>
                    <w:szCs w:val="18"/>
                  </w:rPr>
                </w:rPrChange>
              </w:rPr>
              <w:pPrChange w:id="636" w:author="Pham Quynh Trang" w:date="2026-06-24T21:59:00Z">
                <w:pPr>
                  <w:pStyle w:val="paragraph"/>
                  <w:spacing w:before="0" w:beforeAutospacing="0" w:after="0" w:afterAutospacing="0"/>
                  <w:jc w:val="center"/>
                  <w:textAlignment w:val="baseline"/>
                </w:pPr>
              </w:pPrChange>
            </w:pPr>
            <w:ins w:id="637" w:author="Pham Quynh Trang" w:date="2026-06-24T21:58:00Z">
              <w:r w:rsidRPr="004E0F3E">
                <w:rPr>
                  <w:rStyle w:val="normaltextrun"/>
                  <w:sz w:val="20"/>
                  <w:szCs w:val="20"/>
                  <w:rPrChange w:id="638" w:author="Pham Quynh Trang" w:date="2026-06-24T21:58:00Z">
                    <w:rPr>
                      <w:rStyle w:val="normaltextrun"/>
                      <w:rFonts w:ascii="Calibri" w:hAnsi="Calibri" w:cs="Segoe UI"/>
                      <w:sz w:val="22"/>
                      <w:szCs w:val="22"/>
                    </w:rPr>
                  </w:rPrChange>
                </w:rPr>
                <w:t>M</w:t>
              </w:r>
            </w:ins>
          </w:p>
        </w:tc>
        <w:tc>
          <w:tcPr>
            <w:tcW w:w="589" w:type="pct"/>
            <w:tcBorders>
              <w:top w:val="single" w:sz="6" w:space="0" w:color="auto"/>
              <w:left w:val="single" w:sz="6" w:space="0" w:color="auto"/>
              <w:bottom w:val="single" w:sz="6" w:space="0" w:color="auto"/>
              <w:right w:val="single" w:sz="6" w:space="0" w:color="auto"/>
            </w:tcBorders>
          </w:tcPr>
          <w:p w14:paraId="167EB8ED" w14:textId="66A7D8F6" w:rsidR="0081148E" w:rsidRPr="004E0F3E" w:rsidRDefault="00567604" w:rsidP="0081148E">
            <w:pPr>
              <w:ind w:left="113" w:right="113"/>
              <w:rPr>
                <w:rStyle w:val="normaltextrun"/>
                <w:sz w:val="20"/>
                <w:szCs w:val="20"/>
              </w:rPr>
            </w:pPr>
            <w:r>
              <w:rPr>
                <w:rStyle w:val="normaltextrun"/>
                <w:sz w:val="20"/>
                <w:szCs w:val="20"/>
              </w:rPr>
              <w:t>50</w:t>
            </w: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00A07365" w14:textId="0975C3D6" w:rsidR="0081148E" w:rsidRPr="004E0F3E" w:rsidRDefault="0081148E">
            <w:pPr>
              <w:ind w:left="113" w:right="113"/>
              <w:rPr>
                <w:ins w:id="639" w:author="Pham Quynh Trang" w:date="2026-06-24T21:58:00Z"/>
                <w:sz w:val="20"/>
                <w:szCs w:val="20"/>
                <w:lang w:val="vi-VN"/>
                <w:rPrChange w:id="640" w:author="Pham Quynh Trang" w:date="2026-06-24T21:58:00Z">
                  <w:rPr>
                    <w:ins w:id="641" w:author="Pham Quynh Trang" w:date="2026-06-24T21:58:00Z"/>
                    <w:rFonts w:ascii="Segoe UI" w:hAnsi="Segoe UI"/>
                    <w:sz w:val="18"/>
                    <w:szCs w:val="18"/>
                    <w:lang w:val="vi-VN"/>
                  </w:rPr>
                </w:rPrChange>
              </w:rPr>
              <w:pPrChange w:id="642" w:author="Pham Quynh Trang" w:date="2026-06-24T21:59:00Z">
                <w:pPr>
                  <w:pStyle w:val="paragraph"/>
                  <w:spacing w:before="0" w:beforeAutospacing="0" w:after="0" w:afterAutospacing="0"/>
                  <w:jc w:val="both"/>
                  <w:textAlignment w:val="baseline"/>
                </w:pPr>
              </w:pPrChange>
            </w:pPr>
            <w:commentRangeStart w:id="643"/>
            <w:commentRangeStart w:id="644"/>
            <w:ins w:id="645" w:author="Pham Quynh Trang" w:date="2026-06-24T21:58:00Z">
              <w:r w:rsidRPr="004E0F3E">
                <w:rPr>
                  <w:rStyle w:val="normaltextrun"/>
                  <w:sz w:val="20"/>
                  <w:szCs w:val="20"/>
                  <w:rPrChange w:id="646" w:author="Pham Quynh Trang" w:date="2026-06-24T21:58:00Z">
                    <w:rPr>
                      <w:rStyle w:val="normaltextrun"/>
                      <w:rFonts w:ascii="Calibri" w:hAnsi="Calibri" w:cs="Segoe UI"/>
                      <w:sz w:val="22"/>
                      <w:szCs w:val="22"/>
                    </w:rPr>
                  </w:rPrChange>
                </w:rPr>
                <w:t xml:space="preserve">Trường phân loại của đối tượng. </w:t>
              </w:r>
              <w:r w:rsidRPr="004E0F3E">
                <w:rPr>
                  <w:rStyle w:val="normaltextrun"/>
                  <w:sz w:val="20"/>
                  <w:szCs w:val="20"/>
                  <w:lang w:val="vi-VN"/>
                  <w:rPrChange w:id="647" w:author="Pham Quynh Trang" w:date="2026-06-24T21:58:00Z">
                    <w:rPr>
                      <w:rStyle w:val="normaltextrun"/>
                      <w:rFonts w:ascii="Calibri" w:hAnsi="Calibri" w:cs="Segoe UI"/>
                      <w:sz w:val="22"/>
                      <w:szCs w:val="22"/>
                      <w:lang w:val="vi-VN"/>
                    </w:rPr>
                  </w:rPrChange>
                </w:rPr>
                <w:t xml:space="preserve">(gán theo </w:t>
              </w:r>
            </w:ins>
            <w:r>
              <w:rPr>
                <w:rStyle w:val="normaltextrun"/>
                <w:sz w:val="20"/>
                <w:szCs w:val="20"/>
              </w:rPr>
              <w:t xml:space="preserve">đối tượng giám sát của từng </w:t>
            </w:r>
            <w:ins w:id="648" w:author="Pham Quynh Trang" w:date="2026-06-24T21:58:00Z">
              <w:r w:rsidRPr="004E0F3E">
                <w:rPr>
                  <w:rStyle w:val="normaltextrun"/>
                  <w:sz w:val="20"/>
                  <w:szCs w:val="20"/>
                  <w:lang w:val="vi-VN"/>
                  <w:rPrChange w:id="649" w:author="Pham Quynh Trang" w:date="2026-06-24T21:58:00Z">
                    <w:rPr>
                      <w:rStyle w:val="normaltextrun"/>
                      <w:rFonts w:ascii="Calibri" w:hAnsi="Calibri" w:cs="Segoe UI"/>
                      <w:sz w:val="22"/>
                      <w:szCs w:val="22"/>
                      <w:lang w:val="vi-VN"/>
                    </w:rPr>
                  </w:rPrChange>
                </w:rPr>
                <w:t xml:space="preserve">kịch </w:t>
              </w:r>
              <w:r w:rsidRPr="004E0F3E">
                <w:rPr>
                  <w:rStyle w:val="normaltextrun"/>
                  <w:sz w:val="20"/>
                  <w:szCs w:val="20"/>
                  <w:lang w:val="vi-VN"/>
                  <w:rPrChange w:id="650" w:author="Pham Quynh Trang" w:date="2026-06-24T21:58:00Z">
                    <w:rPr>
                      <w:rStyle w:val="normaltextrun"/>
                      <w:rFonts w:ascii="Calibri" w:hAnsi="Calibri" w:cs="Segoe UI"/>
                      <w:sz w:val="22"/>
                      <w:szCs w:val="22"/>
                      <w:lang w:val="vi-VN"/>
                    </w:rPr>
                  </w:rPrChange>
                </w:rPr>
                <w:lastRenderedPageBreak/>
                <w:t>bản được loại trừ</w:t>
              </w:r>
            </w:ins>
            <w:r>
              <w:rPr>
                <w:rStyle w:val="normaltextrun"/>
                <w:sz w:val="20"/>
                <w:szCs w:val="20"/>
              </w:rPr>
              <w:t>, ví dụ:</w:t>
            </w:r>
            <w:r w:rsidR="00FB01CB">
              <w:rPr>
                <w:rStyle w:val="normaltextrun"/>
                <w:sz w:val="20"/>
                <w:szCs w:val="20"/>
              </w:rPr>
              <w:t xml:space="preserve"> </w:t>
            </w:r>
            <w:r>
              <w:rPr>
                <w:rStyle w:val="normaltextrun"/>
                <w:sz w:val="20"/>
                <w:szCs w:val="20"/>
              </w:rPr>
              <w:t>Customer, Account</w:t>
            </w:r>
            <w:ins w:id="651" w:author="Pham Quynh Trang" w:date="2026-06-24T21:58:00Z">
              <w:r w:rsidRPr="004E0F3E">
                <w:rPr>
                  <w:rStyle w:val="normaltextrun"/>
                  <w:sz w:val="20"/>
                  <w:szCs w:val="20"/>
                  <w:lang w:val="vi-VN"/>
                  <w:rPrChange w:id="652" w:author="Pham Quynh Trang" w:date="2026-06-24T21:58:00Z">
                    <w:rPr>
                      <w:rStyle w:val="normaltextrun"/>
                      <w:rFonts w:ascii="Calibri" w:hAnsi="Calibri" w:cs="Segoe UI"/>
                      <w:sz w:val="22"/>
                      <w:szCs w:val="22"/>
                      <w:lang w:val="vi-VN"/>
                    </w:rPr>
                  </w:rPrChange>
                </w:rPr>
                <w:t>)</w:t>
              </w:r>
            </w:ins>
            <w:commentRangeEnd w:id="643"/>
            <w:r>
              <w:rPr>
                <w:rStyle w:val="CommentReference"/>
              </w:rPr>
              <w:commentReference w:id="643"/>
            </w:r>
            <w:commentRangeEnd w:id="644"/>
            <w:r>
              <w:rPr>
                <w:rStyle w:val="CommentReference"/>
              </w:rPr>
              <w:commentReference w:id="644"/>
            </w:r>
          </w:p>
          <w:p w14:paraId="26778830" w14:textId="77777777" w:rsidR="0081148E" w:rsidRPr="004E0F3E" w:rsidRDefault="0081148E">
            <w:pPr>
              <w:ind w:left="113" w:right="113"/>
              <w:rPr>
                <w:ins w:id="653" w:author="Pham Quynh Trang" w:date="2026-06-24T21:58:00Z"/>
                <w:sz w:val="20"/>
                <w:szCs w:val="20"/>
                <w:rPrChange w:id="654" w:author="Pham Quynh Trang" w:date="2026-06-24T21:58:00Z">
                  <w:rPr>
                    <w:ins w:id="655" w:author="Pham Quynh Trang" w:date="2026-06-24T21:58:00Z"/>
                    <w:rFonts w:ascii="Segoe UI" w:hAnsi="Segoe UI"/>
                    <w:sz w:val="18"/>
                    <w:szCs w:val="18"/>
                  </w:rPr>
                </w:rPrChange>
              </w:rPr>
              <w:pPrChange w:id="656" w:author="Pham Quynh Trang" w:date="2026-06-24T21:59:00Z">
                <w:pPr>
                  <w:pStyle w:val="paragraph"/>
                  <w:spacing w:before="0" w:beforeAutospacing="0" w:after="0" w:afterAutospacing="0"/>
                  <w:jc w:val="both"/>
                  <w:textAlignment w:val="baseline"/>
                </w:pPr>
              </w:pPrChange>
            </w:pPr>
          </w:p>
        </w:tc>
      </w:tr>
      <w:tr w:rsidR="0081148E" w:rsidRPr="004E0F3E" w14:paraId="48A6E177" w14:textId="77777777" w:rsidTr="0081148E">
        <w:trPr>
          <w:trHeight w:val="300"/>
        </w:trPr>
        <w:tc>
          <w:tcPr>
            <w:tcW w:w="636" w:type="pct"/>
            <w:tcBorders>
              <w:top w:val="single" w:sz="6" w:space="0" w:color="auto"/>
              <w:left w:val="single" w:sz="6" w:space="0" w:color="auto"/>
              <w:bottom w:val="single" w:sz="6" w:space="0" w:color="auto"/>
              <w:right w:val="single" w:sz="6" w:space="0" w:color="auto"/>
            </w:tcBorders>
            <w:shd w:val="clear" w:color="auto" w:fill="auto"/>
          </w:tcPr>
          <w:p w14:paraId="7139F3C4" w14:textId="46C85991" w:rsidR="0081148E" w:rsidRPr="005E51B3" w:rsidRDefault="00B56D1A" w:rsidP="0081148E">
            <w:pPr>
              <w:ind w:left="113" w:right="113"/>
              <w:rPr>
                <w:rStyle w:val="normaltextrun"/>
                <w:sz w:val="20"/>
                <w:szCs w:val="20"/>
                <w:highlight w:val="yellow"/>
              </w:rPr>
            </w:pPr>
            <w:r w:rsidRPr="00B56D1A">
              <w:rPr>
                <w:rStyle w:val="normaltextrun"/>
                <w:sz w:val="20"/>
                <w:szCs w:val="20"/>
              </w:rPr>
              <w:lastRenderedPageBreak/>
              <w:t>Application scenario</w:t>
            </w:r>
          </w:p>
        </w:tc>
        <w:tc>
          <w:tcPr>
            <w:tcW w:w="811" w:type="pct"/>
            <w:tcBorders>
              <w:top w:val="single" w:sz="6" w:space="0" w:color="auto"/>
              <w:left w:val="single" w:sz="6" w:space="0" w:color="auto"/>
              <w:bottom w:val="single" w:sz="6" w:space="0" w:color="auto"/>
              <w:right w:val="single" w:sz="6" w:space="0" w:color="auto"/>
            </w:tcBorders>
            <w:shd w:val="clear" w:color="auto" w:fill="auto"/>
          </w:tcPr>
          <w:p w14:paraId="5749A4E8" w14:textId="3C2C05EF" w:rsidR="0081148E" w:rsidRPr="003F3A5E" w:rsidRDefault="0081148E" w:rsidP="0081148E">
            <w:pPr>
              <w:ind w:left="113" w:right="113"/>
              <w:rPr>
                <w:rStyle w:val="normaltextrun"/>
                <w:strike/>
                <w:sz w:val="20"/>
                <w:szCs w:val="20"/>
                <w:highlight w:val="yellow"/>
              </w:rPr>
            </w:pPr>
            <w:r w:rsidRPr="003F3A5E">
              <w:rPr>
                <w:rStyle w:val="normaltextrun"/>
                <w:strike/>
                <w:sz w:val="20"/>
                <w:szCs w:val="20"/>
                <w:highlight w:val="yellow"/>
              </w:rPr>
              <w:t xml:space="preserve">Mã – tên kịch bản </w:t>
            </w:r>
          </w:p>
        </w:tc>
        <w:tc>
          <w:tcPr>
            <w:tcW w:w="405" w:type="pct"/>
            <w:tcBorders>
              <w:top w:val="single" w:sz="6" w:space="0" w:color="auto"/>
              <w:left w:val="single" w:sz="6" w:space="0" w:color="auto"/>
              <w:bottom w:val="single" w:sz="6" w:space="0" w:color="auto"/>
              <w:right w:val="single" w:sz="6" w:space="0" w:color="auto"/>
            </w:tcBorders>
          </w:tcPr>
          <w:p w14:paraId="1A573EF0" w14:textId="6D95FD19" w:rsidR="0081148E" w:rsidRPr="005E51B3" w:rsidRDefault="0081148E" w:rsidP="0081148E">
            <w:pPr>
              <w:ind w:left="113" w:right="113"/>
              <w:jc w:val="center"/>
              <w:rPr>
                <w:rStyle w:val="normaltextrun"/>
                <w:sz w:val="20"/>
                <w:szCs w:val="20"/>
                <w:highlight w:val="yellow"/>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tcPr>
          <w:p w14:paraId="3F48381D" w14:textId="127129A4" w:rsidR="0081148E" w:rsidRPr="005E51B3" w:rsidRDefault="0081148E" w:rsidP="0081148E">
            <w:pPr>
              <w:ind w:left="113" w:right="113"/>
              <w:jc w:val="center"/>
              <w:rPr>
                <w:rStyle w:val="normaltextrun"/>
                <w:sz w:val="20"/>
                <w:szCs w:val="20"/>
                <w:highlight w:val="yellow"/>
              </w:rPr>
            </w:pPr>
            <w:r w:rsidRPr="005E51B3">
              <w:rPr>
                <w:rStyle w:val="normaltextrun"/>
                <w:sz w:val="20"/>
                <w:szCs w:val="20"/>
                <w:highlight w:val="yellow"/>
              </w:rPr>
              <w:t>M</w:t>
            </w:r>
          </w:p>
        </w:tc>
        <w:tc>
          <w:tcPr>
            <w:tcW w:w="589" w:type="pct"/>
            <w:tcBorders>
              <w:top w:val="single" w:sz="6" w:space="0" w:color="auto"/>
              <w:left w:val="single" w:sz="6" w:space="0" w:color="auto"/>
              <w:bottom w:val="single" w:sz="6" w:space="0" w:color="auto"/>
              <w:right w:val="single" w:sz="6" w:space="0" w:color="auto"/>
            </w:tcBorders>
          </w:tcPr>
          <w:p w14:paraId="0AF2FF8A" w14:textId="76CC54D3" w:rsidR="0081148E" w:rsidRPr="005E51B3" w:rsidRDefault="00567604" w:rsidP="0081148E">
            <w:pPr>
              <w:ind w:left="113" w:right="113"/>
              <w:rPr>
                <w:rStyle w:val="normaltextrun"/>
                <w:sz w:val="20"/>
                <w:szCs w:val="20"/>
                <w:highlight w:val="yellow"/>
              </w:rPr>
            </w:pPr>
            <w:r>
              <w:rPr>
                <w:rStyle w:val="normaltextrun"/>
                <w:sz w:val="20"/>
                <w:szCs w:val="20"/>
                <w:highlight w:val="yellow"/>
              </w:rPr>
              <w:t>500</w:t>
            </w:r>
          </w:p>
        </w:tc>
        <w:tc>
          <w:tcPr>
            <w:tcW w:w="1837" w:type="pct"/>
            <w:tcBorders>
              <w:top w:val="single" w:sz="6" w:space="0" w:color="auto"/>
              <w:left w:val="single" w:sz="6" w:space="0" w:color="auto"/>
              <w:bottom w:val="single" w:sz="6" w:space="0" w:color="auto"/>
              <w:right w:val="single" w:sz="6" w:space="0" w:color="auto"/>
            </w:tcBorders>
            <w:shd w:val="clear" w:color="auto" w:fill="auto"/>
          </w:tcPr>
          <w:p w14:paraId="509D9696" w14:textId="0D838E33" w:rsidR="0081148E" w:rsidRPr="005E51B3" w:rsidRDefault="0081148E" w:rsidP="0081148E">
            <w:pPr>
              <w:ind w:left="113" w:right="113"/>
              <w:rPr>
                <w:rStyle w:val="normaltextrun"/>
                <w:sz w:val="20"/>
                <w:szCs w:val="20"/>
                <w:highlight w:val="yellow"/>
              </w:rPr>
            </w:pPr>
            <w:r w:rsidRPr="005E51B3">
              <w:rPr>
                <w:rStyle w:val="normaltextrun"/>
                <w:sz w:val="20"/>
                <w:szCs w:val="20"/>
                <w:highlight w:val="yellow"/>
              </w:rPr>
              <w:t>Trường thông tin xác định ID sẽ được loại ra khỏi phạm vi quét của kịch bản nào (drop list theo danh sách</w:t>
            </w:r>
            <w:r>
              <w:rPr>
                <w:rStyle w:val="normaltextrun"/>
                <w:sz w:val="20"/>
                <w:szCs w:val="20"/>
                <w:highlight w:val="yellow"/>
              </w:rPr>
              <w:t xml:space="preserve"> mã</w:t>
            </w:r>
            <w:r w:rsidRPr="005E51B3">
              <w:rPr>
                <w:rStyle w:val="normaltextrun"/>
                <w:sz w:val="20"/>
                <w:szCs w:val="20"/>
                <w:highlight w:val="yellow"/>
              </w:rPr>
              <w:t xml:space="preserve"> kịch bản)</w:t>
            </w:r>
          </w:p>
        </w:tc>
      </w:tr>
      <w:tr w:rsidR="0081148E" w:rsidRPr="000F684C" w14:paraId="33A93671" w14:textId="77777777" w:rsidTr="0081148E">
        <w:trPr>
          <w:trHeight w:val="300"/>
          <w:ins w:id="657"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55D8ECC0" w14:textId="77777777" w:rsidR="0081148E" w:rsidRPr="000F684C" w:rsidRDefault="0081148E">
            <w:pPr>
              <w:ind w:left="113" w:right="113"/>
              <w:rPr>
                <w:ins w:id="658" w:author="Pham Quynh Trang" w:date="2026-06-24T21:58:00Z"/>
                <w:sz w:val="20"/>
                <w:szCs w:val="20"/>
                <w:rPrChange w:id="659" w:author="Pham Quynh Trang" w:date="2026-06-24T21:58:00Z">
                  <w:rPr>
                    <w:ins w:id="660" w:author="Pham Quynh Trang" w:date="2026-06-24T21:58:00Z"/>
                    <w:rFonts w:ascii="Segoe UI" w:hAnsi="Segoe UI"/>
                    <w:sz w:val="18"/>
                    <w:szCs w:val="18"/>
                  </w:rPr>
                </w:rPrChange>
              </w:rPr>
              <w:pPrChange w:id="661" w:author="Pham Quynh Trang" w:date="2026-06-24T21:59:00Z">
                <w:pPr>
                  <w:pStyle w:val="paragraph"/>
                  <w:spacing w:before="0" w:beforeAutospacing="0" w:after="0" w:afterAutospacing="0"/>
                  <w:jc w:val="both"/>
                  <w:textAlignment w:val="baseline"/>
                </w:pPr>
              </w:pPrChange>
            </w:pPr>
            <w:ins w:id="662" w:author="Pham Quynh Trang" w:date="2026-06-24T21:58:00Z">
              <w:r w:rsidRPr="000F684C">
                <w:rPr>
                  <w:rStyle w:val="normaltextrun"/>
                  <w:sz w:val="20"/>
                  <w:szCs w:val="20"/>
                  <w:rPrChange w:id="663" w:author="Pham Quynh Trang" w:date="2026-06-24T21:58:00Z">
                    <w:rPr>
                      <w:rStyle w:val="normaltextrun"/>
                      <w:rFonts w:ascii="Calibri" w:hAnsi="Calibri" w:cs="Segoe UI"/>
                      <w:sz w:val="22"/>
                      <w:szCs w:val="22"/>
                    </w:rPr>
                  </w:rPrChange>
                </w:rPr>
                <w:t>Status</w:t>
              </w:r>
              <w:r w:rsidRPr="000F684C">
                <w:rPr>
                  <w:rStyle w:val="eop"/>
                  <w:rFonts w:eastAsiaTheme="majorEastAsia"/>
                  <w:sz w:val="20"/>
                  <w:szCs w:val="20"/>
                  <w:rPrChange w:id="664"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7DFF68D9" w14:textId="77777777" w:rsidR="0081148E" w:rsidRPr="003F3A5E" w:rsidRDefault="0081148E">
            <w:pPr>
              <w:ind w:left="113" w:right="113"/>
              <w:rPr>
                <w:ins w:id="665" w:author="Pham Quynh Trang" w:date="2026-06-24T21:58:00Z"/>
                <w:strike/>
                <w:sz w:val="20"/>
                <w:szCs w:val="20"/>
                <w:rPrChange w:id="666" w:author="Pham Quynh Trang" w:date="2026-06-24T21:58:00Z">
                  <w:rPr>
                    <w:ins w:id="667" w:author="Pham Quynh Trang" w:date="2026-06-24T21:58:00Z"/>
                    <w:rFonts w:ascii="Segoe UI" w:hAnsi="Segoe UI"/>
                    <w:sz w:val="18"/>
                    <w:szCs w:val="18"/>
                  </w:rPr>
                </w:rPrChange>
              </w:rPr>
              <w:pPrChange w:id="668" w:author="Pham Quynh Trang" w:date="2026-06-24T21:59:00Z">
                <w:pPr>
                  <w:pStyle w:val="paragraph"/>
                  <w:spacing w:before="0" w:beforeAutospacing="0" w:after="0" w:afterAutospacing="0"/>
                  <w:textAlignment w:val="baseline"/>
                </w:pPr>
              </w:pPrChange>
            </w:pPr>
            <w:commentRangeStart w:id="669"/>
            <w:commentRangeStart w:id="670"/>
            <w:ins w:id="671" w:author="Pham Quynh Trang" w:date="2026-06-24T21:58:00Z">
              <w:r w:rsidRPr="003F3A5E">
                <w:rPr>
                  <w:rStyle w:val="normaltextrun"/>
                  <w:strike/>
                  <w:sz w:val="20"/>
                  <w:szCs w:val="20"/>
                  <w:rPrChange w:id="672" w:author="Pham Quynh Trang" w:date="2026-06-24T21:58:00Z">
                    <w:rPr>
                      <w:rStyle w:val="normaltextrun"/>
                      <w:rFonts w:ascii="Calibri" w:hAnsi="Calibri" w:cs="Segoe UI"/>
                      <w:sz w:val="22"/>
                      <w:szCs w:val="22"/>
                    </w:rPr>
                  </w:rPrChange>
                </w:rPr>
                <w:t>Hiệu lực của danh sách</w:t>
              </w:r>
              <w:r w:rsidRPr="003F3A5E">
                <w:rPr>
                  <w:rStyle w:val="eop"/>
                  <w:rFonts w:eastAsiaTheme="majorEastAsia"/>
                  <w:strike/>
                  <w:sz w:val="20"/>
                  <w:szCs w:val="20"/>
                  <w:rPrChange w:id="673" w:author="Pham Quynh Trang" w:date="2026-06-24T21:58:00Z">
                    <w:rPr>
                      <w:rStyle w:val="eop"/>
                      <w:rFonts w:ascii="Calibri" w:eastAsiaTheme="majorEastAsia" w:hAnsi="Calibri" w:cs="Segoe UI"/>
                      <w:sz w:val="22"/>
                      <w:szCs w:val="22"/>
                    </w:rPr>
                  </w:rPrChange>
                </w:rPr>
                <w:t> </w:t>
              </w:r>
            </w:ins>
            <w:commentRangeEnd w:id="669"/>
            <w:r w:rsidRPr="003F3A5E">
              <w:rPr>
                <w:rStyle w:val="CommentReference"/>
                <w:strike/>
              </w:rPr>
              <w:commentReference w:id="669"/>
            </w:r>
            <w:commentRangeEnd w:id="670"/>
            <w:r>
              <w:rPr>
                <w:rStyle w:val="CommentReference"/>
              </w:rPr>
              <w:commentReference w:id="670"/>
            </w:r>
          </w:p>
        </w:tc>
        <w:tc>
          <w:tcPr>
            <w:tcW w:w="405" w:type="pct"/>
            <w:tcBorders>
              <w:top w:val="single" w:sz="6" w:space="0" w:color="auto"/>
              <w:left w:val="single" w:sz="6" w:space="0" w:color="auto"/>
              <w:bottom w:val="single" w:sz="6" w:space="0" w:color="auto"/>
              <w:right w:val="single" w:sz="6" w:space="0" w:color="auto"/>
            </w:tcBorders>
          </w:tcPr>
          <w:p w14:paraId="134CE91E" w14:textId="79B8D5C3" w:rsidR="0081148E" w:rsidRPr="000F684C" w:rsidRDefault="0081148E" w:rsidP="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4A664AA3" w14:textId="2AF4FAF9" w:rsidR="0081148E" w:rsidRPr="000F684C" w:rsidRDefault="0081148E">
            <w:pPr>
              <w:ind w:left="113" w:right="113"/>
              <w:jc w:val="center"/>
              <w:rPr>
                <w:ins w:id="674" w:author="Pham Quynh Trang" w:date="2026-06-24T21:58:00Z"/>
                <w:sz w:val="20"/>
                <w:szCs w:val="20"/>
                <w:rPrChange w:id="675" w:author="Pham Quynh Trang" w:date="2026-06-24T21:58:00Z">
                  <w:rPr>
                    <w:ins w:id="676" w:author="Pham Quynh Trang" w:date="2026-06-24T21:58:00Z"/>
                    <w:rFonts w:ascii="Segoe UI" w:hAnsi="Segoe UI"/>
                    <w:sz w:val="18"/>
                    <w:szCs w:val="18"/>
                  </w:rPr>
                </w:rPrChange>
              </w:rPr>
              <w:pPrChange w:id="677" w:author="Pham Quynh Trang" w:date="2026-06-24T21:59:00Z">
                <w:pPr>
                  <w:pStyle w:val="paragraph"/>
                  <w:spacing w:before="0" w:beforeAutospacing="0" w:after="0" w:afterAutospacing="0"/>
                  <w:jc w:val="center"/>
                  <w:textAlignment w:val="baseline"/>
                </w:pPr>
              </w:pPrChange>
            </w:pPr>
            <w:ins w:id="678" w:author="Pham Quynh Trang" w:date="2026-06-24T21:58:00Z">
              <w:r w:rsidRPr="000F684C">
                <w:rPr>
                  <w:rStyle w:val="normaltextrun"/>
                  <w:sz w:val="20"/>
                  <w:szCs w:val="20"/>
                  <w:rPrChange w:id="679" w:author="Pham Quynh Trang" w:date="2026-06-24T21:58:00Z">
                    <w:rPr>
                      <w:rStyle w:val="normaltextrun"/>
                      <w:rFonts w:ascii="Calibri" w:hAnsi="Calibri" w:cs="Segoe UI"/>
                      <w:sz w:val="22"/>
                      <w:szCs w:val="22"/>
                    </w:rPr>
                  </w:rPrChange>
                </w:rPr>
                <w:t>M</w:t>
              </w:r>
            </w:ins>
          </w:p>
        </w:tc>
        <w:tc>
          <w:tcPr>
            <w:tcW w:w="589" w:type="pct"/>
            <w:tcBorders>
              <w:top w:val="single" w:sz="6" w:space="0" w:color="auto"/>
              <w:left w:val="single" w:sz="6" w:space="0" w:color="auto"/>
              <w:bottom w:val="single" w:sz="6" w:space="0" w:color="auto"/>
              <w:right w:val="single" w:sz="6" w:space="0" w:color="auto"/>
            </w:tcBorders>
          </w:tcPr>
          <w:p w14:paraId="360FE0DC" w14:textId="77777777" w:rsidR="0081148E" w:rsidRPr="008E6B2A" w:rsidRDefault="0081148E" w:rsidP="0081148E">
            <w:pPr>
              <w:ind w:left="113" w:right="113"/>
              <w:rPr>
                <w:rStyle w:val="normaltextrun"/>
                <w:sz w:val="20"/>
                <w:szCs w:val="20"/>
              </w:rPr>
            </w:pP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514A2827" w14:textId="1170F912" w:rsidR="0081148E" w:rsidRPr="008E6B2A" w:rsidRDefault="0081148E">
            <w:pPr>
              <w:ind w:left="113" w:right="113"/>
              <w:rPr>
                <w:ins w:id="680" w:author="Pham Quynh Trang" w:date="2026-06-24T21:58:00Z"/>
                <w:sz w:val="20"/>
                <w:szCs w:val="20"/>
                <w:rPrChange w:id="681" w:author="Pham Quynh Trang" w:date="2026-06-24T21:58:00Z">
                  <w:rPr>
                    <w:ins w:id="682" w:author="Pham Quynh Trang" w:date="2026-06-24T21:58:00Z"/>
                    <w:rFonts w:ascii="Segoe UI" w:hAnsi="Segoe UI"/>
                    <w:sz w:val="18"/>
                    <w:szCs w:val="18"/>
                  </w:rPr>
                </w:rPrChange>
              </w:rPr>
              <w:pPrChange w:id="683" w:author="Pham Quynh Trang" w:date="2026-06-24T21:59:00Z">
                <w:pPr>
                  <w:pStyle w:val="paragraph"/>
                  <w:spacing w:before="0" w:beforeAutospacing="0" w:after="0" w:afterAutospacing="0"/>
                  <w:jc w:val="both"/>
                  <w:textAlignment w:val="baseline"/>
                </w:pPr>
              </w:pPrChange>
            </w:pPr>
            <w:r w:rsidRPr="008E6B2A">
              <w:rPr>
                <w:rStyle w:val="normaltextrun"/>
                <w:sz w:val="20"/>
                <w:szCs w:val="20"/>
              </w:rPr>
              <w:t>Trường thông tin thể hiện trạng thái h</w:t>
            </w:r>
            <w:ins w:id="684" w:author="Pham Quynh Trang" w:date="2026-06-24T21:58:00Z">
              <w:r w:rsidRPr="008E6B2A">
                <w:rPr>
                  <w:rStyle w:val="normaltextrun"/>
                  <w:sz w:val="20"/>
                  <w:szCs w:val="20"/>
                  <w:rPrChange w:id="685" w:author="Pham Quynh Trang" w:date="2026-06-24T21:58:00Z">
                    <w:rPr>
                      <w:rStyle w:val="normaltextrun"/>
                      <w:rFonts w:ascii="Calibri" w:hAnsi="Calibri" w:cs="Segoe UI"/>
                      <w:sz w:val="22"/>
                      <w:szCs w:val="22"/>
                    </w:rPr>
                  </w:rPrChange>
                </w:rPr>
                <w:t>iệu lực của đối tượng</w:t>
              </w:r>
            </w:ins>
            <w:r w:rsidRPr="008E6B2A">
              <w:rPr>
                <w:rStyle w:val="normaltextrun"/>
                <w:sz w:val="20"/>
                <w:szCs w:val="20"/>
              </w:rPr>
              <w:t xml:space="preserve"> được loại trừ, </w:t>
            </w:r>
            <w:ins w:id="686" w:author="Pham Quynh Trang" w:date="2026-06-24T21:58:00Z">
              <w:r w:rsidRPr="008E6B2A">
                <w:rPr>
                  <w:rStyle w:val="normaltextrun"/>
                  <w:sz w:val="20"/>
                  <w:szCs w:val="20"/>
                  <w:rPrChange w:id="687" w:author="Pham Quynh Trang" w:date="2026-06-24T21:58:00Z">
                    <w:rPr>
                      <w:rStyle w:val="normaltextrun"/>
                      <w:rFonts w:ascii="Calibri" w:hAnsi="Calibri" w:cs="Segoe UI"/>
                      <w:sz w:val="22"/>
                      <w:szCs w:val="22"/>
                    </w:rPr>
                  </w:rPrChange>
                </w:rPr>
                <w:t>gồm 2 trạng thái:</w:t>
              </w:r>
              <w:r w:rsidRPr="008E6B2A">
                <w:rPr>
                  <w:rStyle w:val="eop"/>
                  <w:rFonts w:eastAsiaTheme="majorEastAsia"/>
                  <w:sz w:val="20"/>
                  <w:szCs w:val="20"/>
                  <w:rPrChange w:id="688" w:author="Pham Quynh Trang" w:date="2026-06-24T21:58:00Z">
                    <w:rPr>
                      <w:rStyle w:val="eop"/>
                      <w:rFonts w:ascii="Calibri" w:eastAsiaTheme="majorEastAsia" w:hAnsi="Calibri" w:cs="Segoe UI"/>
                      <w:sz w:val="22"/>
                      <w:szCs w:val="22"/>
                    </w:rPr>
                  </w:rPrChange>
                </w:rPr>
                <w:t> </w:t>
              </w:r>
            </w:ins>
          </w:p>
          <w:p w14:paraId="6D3CA9DF" w14:textId="77777777" w:rsidR="0081148E" w:rsidRPr="008E6B2A" w:rsidRDefault="0081148E" w:rsidP="0081148E">
            <w:pPr>
              <w:ind w:left="113" w:right="113"/>
              <w:rPr>
                <w:rStyle w:val="normaltextrun"/>
                <w:sz w:val="20"/>
                <w:szCs w:val="20"/>
              </w:rPr>
            </w:pPr>
            <w:ins w:id="689" w:author="Pham Quynh Trang" w:date="2026-06-24T21:58:00Z">
              <w:r w:rsidRPr="008E6B2A">
                <w:rPr>
                  <w:rStyle w:val="normaltextrun"/>
                  <w:sz w:val="20"/>
                  <w:szCs w:val="20"/>
                  <w:rPrChange w:id="690" w:author="Pham Quynh Trang" w:date="2026-06-24T21:58:00Z">
                    <w:rPr>
                      <w:rStyle w:val="normaltextrun"/>
                      <w:rFonts w:ascii="Calibri" w:hAnsi="Calibri" w:cs="Segoe UI"/>
                      <w:sz w:val="22"/>
                      <w:szCs w:val="22"/>
                    </w:rPr>
                  </w:rPrChange>
                </w:rPr>
                <w:t>Active: Đối tượng có hiệu lực và được sử dụng để quét</w:t>
              </w:r>
            </w:ins>
            <w:r w:rsidRPr="008E6B2A">
              <w:rPr>
                <w:rStyle w:val="normaltextrun"/>
                <w:sz w:val="20"/>
                <w:szCs w:val="20"/>
              </w:rPr>
              <w:t>.</w:t>
            </w:r>
          </w:p>
          <w:p w14:paraId="2583282E" w14:textId="2A02FDA6" w:rsidR="0081148E" w:rsidRPr="008E6B2A" w:rsidRDefault="0081148E" w:rsidP="0081148E">
            <w:pPr>
              <w:ind w:left="113" w:right="113"/>
              <w:rPr>
                <w:ins w:id="691" w:author="Pham Quynh Trang" w:date="2026-06-24T21:58:00Z"/>
                <w:sz w:val="20"/>
                <w:szCs w:val="20"/>
                <w:rPrChange w:id="692" w:author="Pham Quynh Trang" w:date="2026-06-24T21:58:00Z">
                  <w:rPr>
                    <w:ins w:id="693" w:author="Pham Quynh Trang" w:date="2026-06-24T21:58:00Z"/>
                  </w:rPr>
                </w:rPrChange>
              </w:rPr>
            </w:pPr>
            <w:commentRangeStart w:id="694"/>
            <w:commentRangeStart w:id="695"/>
            <w:ins w:id="696" w:author="Pham Quynh Trang" w:date="2026-06-24T21:58:00Z">
              <w:r w:rsidRPr="008E6B2A">
                <w:rPr>
                  <w:rStyle w:val="normaltextrun"/>
                  <w:sz w:val="20"/>
                  <w:szCs w:val="20"/>
                  <w:rPrChange w:id="697" w:author="Pham Quynh Trang" w:date="2026-06-24T21:58:00Z">
                    <w:rPr>
                      <w:rStyle w:val="normaltextrun"/>
                      <w:rFonts w:ascii="Calibri" w:hAnsi="Calibri" w:cs="Segoe UI"/>
                      <w:sz w:val="22"/>
                      <w:szCs w:val="22"/>
                    </w:rPr>
                  </w:rPrChange>
                </w:rPr>
                <w:t>Deactivated</w:t>
              </w:r>
            </w:ins>
            <w:commentRangeEnd w:id="694"/>
            <w:r w:rsidRPr="008E6B2A">
              <w:rPr>
                <w:rStyle w:val="CommentReference"/>
                <w:sz w:val="20"/>
                <w:szCs w:val="20"/>
              </w:rPr>
              <w:commentReference w:id="694"/>
            </w:r>
            <w:commentRangeEnd w:id="695"/>
            <w:r>
              <w:rPr>
                <w:rStyle w:val="CommentReference"/>
              </w:rPr>
              <w:commentReference w:id="695"/>
            </w:r>
            <w:ins w:id="698" w:author="Pham Quynh Trang" w:date="2026-06-24T21:58:00Z">
              <w:r w:rsidRPr="008E6B2A">
                <w:rPr>
                  <w:rStyle w:val="normaltextrun"/>
                  <w:sz w:val="20"/>
                  <w:szCs w:val="20"/>
                  <w:rPrChange w:id="699" w:author="Pham Quynh Trang" w:date="2026-06-24T21:58:00Z">
                    <w:rPr>
                      <w:rStyle w:val="normaltextrun"/>
                      <w:rFonts w:ascii="Calibri" w:hAnsi="Calibri" w:cs="Segoe UI"/>
                      <w:sz w:val="22"/>
                      <w:szCs w:val="22"/>
                    </w:rPr>
                  </w:rPrChange>
                </w:rPr>
                <w:t>: Đối tượng không có hiệu lực và không được sử dụng để quét</w:t>
              </w:r>
            </w:ins>
            <w:r w:rsidRPr="008E6B2A">
              <w:rPr>
                <w:rStyle w:val="normaltextrun"/>
                <w:sz w:val="20"/>
                <w:szCs w:val="20"/>
              </w:rPr>
              <w:t>.</w:t>
            </w:r>
          </w:p>
        </w:tc>
      </w:tr>
      <w:tr w:rsidR="0081148E" w:rsidRPr="000F684C" w14:paraId="50627470" w14:textId="77777777" w:rsidTr="0081148E">
        <w:trPr>
          <w:trHeight w:val="300"/>
          <w:ins w:id="700"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7D9A5CB2" w14:textId="77777777" w:rsidR="0081148E" w:rsidRPr="000F684C" w:rsidRDefault="0081148E">
            <w:pPr>
              <w:ind w:left="113" w:right="113"/>
              <w:rPr>
                <w:ins w:id="701" w:author="Pham Quynh Trang" w:date="2026-06-24T21:58:00Z"/>
                <w:sz w:val="20"/>
                <w:szCs w:val="20"/>
                <w:rPrChange w:id="702" w:author="Pham Quynh Trang" w:date="2026-06-24T21:58:00Z">
                  <w:rPr>
                    <w:ins w:id="703" w:author="Pham Quynh Trang" w:date="2026-06-24T21:58:00Z"/>
                    <w:rFonts w:ascii="Segoe UI" w:hAnsi="Segoe UI"/>
                    <w:sz w:val="18"/>
                    <w:szCs w:val="18"/>
                  </w:rPr>
                </w:rPrChange>
              </w:rPr>
              <w:pPrChange w:id="704" w:author="Pham Quynh Trang" w:date="2026-06-24T21:59:00Z">
                <w:pPr>
                  <w:pStyle w:val="paragraph"/>
                  <w:spacing w:before="0" w:beforeAutospacing="0" w:after="0" w:afterAutospacing="0"/>
                  <w:jc w:val="both"/>
                  <w:textAlignment w:val="baseline"/>
                </w:pPr>
              </w:pPrChange>
            </w:pPr>
            <w:ins w:id="705" w:author="Pham Quynh Trang" w:date="2026-06-24T21:58:00Z">
              <w:r w:rsidRPr="000F684C">
                <w:rPr>
                  <w:rStyle w:val="normaltextrun"/>
                  <w:sz w:val="20"/>
                  <w:szCs w:val="20"/>
                  <w:rPrChange w:id="706" w:author="Pham Quynh Trang" w:date="2026-06-24T21:58:00Z">
                    <w:rPr>
                      <w:rStyle w:val="normaltextrun"/>
                      <w:rFonts w:ascii="Calibri" w:hAnsi="Calibri" w:cs="Segoe UI"/>
                      <w:sz w:val="22"/>
                      <w:szCs w:val="22"/>
                    </w:rPr>
                  </w:rPrChange>
                </w:rPr>
                <w:t>Reason Added</w:t>
              </w:r>
              <w:r w:rsidRPr="000F684C">
                <w:rPr>
                  <w:rStyle w:val="eop"/>
                  <w:rFonts w:eastAsiaTheme="majorEastAsia"/>
                  <w:sz w:val="20"/>
                  <w:szCs w:val="20"/>
                  <w:rPrChange w:id="707"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25E31C17" w14:textId="77777777" w:rsidR="0081148E" w:rsidRPr="003F3A5E" w:rsidRDefault="0081148E">
            <w:pPr>
              <w:ind w:left="113" w:right="113"/>
              <w:rPr>
                <w:ins w:id="708" w:author="Pham Quynh Trang" w:date="2026-06-24T21:58:00Z"/>
                <w:strike/>
                <w:sz w:val="20"/>
                <w:szCs w:val="20"/>
                <w:rPrChange w:id="709" w:author="Pham Quynh Trang" w:date="2026-06-24T21:58:00Z">
                  <w:rPr>
                    <w:ins w:id="710" w:author="Pham Quynh Trang" w:date="2026-06-24T21:58:00Z"/>
                    <w:rFonts w:ascii="Segoe UI" w:hAnsi="Segoe UI"/>
                    <w:sz w:val="18"/>
                    <w:szCs w:val="18"/>
                  </w:rPr>
                </w:rPrChange>
              </w:rPr>
              <w:pPrChange w:id="711" w:author="Pham Quynh Trang" w:date="2026-06-24T21:59:00Z">
                <w:pPr>
                  <w:pStyle w:val="paragraph"/>
                  <w:spacing w:before="0" w:beforeAutospacing="0" w:after="0" w:afterAutospacing="0"/>
                  <w:textAlignment w:val="baseline"/>
                </w:pPr>
              </w:pPrChange>
            </w:pPr>
            <w:ins w:id="712" w:author="Pham Quynh Trang" w:date="2026-06-24T21:58:00Z">
              <w:r w:rsidRPr="003F3A5E">
                <w:rPr>
                  <w:rStyle w:val="normaltextrun"/>
                  <w:strike/>
                  <w:sz w:val="20"/>
                  <w:szCs w:val="20"/>
                  <w:rPrChange w:id="713" w:author="Pham Quynh Trang" w:date="2026-06-24T21:58:00Z">
                    <w:rPr>
                      <w:rStyle w:val="normaltextrun"/>
                      <w:rFonts w:ascii="Calibri" w:hAnsi="Calibri" w:cs="Segoe UI"/>
                      <w:sz w:val="22"/>
                      <w:szCs w:val="22"/>
                    </w:rPr>
                  </w:rPrChange>
                </w:rPr>
                <w:t>Nguyên nhân tạo mới đối tượng</w:t>
              </w:r>
              <w:r w:rsidRPr="003F3A5E">
                <w:rPr>
                  <w:rStyle w:val="eop"/>
                  <w:rFonts w:eastAsiaTheme="majorEastAsia"/>
                  <w:strike/>
                  <w:sz w:val="20"/>
                  <w:szCs w:val="20"/>
                  <w:rPrChange w:id="714" w:author="Pham Quynh Trang" w:date="2026-06-24T21:58:00Z">
                    <w:rPr>
                      <w:rStyle w:val="eop"/>
                      <w:rFonts w:ascii="Calibri" w:eastAsiaTheme="majorEastAsia" w:hAnsi="Calibri" w:cs="Segoe UI"/>
                      <w:sz w:val="22"/>
                      <w:szCs w:val="22"/>
                    </w:rPr>
                  </w:rPrChange>
                </w:rPr>
                <w:t> </w:t>
              </w:r>
            </w:ins>
          </w:p>
        </w:tc>
        <w:tc>
          <w:tcPr>
            <w:tcW w:w="405" w:type="pct"/>
            <w:tcBorders>
              <w:top w:val="single" w:sz="6" w:space="0" w:color="auto"/>
              <w:left w:val="single" w:sz="6" w:space="0" w:color="auto"/>
              <w:bottom w:val="single" w:sz="6" w:space="0" w:color="auto"/>
              <w:right w:val="single" w:sz="6" w:space="0" w:color="auto"/>
            </w:tcBorders>
          </w:tcPr>
          <w:p w14:paraId="0A597E49" w14:textId="713D117D" w:rsidR="0081148E" w:rsidRPr="000F684C" w:rsidRDefault="0081148E" w:rsidP="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14B968E9" w14:textId="121D552E" w:rsidR="0081148E" w:rsidRPr="000F684C" w:rsidRDefault="0081148E">
            <w:pPr>
              <w:ind w:left="113" w:right="113"/>
              <w:jc w:val="center"/>
              <w:rPr>
                <w:ins w:id="715" w:author="Pham Quynh Trang" w:date="2026-06-24T21:58:00Z"/>
                <w:sz w:val="20"/>
                <w:szCs w:val="20"/>
                <w:rPrChange w:id="716" w:author="Pham Quynh Trang" w:date="2026-06-24T21:58:00Z">
                  <w:rPr>
                    <w:ins w:id="717" w:author="Pham Quynh Trang" w:date="2026-06-24T21:58:00Z"/>
                    <w:rFonts w:ascii="Segoe UI" w:hAnsi="Segoe UI"/>
                    <w:sz w:val="18"/>
                    <w:szCs w:val="18"/>
                  </w:rPr>
                </w:rPrChange>
              </w:rPr>
              <w:pPrChange w:id="718" w:author="Pham Quynh Trang" w:date="2026-06-24T21:59:00Z">
                <w:pPr>
                  <w:pStyle w:val="paragraph"/>
                  <w:spacing w:before="0" w:beforeAutospacing="0" w:after="0" w:afterAutospacing="0"/>
                  <w:jc w:val="center"/>
                  <w:textAlignment w:val="baseline"/>
                </w:pPr>
              </w:pPrChange>
            </w:pPr>
            <w:ins w:id="719" w:author="Pham Quynh Trang" w:date="2026-06-24T21:58:00Z">
              <w:r w:rsidRPr="000F684C">
                <w:rPr>
                  <w:rStyle w:val="normaltextrun"/>
                  <w:sz w:val="20"/>
                  <w:szCs w:val="20"/>
                  <w:rPrChange w:id="720" w:author="Pham Quynh Trang" w:date="2026-06-24T21:58:00Z">
                    <w:rPr>
                      <w:rStyle w:val="normaltextrun"/>
                      <w:rFonts w:ascii="Calibri" w:hAnsi="Calibri" w:cs="Segoe UI"/>
                      <w:sz w:val="22"/>
                      <w:szCs w:val="22"/>
                    </w:rPr>
                  </w:rPrChange>
                </w:rPr>
                <w:t>O</w:t>
              </w:r>
            </w:ins>
          </w:p>
        </w:tc>
        <w:tc>
          <w:tcPr>
            <w:tcW w:w="589" w:type="pct"/>
            <w:tcBorders>
              <w:top w:val="single" w:sz="6" w:space="0" w:color="auto"/>
              <w:left w:val="single" w:sz="6" w:space="0" w:color="auto"/>
              <w:bottom w:val="single" w:sz="6" w:space="0" w:color="auto"/>
              <w:right w:val="single" w:sz="6" w:space="0" w:color="auto"/>
            </w:tcBorders>
          </w:tcPr>
          <w:p w14:paraId="6BE657BE" w14:textId="6503FEE4" w:rsidR="0081148E" w:rsidRPr="008E6B2A" w:rsidRDefault="00567604" w:rsidP="0081148E">
            <w:pPr>
              <w:ind w:left="113" w:right="113"/>
              <w:rPr>
                <w:rStyle w:val="normaltextrun"/>
                <w:sz w:val="20"/>
                <w:szCs w:val="20"/>
              </w:rPr>
            </w:pPr>
            <w:r>
              <w:rPr>
                <w:rStyle w:val="normaltextrun"/>
                <w:sz w:val="20"/>
                <w:szCs w:val="20"/>
              </w:rPr>
              <w:t>500</w:t>
            </w: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27FA8238" w14:textId="7D24127E" w:rsidR="0081148E" w:rsidRPr="008E6B2A" w:rsidRDefault="0081148E" w:rsidP="0081148E">
            <w:pPr>
              <w:ind w:left="113" w:right="113"/>
              <w:rPr>
                <w:ins w:id="721" w:author="Pham Quynh Trang" w:date="2026-06-24T21:58:00Z"/>
                <w:sz w:val="20"/>
                <w:szCs w:val="20"/>
                <w:rPrChange w:id="722" w:author="Pham Quynh Trang" w:date="2026-06-24T21:58:00Z">
                  <w:rPr>
                    <w:ins w:id="723" w:author="Pham Quynh Trang" w:date="2026-06-24T21:58:00Z"/>
                    <w:rFonts w:ascii="Segoe UI" w:hAnsi="Segoe UI"/>
                    <w:sz w:val="18"/>
                    <w:szCs w:val="18"/>
                  </w:rPr>
                </w:rPrChange>
              </w:rPr>
            </w:pPr>
            <w:r w:rsidRPr="008E6B2A">
              <w:rPr>
                <w:rStyle w:val="normaltextrun"/>
                <w:sz w:val="20"/>
                <w:szCs w:val="20"/>
              </w:rPr>
              <w:t>Trường này được nhập free-text, dùng để nhập thông tin nguyên nhân tạo mới đối tượng.</w:t>
            </w:r>
          </w:p>
        </w:tc>
      </w:tr>
      <w:tr w:rsidR="0081148E" w:rsidRPr="000F684C" w14:paraId="64C67D0E" w14:textId="77777777" w:rsidTr="0081148E">
        <w:trPr>
          <w:trHeight w:val="300"/>
          <w:ins w:id="724"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6C19BB36" w14:textId="1281CFD9" w:rsidR="0081148E" w:rsidRPr="000F684C" w:rsidRDefault="00B56D1A">
            <w:pPr>
              <w:ind w:left="113" w:right="113"/>
              <w:rPr>
                <w:ins w:id="725" w:author="Pham Quynh Trang" w:date="2026-06-24T21:58:00Z"/>
                <w:sz w:val="20"/>
                <w:szCs w:val="20"/>
                <w:rPrChange w:id="726" w:author="Pham Quynh Trang" w:date="2026-06-24T21:58:00Z">
                  <w:rPr>
                    <w:ins w:id="727" w:author="Pham Quynh Trang" w:date="2026-06-24T21:58:00Z"/>
                    <w:rFonts w:ascii="Segoe UI" w:hAnsi="Segoe UI"/>
                    <w:sz w:val="18"/>
                    <w:szCs w:val="18"/>
                  </w:rPr>
                </w:rPrChange>
              </w:rPr>
              <w:pPrChange w:id="728" w:author="Pham Quynh Trang" w:date="2026-06-24T21:59:00Z">
                <w:pPr>
                  <w:pStyle w:val="paragraph"/>
                  <w:spacing w:before="0" w:beforeAutospacing="0" w:after="0" w:afterAutospacing="0"/>
                  <w:jc w:val="both"/>
                  <w:textAlignment w:val="baseline"/>
                </w:pPr>
              </w:pPrChange>
            </w:pPr>
            <w:r w:rsidRPr="00B56D1A">
              <w:rPr>
                <w:rStyle w:val="normaltextrun"/>
                <w:sz w:val="20"/>
                <w:szCs w:val="20"/>
              </w:rPr>
              <w:t>Effective date</w:t>
            </w:r>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322FEE3F" w14:textId="77777777" w:rsidR="0081148E" w:rsidRPr="003F3A5E" w:rsidRDefault="0081148E">
            <w:pPr>
              <w:ind w:left="113" w:right="113"/>
              <w:rPr>
                <w:ins w:id="729" w:author="Pham Quynh Trang" w:date="2026-06-24T21:58:00Z"/>
                <w:strike/>
                <w:sz w:val="20"/>
                <w:szCs w:val="20"/>
                <w:rPrChange w:id="730" w:author="Pham Quynh Trang" w:date="2026-06-24T21:58:00Z">
                  <w:rPr>
                    <w:ins w:id="731" w:author="Pham Quynh Trang" w:date="2026-06-24T21:58:00Z"/>
                    <w:rFonts w:ascii="Segoe UI" w:hAnsi="Segoe UI"/>
                    <w:sz w:val="18"/>
                    <w:szCs w:val="18"/>
                  </w:rPr>
                </w:rPrChange>
              </w:rPr>
              <w:pPrChange w:id="732" w:author="Pham Quynh Trang" w:date="2026-06-24T21:59:00Z">
                <w:pPr>
                  <w:pStyle w:val="paragraph"/>
                  <w:spacing w:before="0" w:beforeAutospacing="0" w:after="0" w:afterAutospacing="0"/>
                  <w:textAlignment w:val="baseline"/>
                </w:pPr>
              </w:pPrChange>
            </w:pPr>
            <w:commentRangeStart w:id="733"/>
            <w:commentRangeStart w:id="734"/>
            <w:ins w:id="735" w:author="Pham Quynh Trang" w:date="2026-06-24T21:58:00Z">
              <w:r w:rsidRPr="003F3A5E">
                <w:rPr>
                  <w:rStyle w:val="normaltextrun"/>
                  <w:strike/>
                  <w:sz w:val="20"/>
                  <w:szCs w:val="20"/>
                  <w:rPrChange w:id="736" w:author="Pham Quynh Trang" w:date="2026-06-24T21:58:00Z">
                    <w:rPr>
                      <w:rStyle w:val="normaltextrun"/>
                      <w:rFonts w:ascii="Calibri" w:hAnsi="Calibri" w:cs="Segoe UI"/>
                      <w:sz w:val="22"/>
                      <w:szCs w:val="22"/>
                    </w:rPr>
                  </w:rPrChange>
                </w:rPr>
                <w:t>Ngày hiệu lực</w:t>
              </w:r>
              <w:r w:rsidRPr="003F3A5E">
                <w:rPr>
                  <w:rStyle w:val="eop"/>
                  <w:rFonts w:eastAsiaTheme="majorEastAsia"/>
                  <w:strike/>
                  <w:sz w:val="20"/>
                  <w:szCs w:val="20"/>
                  <w:rPrChange w:id="737" w:author="Pham Quynh Trang" w:date="2026-06-24T21:58:00Z">
                    <w:rPr>
                      <w:rStyle w:val="eop"/>
                      <w:rFonts w:ascii="Calibri" w:eastAsiaTheme="majorEastAsia" w:hAnsi="Calibri" w:cs="Segoe UI"/>
                      <w:sz w:val="22"/>
                      <w:szCs w:val="22"/>
                    </w:rPr>
                  </w:rPrChange>
                </w:rPr>
                <w:t> </w:t>
              </w:r>
            </w:ins>
            <w:commentRangeEnd w:id="733"/>
            <w:r w:rsidRPr="003F3A5E">
              <w:rPr>
                <w:rStyle w:val="CommentReference"/>
                <w:strike/>
              </w:rPr>
              <w:commentReference w:id="733"/>
            </w:r>
            <w:commentRangeEnd w:id="734"/>
            <w:r>
              <w:rPr>
                <w:rStyle w:val="CommentReference"/>
              </w:rPr>
              <w:commentReference w:id="734"/>
            </w:r>
          </w:p>
        </w:tc>
        <w:tc>
          <w:tcPr>
            <w:tcW w:w="405" w:type="pct"/>
            <w:tcBorders>
              <w:top w:val="single" w:sz="6" w:space="0" w:color="auto"/>
              <w:left w:val="single" w:sz="6" w:space="0" w:color="auto"/>
              <w:bottom w:val="single" w:sz="6" w:space="0" w:color="auto"/>
              <w:right w:val="single" w:sz="6" w:space="0" w:color="auto"/>
            </w:tcBorders>
          </w:tcPr>
          <w:p w14:paraId="13DBC3FB" w14:textId="03BD25C7" w:rsidR="0081148E" w:rsidRPr="000F684C" w:rsidRDefault="0081148E" w:rsidP="0081148E">
            <w:pPr>
              <w:ind w:left="113" w:right="113"/>
              <w:jc w:val="center"/>
              <w:rPr>
                <w:rStyle w:val="normaltextrun"/>
                <w:sz w:val="20"/>
                <w:szCs w:val="20"/>
              </w:rPr>
            </w:pPr>
            <w:r>
              <w:rPr>
                <w:rStyle w:val="normaltextrun"/>
                <w:sz w:val="20"/>
                <w:szCs w:val="20"/>
              </w:rPr>
              <w:t>Date</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73D3A274" w14:textId="736F6753" w:rsidR="0081148E" w:rsidRPr="000F684C" w:rsidRDefault="0081148E">
            <w:pPr>
              <w:ind w:left="113" w:right="113"/>
              <w:jc w:val="center"/>
              <w:rPr>
                <w:ins w:id="738" w:author="Pham Quynh Trang" w:date="2026-06-24T21:58:00Z"/>
                <w:sz w:val="20"/>
                <w:szCs w:val="20"/>
                <w:rPrChange w:id="739" w:author="Pham Quynh Trang" w:date="2026-06-24T21:58:00Z">
                  <w:rPr>
                    <w:ins w:id="740" w:author="Pham Quynh Trang" w:date="2026-06-24T21:58:00Z"/>
                    <w:rFonts w:ascii="Segoe UI" w:hAnsi="Segoe UI"/>
                    <w:sz w:val="18"/>
                    <w:szCs w:val="18"/>
                  </w:rPr>
                </w:rPrChange>
              </w:rPr>
              <w:pPrChange w:id="741" w:author="Pham Quynh Trang" w:date="2026-06-24T21:59:00Z">
                <w:pPr>
                  <w:pStyle w:val="paragraph"/>
                  <w:spacing w:before="0" w:beforeAutospacing="0" w:after="0" w:afterAutospacing="0"/>
                  <w:jc w:val="center"/>
                  <w:textAlignment w:val="baseline"/>
                </w:pPr>
              </w:pPrChange>
            </w:pPr>
            <w:ins w:id="742" w:author="Pham Quynh Trang" w:date="2026-06-24T21:58:00Z">
              <w:r w:rsidRPr="000F684C">
                <w:rPr>
                  <w:rStyle w:val="normaltextrun"/>
                  <w:sz w:val="20"/>
                  <w:szCs w:val="20"/>
                  <w:rPrChange w:id="743" w:author="Pham Quynh Trang" w:date="2026-06-24T21:58:00Z">
                    <w:rPr>
                      <w:rStyle w:val="normaltextrun"/>
                      <w:rFonts w:ascii="Calibri" w:hAnsi="Calibri" w:cs="Segoe UI"/>
                      <w:sz w:val="22"/>
                      <w:szCs w:val="22"/>
                    </w:rPr>
                  </w:rPrChange>
                </w:rPr>
                <w:t>Không cho phép nhập</w:t>
              </w:r>
            </w:ins>
          </w:p>
        </w:tc>
        <w:tc>
          <w:tcPr>
            <w:tcW w:w="589" w:type="pct"/>
            <w:tcBorders>
              <w:top w:val="single" w:sz="6" w:space="0" w:color="auto"/>
              <w:left w:val="single" w:sz="6" w:space="0" w:color="auto"/>
              <w:bottom w:val="single" w:sz="6" w:space="0" w:color="auto"/>
              <w:right w:val="single" w:sz="6" w:space="0" w:color="auto"/>
            </w:tcBorders>
          </w:tcPr>
          <w:p w14:paraId="4D168022" w14:textId="77777777" w:rsidR="0081148E" w:rsidRPr="008E6B2A" w:rsidRDefault="0081148E" w:rsidP="0081148E">
            <w:pPr>
              <w:ind w:left="113" w:right="113"/>
              <w:rPr>
                <w:rStyle w:val="normaltextrun"/>
                <w:sz w:val="20"/>
                <w:szCs w:val="20"/>
              </w:rPr>
            </w:pP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190C257E" w14:textId="20E35A93" w:rsidR="0081148E" w:rsidRPr="008E6B2A" w:rsidRDefault="0081148E">
            <w:pPr>
              <w:ind w:left="113" w:right="113"/>
              <w:rPr>
                <w:ins w:id="744" w:author="Pham Quynh Trang" w:date="2026-06-24T21:58:00Z"/>
                <w:sz w:val="20"/>
                <w:szCs w:val="20"/>
                <w:rPrChange w:id="745" w:author="Pham Quynh Trang" w:date="2026-06-24T21:58:00Z">
                  <w:rPr>
                    <w:ins w:id="746" w:author="Pham Quynh Trang" w:date="2026-06-24T21:58:00Z"/>
                    <w:rFonts w:ascii="Segoe UI" w:hAnsi="Segoe UI"/>
                    <w:sz w:val="18"/>
                    <w:szCs w:val="18"/>
                  </w:rPr>
                </w:rPrChange>
              </w:rPr>
              <w:pPrChange w:id="747" w:author="Pham Quynh Trang" w:date="2026-06-24T21:59:00Z">
                <w:pPr>
                  <w:pStyle w:val="paragraph"/>
                  <w:spacing w:before="0" w:beforeAutospacing="0" w:after="0" w:afterAutospacing="0"/>
                  <w:jc w:val="both"/>
                  <w:textAlignment w:val="baseline"/>
                </w:pPr>
              </w:pPrChange>
            </w:pPr>
            <w:ins w:id="748" w:author="Pham Quynh Trang" w:date="2026-06-24T21:58:00Z">
              <w:r w:rsidRPr="008E6B2A">
                <w:rPr>
                  <w:rStyle w:val="normaltextrun"/>
                  <w:sz w:val="20"/>
                  <w:szCs w:val="20"/>
                  <w:rPrChange w:id="749" w:author="Pham Quynh Trang" w:date="2026-06-24T21:58:00Z">
                    <w:rPr>
                      <w:rStyle w:val="normaltextrun"/>
                      <w:rFonts w:ascii="Calibri" w:hAnsi="Calibri" w:cs="Segoe UI"/>
                      <w:sz w:val="22"/>
                      <w:szCs w:val="22"/>
                    </w:rPr>
                  </w:rPrChange>
                </w:rPr>
                <w:t>Trường ghi nhận ngày đối tượng được tạo mới trong danh sách (Ngày mà cấp supervisor phê duyệt cho việc tạo đối tượng mới).</w:t>
              </w:r>
              <w:r w:rsidRPr="008E6B2A">
                <w:rPr>
                  <w:rStyle w:val="eop"/>
                  <w:rFonts w:eastAsiaTheme="majorEastAsia"/>
                  <w:sz w:val="20"/>
                  <w:szCs w:val="20"/>
                  <w:rPrChange w:id="750" w:author="Pham Quynh Trang" w:date="2026-06-24T21:58:00Z">
                    <w:rPr>
                      <w:rStyle w:val="eop"/>
                      <w:rFonts w:ascii="Calibri" w:eastAsiaTheme="majorEastAsia" w:hAnsi="Calibri" w:cs="Segoe UI"/>
                      <w:sz w:val="22"/>
                      <w:szCs w:val="22"/>
                    </w:rPr>
                  </w:rPrChange>
                </w:rPr>
                <w:t> </w:t>
              </w:r>
            </w:ins>
          </w:p>
          <w:p w14:paraId="0207153D" w14:textId="0397B33F" w:rsidR="00964014" w:rsidRPr="008E6B2A" w:rsidRDefault="0081148E" w:rsidP="00964014">
            <w:pPr>
              <w:ind w:left="113" w:right="113"/>
              <w:rPr>
                <w:ins w:id="751" w:author="Pham Quynh Trang" w:date="2026-06-24T21:58:00Z"/>
                <w:sz w:val="20"/>
                <w:szCs w:val="20"/>
                <w:rPrChange w:id="752" w:author="Pham Quynh Trang" w:date="2026-06-24T21:58:00Z">
                  <w:rPr>
                    <w:ins w:id="753" w:author="Pham Quynh Trang" w:date="2026-06-24T21:58:00Z"/>
                    <w:rFonts w:ascii="Segoe UI" w:hAnsi="Segoe UI"/>
                    <w:sz w:val="18"/>
                    <w:szCs w:val="18"/>
                  </w:rPr>
                </w:rPrChange>
              </w:rPr>
            </w:pPr>
            <w:ins w:id="754" w:author="Pham Quynh Trang" w:date="2026-06-24T21:58:00Z">
              <w:r w:rsidRPr="008E6B2A">
                <w:rPr>
                  <w:rStyle w:val="normaltextrun"/>
                  <w:sz w:val="20"/>
                  <w:szCs w:val="20"/>
                  <w:rPrChange w:id="755" w:author="Pham Quynh Trang" w:date="2026-06-24T21:58:00Z">
                    <w:rPr>
                      <w:rStyle w:val="normaltextrun"/>
                      <w:rFonts w:ascii="Calibri" w:hAnsi="Calibri" w:cs="Segoe UI"/>
                      <w:sz w:val="22"/>
                      <w:szCs w:val="22"/>
                    </w:rPr>
                  </w:rPrChange>
                </w:rPr>
                <w:t>Trường thông tin này được hệ thống tự sinh.</w:t>
              </w:r>
              <w:r w:rsidRPr="00964014">
                <w:rPr>
                  <w:rStyle w:val="normaltextrun"/>
                  <w:rPrChange w:id="756" w:author="Pham Quynh Trang" w:date="2026-06-24T21:58:00Z">
                    <w:rPr>
                      <w:rStyle w:val="eop"/>
                      <w:rFonts w:ascii="Calibri" w:eastAsiaTheme="majorEastAsia" w:hAnsi="Calibri" w:cs="Segoe UI"/>
                      <w:sz w:val="22"/>
                      <w:szCs w:val="22"/>
                    </w:rPr>
                  </w:rPrChange>
                </w:rPr>
                <w:t> </w:t>
              </w:r>
            </w:ins>
            <w:r w:rsidR="00964014" w:rsidRPr="00964014">
              <w:rPr>
                <w:rStyle w:val="normaltextrun"/>
                <w:sz w:val="20"/>
                <w:szCs w:val="20"/>
              </w:rPr>
              <w:t>Format: DD/MM/YYYY</w:t>
            </w:r>
            <w:r w:rsidR="00964014">
              <w:rPr>
                <w:rStyle w:val="eop"/>
                <w:rFonts w:ascii="Aptos" w:hAnsi="Aptos"/>
                <w:color w:val="000000"/>
              </w:rPr>
              <w:t> </w:t>
            </w:r>
          </w:p>
        </w:tc>
      </w:tr>
      <w:tr w:rsidR="0081148E" w:rsidRPr="000F684C" w14:paraId="6F90F1A2" w14:textId="77777777" w:rsidTr="0081148E">
        <w:trPr>
          <w:trHeight w:val="300"/>
          <w:ins w:id="757"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2DB86F43" w14:textId="77777777" w:rsidR="0081148E" w:rsidRPr="000F684C" w:rsidRDefault="0081148E">
            <w:pPr>
              <w:ind w:left="113" w:right="113"/>
              <w:rPr>
                <w:ins w:id="758" w:author="Pham Quynh Trang" w:date="2026-06-24T21:58:00Z"/>
                <w:sz w:val="20"/>
                <w:szCs w:val="20"/>
                <w:rPrChange w:id="759" w:author="Pham Quynh Trang" w:date="2026-06-24T21:58:00Z">
                  <w:rPr>
                    <w:ins w:id="760" w:author="Pham Quynh Trang" w:date="2026-06-24T21:58:00Z"/>
                    <w:rFonts w:ascii="Segoe UI" w:hAnsi="Segoe UI"/>
                    <w:sz w:val="18"/>
                    <w:szCs w:val="18"/>
                  </w:rPr>
                </w:rPrChange>
              </w:rPr>
              <w:pPrChange w:id="761" w:author="Pham Quynh Trang" w:date="2026-06-24T21:59:00Z">
                <w:pPr>
                  <w:pStyle w:val="paragraph"/>
                  <w:spacing w:before="0" w:beforeAutospacing="0" w:after="0" w:afterAutospacing="0"/>
                  <w:jc w:val="both"/>
                  <w:textAlignment w:val="baseline"/>
                </w:pPr>
              </w:pPrChange>
            </w:pPr>
            <w:ins w:id="762" w:author="Pham Quynh Trang" w:date="2026-06-24T21:58:00Z">
              <w:r w:rsidRPr="000F684C">
                <w:rPr>
                  <w:rStyle w:val="normaltextrun"/>
                  <w:sz w:val="20"/>
                  <w:szCs w:val="20"/>
                  <w:rPrChange w:id="763" w:author="Pham Quynh Trang" w:date="2026-06-24T21:58:00Z">
                    <w:rPr>
                      <w:rStyle w:val="normaltextrun"/>
                      <w:rFonts w:ascii="Calibri" w:hAnsi="Calibri" w:cs="Segoe UI"/>
                      <w:sz w:val="22"/>
                      <w:szCs w:val="22"/>
                    </w:rPr>
                  </w:rPrChange>
                </w:rPr>
                <w:t>Description</w:t>
              </w:r>
              <w:r w:rsidRPr="000F684C">
                <w:rPr>
                  <w:rStyle w:val="eop"/>
                  <w:rFonts w:eastAsiaTheme="majorEastAsia"/>
                  <w:sz w:val="20"/>
                  <w:szCs w:val="20"/>
                  <w:rPrChange w:id="764"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17911A69" w14:textId="77777777" w:rsidR="0081148E" w:rsidRPr="003F3A5E" w:rsidRDefault="0081148E">
            <w:pPr>
              <w:ind w:left="113" w:right="113"/>
              <w:rPr>
                <w:ins w:id="765" w:author="Pham Quynh Trang" w:date="2026-06-24T21:58:00Z"/>
                <w:strike/>
                <w:sz w:val="20"/>
                <w:szCs w:val="20"/>
                <w:rPrChange w:id="766" w:author="Pham Quynh Trang" w:date="2026-06-24T21:58:00Z">
                  <w:rPr>
                    <w:ins w:id="767" w:author="Pham Quynh Trang" w:date="2026-06-24T21:58:00Z"/>
                    <w:rFonts w:ascii="Segoe UI" w:hAnsi="Segoe UI"/>
                    <w:sz w:val="18"/>
                    <w:szCs w:val="18"/>
                  </w:rPr>
                </w:rPrChange>
              </w:rPr>
              <w:pPrChange w:id="768" w:author="Pham Quynh Trang" w:date="2026-06-24T21:59:00Z">
                <w:pPr>
                  <w:pStyle w:val="paragraph"/>
                  <w:spacing w:before="0" w:beforeAutospacing="0" w:after="0" w:afterAutospacing="0"/>
                  <w:jc w:val="both"/>
                  <w:textAlignment w:val="baseline"/>
                </w:pPr>
              </w:pPrChange>
            </w:pPr>
            <w:ins w:id="769" w:author="Pham Quynh Trang" w:date="2026-06-24T21:58:00Z">
              <w:r w:rsidRPr="003F3A5E">
                <w:rPr>
                  <w:rStyle w:val="normaltextrun"/>
                  <w:strike/>
                  <w:sz w:val="20"/>
                  <w:szCs w:val="20"/>
                  <w:rPrChange w:id="770" w:author="Pham Quynh Trang" w:date="2026-06-24T21:58:00Z">
                    <w:rPr>
                      <w:rStyle w:val="normaltextrun"/>
                      <w:rFonts w:ascii="Calibri" w:hAnsi="Calibri" w:cs="Segoe UI"/>
                      <w:sz w:val="22"/>
                      <w:szCs w:val="22"/>
                    </w:rPr>
                  </w:rPrChange>
                </w:rPr>
                <w:t>Mô tả đối tượng</w:t>
              </w:r>
              <w:r w:rsidRPr="003F3A5E">
                <w:rPr>
                  <w:rStyle w:val="eop"/>
                  <w:rFonts w:eastAsiaTheme="majorEastAsia"/>
                  <w:strike/>
                  <w:sz w:val="20"/>
                  <w:szCs w:val="20"/>
                  <w:rPrChange w:id="771" w:author="Pham Quynh Trang" w:date="2026-06-24T21:58:00Z">
                    <w:rPr>
                      <w:rStyle w:val="eop"/>
                      <w:rFonts w:ascii="Calibri" w:eastAsiaTheme="majorEastAsia" w:hAnsi="Calibri" w:cs="Segoe UI"/>
                      <w:sz w:val="22"/>
                      <w:szCs w:val="22"/>
                    </w:rPr>
                  </w:rPrChange>
                </w:rPr>
                <w:t> </w:t>
              </w:r>
            </w:ins>
          </w:p>
        </w:tc>
        <w:tc>
          <w:tcPr>
            <w:tcW w:w="405" w:type="pct"/>
            <w:tcBorders>
              <w:top w:val="single" w:sz="6" w:space="0" w:color="auto"/>
              <w:left w:val="single" w:sz="6" w:space="0" w:color="auto"/>
              <w:bottom w:val="single" w:sz="6" w:space="0" w:color="auto"/>
              <w:right w:val="single" w:sz="6" w:space="0" w:color="auto"/>
            </w:tcBorders>
          </w:tcPr>
          <w:p w14:paraId="5C3F95CF" w14:textId="2C9DC7FF" w:rsidR="0081148E" w:rsidRPr="000F684C" w:rsidRDefault="0081148E" w:rsidP="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34AEE30C" w14:textId="761D4727" w:rsidR="0081148E" w:rsidRPr="000F684C" w:rsidRDefault="0081148E">
            <w:pPr>
              <w:ind w:left="113" w:right="113"/>
              <w:jc w:val="center"/>
              <w:rPr>
                <w:ins w:id="772" w:author="Pham Quynh Trang" w:date="2026-06-24T21:58:00Z"/>
                <w:sz w:val="20"/>
                <w:szCs w:val="20"/>
                <w:rPrChange w:id="773" w:author="Pham Quynh Trang" w:date="2026-06-24T21:58:00Z">
                  <w:rPr>
                    <w:ins w:id="774" w:author="Pham Quynh Trang" w:date="2026-06-24T21:58:00Z"/>
                    <w:rFonts w:ascii="Segoe UI" w:hAnsi="Segoe UI"/>
                    <w:sz w:val="18"/>
                    <w:szCs w:val="18"/>
                  </w:rPr>
                </w:rPrChange>
              </w:rPr>
              <w:pPrChange w:id="775" w:author="Pham Quynh Trang" w:date="2026-06-24T21:59:00Z">
                <w:pPr>
                  <w:pStyle w:val="paragraph"/>
                  <w:spacing w:before="0" w:beforeAutospacing="0" w:after="0" w:afterAutospacing="0"/>
                  <w:jc w:val="center"/>
                  <w:textAlignment w:val="baseline"/>
                </w:pPr>
              </w:pPrChange>
            </w:pPr>
            <w:ins w:id="776" w:author="Pham Quynh Trang" w:date="2026-06-24T21:58:00Z">
              <w:r w:rsidRPr="000F684C">
                <w:rPr>
                  <w:rStyle w:val="normaltextrun"/>
                  <w:sz w:val="20"/>
                  <w:szCs w:val="20"/>
                  <w:rPrChange w:id="777" w:author="Pham Quynh Trang" w:date="2026-06-24T21:58:00Z">
                    <w:rPr>
                      <w:rStyle w:val="normaltextrun"/>
                      <w:rFonts w:ascii="Calibri" w:hAnsi="Calibri" w:cs="Segoe UI"/>
                      <w:sz w:val="22"/>
                      <w:szCs w:val="22"/>
                    </w:rPr>
                  </w:rPrChange>
                </w:rPr>
                <w:t>O</w:t>
              </w:r>
            </w:ins>
          </w:p>
        </w:tc>
        <w:tc>
          <w:tcPr>
            <w:tcW w:w="589" w:type="pct"/>
            <w:tcBorders>
              <w:top w:val="single" w:sz="6" w:space="0" w:color="auto"/>
              <w:left w:val="single" w:sz="6" w:space="0" w:color="auto"/>
              <w:bottom w:val="single" w:sz="6" w:space="0" w:color="auto"/>
              <w:right w:val="single" w:sz="6" w:space="0" w:color="auto"/>
            </w:tcBorders>
          </w:tcPr>
          <w:p w14:paraId="618FAEF6" w14:textId="79BD9C1E" w:rsidR="0081148E" w:rsidRPr="008E6B2A" w:rsidRDefault="00567604" w:rsidP="0081148E">
            <w:pPr>
              <w:ind w:left="113" w:right="113"/>
              <w:rPr>
                <w:rStyle w:val="normaltextrun"/>
                <w:sz w:val="20"/>
                <w:szCs w:val="20"/>
              </w:rPr>
            </w:pPr>
            <w:r>
              <w:rPr>
                <w:rStyle w:val="normaltextrun"/>
                <w:sz w:val="20"/>
                <w:szCs w:val="20"/>
              </w:rPr>
              <w:t>500</w:t>
            </w: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3448FFFA" w14:textId="75BCA841" w:rsidR="0081148E" w:rsidRPr="008E6B2A" w:rsidRDefault="0081148E">
            <w:pPr>
              <w:ind w:left="113" w:right="113"/>
              <w:rPr>
                <w:ins w:id="778" w:author="Pham Quynh Trang" w:date="2026-06-24T21:58:00Z"/>
                <w:sz w:val="20"/>
                <w:szCs w:val="20"/>
                <w:rPrChange w:id="779" w:author="Pham Quynh Trang" w:date="2026-06-24T21:58:00Z">
                  <w:rPr>
                    <w:ins w:id="780" w:author="Pham Quynh Trang" w:date="2026-06-24T21:58:00Z"/>
                    <w:rFonts w:ascii="Segoe UI" w:hAnsi="Segoe UI"/>
                    <w:sz w:val="18"/>
                    <w:szCs w:val="18"/>
                  </w:rPr>
                </w:rPrChange>
              </w:rPr>
              <w:pPrChange w:id="781" w:author="Pham Quynh Trang" w:date="2026-06-24T21:59:00Z">
                <w:pPr>
                  <w:pStyle w:val="paragraph"/>
                  <w:spacing w:before="0" w:beforeAutospacing="0" w:after="0" w:afterAutospacing="0"/>
                  <w:jc w:val="both"/>
                  <w:textAlignment w:val="baseline"/>
                </w:pPr>
              </w:pPrChange>
            </w:pPr>
            <w:ins w:id="782" w:author="Pham Quynh Trang" w:date="2026-06-24T21:58:00Z">
              <w:r w:rsidRPr="008E6B2A">
                <w:rPr>
                  <w:rStyle w:val="normaltextrun"/>
                  <w:sz w:val="20"/>
                  <w:szCs w:val="20"/>
                  <w:rPrChange w:id="783" w:author="Pham Quynh Trang" w:date="2026-06-24T21:58:00Z">
                    <w:rPr>
                      <w:rStyle w:val="normaltextrun"/>
                      <w:rFonts w:ascii="Calibri" w:hAnsi="Calibri" w:cs="Segoe UI"/>
                      <w:sz w:val="22"/>
                      <w:szCs w:val="22"/>
                    </w:rPr>
                  </w:rPrChange>
                </w:rPr>
                <w:t>Trường nhập free-text</w:t>
              </w:r>
            </w:ins>
            <w:r w:rsidRPr="008E6B2A">
              <w:rPr>
                <w:rStyle w:val="normaltextrun"/>
                <w:sz w:val="20"/>
                <w:szCs w:val="20"/>
              </w:rPr>
              <w:t>, dùng để mô tả đối tượng</w:t>
            </w:r>
          </w:p>
        </w:tc>
      </w:tr>
      <w:tr w:rsidR="0081148E" w:rsidRPr="000F684C" w14:paraId="7FDEE630" w14:textId="77777777" w:rsidTr="0081148E">
        <w:trPr>
          <w:trHeight w:val="300"/>
          <w:ins w:id="784"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2692CF8F" w14:textId="77777777" w:rsidR="0081148E" w:rsidRPr="000F684C" w:rsidRDefault="0081148E">
            <w:pPr>
              <w:ind w:left="113" w:right="113"/>
              <w:rPr>
                <w:ins w:id="785" w:author="Pham Quynh Trang" w:date="2026-06-24T21:58:00Z"/>
                <w:sz w:val="20"/>
                <w:szCs w:val="20"/>
                <w:rPrChange w:id="786" w:author="Pham Quynh Trang" w:date="2026-06-24T21:58:00Z">
                  <w:rPr>
                    <w:ins w:id="787" w:author="Pham Quynh Trang" w:date="2026-06-24T21:58:00Z"/>
                    <w:rFonts w:ascii="Segoe UI" w:hAnsi="Segoe UI"/>
                    <w:sz w:val="18"/>
                    <w:szCs w:val="18"/>
                  </w:rPr>
                </w:rPrChange>
              </w:rPr>
              <w:pPrChange w:id="788" w:author="Pham Quynh Trang" w:date="2026-06-24T21:59:00Z">
                <w:pPr>
                  <w:pStyle w:val="paragraph"/>
                  <w:spacing w:before="0" w:beforeAutospacing="0" w:after="0" w:afterAutospacing="0"/>
                  <w:jc w:val="both"/>
                  <w:textAlignment w:val="baseline"/>
                </w:pPr>
              </w:pPrChange>
            </w:pPr>
            <w:ins w:id="789" w:author="Pham Quynh Trang" w:date="2026-06-24T21:58:00Z">
              <w:r w:rsidRPr="000F684C">
                <w:rPr>
                  <w:rStyle w:val="normaltextrun"/>
                  <w:sz w:val="20"/>
                  <w:szCs w:val="20"/>
                  <w:rPrChange w:id="790" w:author="Pham Quynh Trang" w:date="2026-06-24T21:58:00Z">
                    <w:rPr>
                      <w:rStyle w:val="normaltextrun"/>
                      <w:rFonts w:ascii="Calibri" w:hAnsi="Calibri" w:cs="Segoe UI"/>
                      <w:sz w:val="22"/>
                      <w:szCs w:val="22"/>
                    </w:rPr>
                  </w:rPrChange>
                </w:rPr>
                <w:t>Comment</w:t>
              </w:r>
              <w:r w:rsidRPr="000F684C">
                <w:rPr>
                  <w:rStyle w:val="eop"/>
                  <w:rFonts w:eastAsiaTheme="majorEastAsia"/>
                  <w:sz w:val="20"/>
                  <w:szCs w:val="20"/>
                  <w:rPrChange w:id="791"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69317697" w14:textId="77777777" w:rsidR="0081148E" w:rsidRPr="003F3A5E" w:rsidRDefault="0081148E">
            <w:pPr>
              <w:ind w:left="113" w:right="113"/>
              <w:rPr>
                <w:ins w:id="792" w:author="Pham Quynh Trang" w:date="2026-06-24T21:58:00Z"/>
                <w:strike/>
                <w:sz w:val="20"/>
                <w:szCs w:val="20"/>
                <w:rPrChange w:id="793" w:author="Pham Quynh Trang" w:date="2026-06-24T21:58:00Z">
                  <w:rPr>
                    <w:ins w:id="794" w:author="Pham Quynh Trang" w:date="2026-06-24T21:58:00Z"/>
                    <w:rFonts w:ascii="Segoe UI" w:hAnsi="Segoe UI"/>
                    <w:sz w:val="18"/>
                    <w:szCs w:val="18"/>
                  </w:rPr>
                </w:rPrChange>
              </w:rPr>
              <w:pPrChange w:id="795" w:author="Pham Quynh Trang" w:date="2026-06-24T21:59:00Z">
                <w:pPr>
                  <w:pStyle w:val="paragraph"/>
                  <w:spacing w:before="0" w:beforeAutospacing="0" w:after="0" w:afterAutospacing="0"/>
                  <w:jc w:val="both"/>
                  <w:textAlignment w:val="baseline"/>
                </w:pPr>
              </w:pPrChange>
            </w:pPr>
            <w:ins w:id="796" w:author="Pham Quynh Trang" w:date="2026-06-24T21:58:00Z">
              <w:r w:rsidRPr="003F3A5E">
                <w:rPr>
                  <w:rStyle w:val="normaltextrun"/>
                  <w:strike/>
                  <w:sz w:val="20"/>
                  <w:szCs w:val="20"/>
                  <w:rPrChange w:id="797" w:author="Pham Quynh Trang" w:date="2026-06-24T21:58:00Z">
                    <w:rPr>
                      <w:rStyle w:val="normaltextrun"/>
                      <w:rFonts w:ascii="Calibri" w:hAnsi="Calibri" w:cs="Segoe UI"/>
                      <w:sz w:val="22"/>
                      <w:szCs w:val="22"/>
                    </w:rPr>
                  </w:rPrChange>
                </w:rPr>
                <w:t>Ghi chú đối với đối tượng</w:t>
              </w:r>
              <w:r w:rsidRPr="003F3A5E">
                <w:rPr>
                  <w:rStyle w:val="eop"/>
                  <w:rFonts w:eastAsiaTheme="majorEastAsia"/>
                  <w:strike/>
                  <w:sz w:val="20"/>
                  <w:szCs w:val="20"/>
                  <w:rPrChange w:id="798" w:author="Pham Quynh Trang" w:date="2026-06-24T21:58:00Z">
                    <w:rPr>
                      <w:rStyle w:val="eop"/>
                      <w:rFonts w:ascii="Calibri" w:eastAsiaTheme="majorEastAsia" w:hAnsi="Calibri" w:cs="Segoe UI"/>
                      <w:sz w:val="22"/>
                      <w:szCs w:val="22"/>
                    </w:rPr>
                  </w:rPrChange>
                </w:rPr>
                <w:t> </w:t>
              </w:r>
            </w:ins>
          </w:p>
        </w:tc>
        <w:tc>
          <w:tcPr>
            <w:tcW w:w="405" w:type="pct"/>
            <w:tcBorders>
              <w:top w:val="single" w:sz="6" w:space="0" w:color="auto"/>
              <w:left w:val="single" w:sz="6" w:space="0" w:color="auto"/>
              <w:bottom w:val="single" w:sz="6" w:space="0" w:color="auto"/>
              <w:right w:val="single" w:sz="6" w:space="0" w:color="auto"/>
            </w:tcBorders>
          </w:tcPr>
          <w:p w14:paraId="654442DF" w14:textId="3C0E4AD8" w:rsidR="0081148E" w:rsidRDefault="0081148E" w:rsidP="0081148E">
            <w:pPr>
              <w:ind w:left="113" w:right="113"/>
              <w:jc w:val="center"/>
              <w:rPr>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299F704C" w14:textId="7DF2C388" w:rsidR="0081148E" w:rsidRPr="000F684C" w:rsidRDefault="0081148E">
            <w:pPr>
              <w:ind w:left="113" w:right="113"/>
              <w:jc w:val="center"/>
              <w:rPr>
                <w:ins w:id="799" w:author="Pham Quynh Trang" w:date="2026-06-24T21:58:00Z"/>
                <w:sz w:val="20"/>
                <w:szCs w:val="20"/>
                <w:rPrChange w:id="800" w:author="Pham Quynh Trang" w:date="2026-06-24T21:58:00Z">
                  <w:rPr>
                    <w:ins w:id="801" w:author="Pham Quynh Trang" w:date="2026-06-24T21:58:00Z"/>
                    <w:rFonts w:ascii="Segoe UI" w:hAnsi="Segoe UI"/>
                    <w:sz w:val="18"/>
                    <w:szCs w:val="18"/>
                  </w:rPr>
                </w:rPrChange>
              </w:rPr>
              <w:pPrChange w:id="802" w:author="Pham Quynh Trang" w:date="2026-06-24T21:59:00Z">
                <w:pPr>
                  <w:pStyle w:val="paragraph"/>
                  <w:spacing w:before="0" w:beforeAutospacing="0" w:after="0" w:afterAutospacing="0"/>
                  <w:jc w:val="center"/>
                  <w:textAlignment w:val="baseline"/>
                </w:pPr>
              </w:pPrChange>
            </w:pPr>
            <w:r>
              <w:rPr>
                <w:sz w:val="20"/>
                <w:szCs w:val="20"/>
              </w:rPr>
              <w:t>O</w:t>
            </w:r>
          </w:p>
        </w:tc>
        <w:tc>
          <w:tcPr>
            <w:tcW w:w="589" w:type="pct"/>
            <w:tcBorders>
              <w:top w:val="single" w:sz="6" w:space="0" w:color="auto"/>
              <w:left w:val="single" w:sz="6" w:space="0" w:color="auto"/>
              <w:bottom w:val="single" w:sz="6" w:space="0" w:color="auto"/>
              <w:right w:val="single" w:sz="6" w:space="0" w:color="auto"/>
            </w:tcBorders>
          </w:tcPr>
          <w:p w14:paraId="7AE3EE2F" w14:textId="4842CC18" w:rsidR="0081148E" w:rsidRPr="008E6B2A" w:rsidRDefault="00567604" w:rsidP="0081148E">
            <w:pPr>
              <w:ind w:left="113" w:right="113"/>
              <w:rPr>
                <w:rStyle w:val="normaltextrun"/>
                <w:sz w:val="20"/>
                <w:szCs w:val="20"/>
                <w:rPrChange w:id="803" w:author="Pham Quynh Trang" w:date="2026-06-24T21:58:00Z">
                  <w:rPr>
                    <w:rStyle w:val="normaltextrun"/>
                    <w:kern w:val="0"/>
                    <w:sz w:val="20"/>
                    <w:szCs w:val="20"/>
                    <w:lang w:eastAsia="zh-CN"/>
                    <w14:ligatures w14:val="none"/>
                  </w:rPr>
                </w:rPrChange>
              </w:rPr>
            </w:pPr>
            <w:r>
              <w:rPr>
                <w:rStyle w:val="normaltextrun"/>
                <w:sz w:val="20"/>
                <w:szCs w:val="20"/>
              </w:rPr>
              <w:t>500</w:t>
            </w: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64A3ED99" w14:textId="566BA69E" w:rsidR="0081148E" w:rsidRPr="008E6B2A" w:rsidRDefault="0081148E">
            <w:pPr>
              <w:ind w:left="113" w:right="113"/>
              <w:rPr>
                <w:ins w:id="804" w:author="Pham Quynh Trang" w:date="2026-06-24T21:58:00Z"/>
                <w:sz w:val="20"/>
                <w:szCs w:val="20"/>
                <w:rPrChange w:id="805" w:author="Pham Quynh Trang" w:date="2026-06-24T21:58:00Z">
                  <w:rPr>
                    <w:ins w:id="806" w:author="Pham Quynh Trang" w:date="2026-06-24T21:58:00Z"/>
                    <w:rFonts w:ascii="Segoe UI" w:hAnsi="Segoe UI"/>
                    <w:sz w:val="18"/>
                    <w:szCs w:val="18"/>
                  </w:rPr>
                </w:rPrChange>
              </w:rPr>
              <w:pPrChange w:id="807" w:author="Pham Quynh Trang" w:date="2026-06-24T21:59:00Z">
                <w:pPr>
                  <w:pStyle w:val="paragraph"/>
                  <w:spacing w:before="0" w:beforeAutospacing="0" w:after="0" w:afterAutospacing="0"/>
                  <w:jc w:val="both"/>
                  <w:textAlignment w:val="baseline"/>
                </w:pPr>
              </w:pPrChange>
            </w:pPr>
            <w:ins w:id="808" w:author="Pham Quynh Trang" w:date="2026-06-24T21:58:00Z">
              <w:r w:rsidRPr="008E6B2A">
                <w:rPr>
                  <w:rStyle w:val="normaltextrun"/>
                  <w:sz w:val="20"/>
                  <w:szCs w:val="20"/>
                  <w:rPrChange w:id="809" w:author="Pham Quynh Trang" w:date="2026-06-24T21:58:00Z">
                    <w:rPr>
                      <w:rStyle w:val="normaltextrun"/>
                      <w:rFonts w:ascii="Calibri" w:hAnsi="Calibri" w:cs="Segoe UI"/>
                      <w:sz w:val="22"/>
                      <w:szCs w:val="22"/>
                    </w:rPr>
                  </w:rPrChange>
                </w:rPr>
                <w:t>Trường nhập free-text</w:t>
              </w:r>
            </w:ins>
            <w:r w:rsidRPr="008E6B2A">
              <w:rPr>
                <w:rStyle w:val="normaltextrun"/>
                <w:sz w:val="20"/>
                <w:szCs w:val="20"/>
              </w:rPr>
              <w:t>, dùng để ghi chú thêm thông tin đối với đối tượng</w:t>
            </w:r>
          </w:p>
        </w:tc>
      </w:tr>
    </w:tbl>
    <w:p w14:paraId="3288DD80" w14:textId="14D9012D" w:rsidR="00BE26F5" w:rsidRPr="000F684C" w:rsidRDefault="00EA1992">
      <w:pPr>
        <w:rPr>
          <w:ins w:id="810" w:author="Pham Quynh Trang" w:date="2026-06-24T22:48:00Z"/>
        </w:rPr>
        <w:pPrChange w:id="811" w:author="Pham Quynh Trang" w:date="2026-06-24T22:49:00Z">
          <w:pPr>
            <w:tabs>
              <w:tab w:val="left" w:pos="9270"/>
              <w:tab w:val="left" w:pos="9720"/>
              <w:tab w:val="left" w:pos="9810"/>
            </w:tabs>
            <w:spacing w:line="240" w:lineRule="auto"/>
            <w:ind w:left="-360"/>
          </w:pPr>
        </w:pPrChange>
      </w:pPr>
      <w:ins w:id="812" w:author="Pham Quynh Trang" w:date="2026-06-24T22:51:00Z">
        <w:r w:rsidRPr="000F684C">
          <w:t>H</w:t>
        </w:r>
      </w:ins>
      <w:ins w:id="813" w:author="Pham Quynh Trang" w:date="2026-06-24T22:48:00Z">
        <w:r w:rsidR="00BE26F5" w:rsidRPr="000F684C">
          <w:t>ệ thống hỗ trợ người dùng thực hiện quản trị các đối tượng whitelist theo luồng 2 cấp gồm người thao tác (Analyst) và người phê duyệt (Supervisor). Cụ thể các thao tác người dùng có thể thực hiện bao gồm:</w:t>
        </w:r>
      </w:ins>
    </w:p>
    <w:tbl>
      <w:tblPr>
        <w:tblStyle w:val="GridTable4-Accent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156"/>
        <w:gridCol w:w="7474"/>
        <w:tblGridChange w:id="814">
          <w:tblGrid>
            <w:gridCol w:w="1890"/>
            <w:gridCol w:w="266"/>
            <w:gridCol w:w="7474"/>
            <w:gridCol w:w="90"/>
          </w:tblGrid>
        </w:tblGridChange>
      </w:tblGrid>
      <w:tr w:rsidR="00BC3859" w:rsidRPr="005817F6" w14:paraId="1B962418" w14:textId="77777777" w:rsidTr="000F684C">
        <w:trPr>
          <w:cnfStyle w:val="100000000000" w:firstRow="1" w:lastRow="0" w:firstColumn="0" w:lastColumn="0" w:oddVBand="0" w:evenVBand="0" w:oddHBand="0" w:evenHBand="0" w:firstRowFirstColumn="0" w:firstRowLastColumn="0" w:lastRowFirstColumn="0" w:lastRowLastColumn="0"/>
          <w:trHeight w:val="169"/>
          <w:tblHeader/>
          <w:ins w:id="815" w:author="Pham Quynh Trang" w:date="2026-06-24T22:48:00Z"/>
        </w:trPr>
        <w:tc>
          <w:tcPr>
            <w:tcW w:w="972" w:type="pct"/>
            <w:tcBorders>
              <w:top w:val="single" w:sz="4" w:space="0" w:color="auto"/>
              <w:left w:val="single" w:sz="4" w:space="0" w:color="auto"/>
              <w:bottom w:val="single" w:sz="4" w:space="0" w:color="auto"/>
              <w:right w:val="single" w:sz="4" w:space="0" w:color="auto"/>
            </w:tcBorders>
            <w:shd w:val="clear" w:color="auto" w:fill="auto"/>
            <w:noWrap/>
            <w:hideMark/>
          </w:tcPr>
          <w:p w14:paraId="47A63AC9" w14:textId="77777777" w:rsidR="00BE26F5" w:rsidRPr="005817F6" w:rsidRDefault="00BE26F5">
            <w:pPr>
              <w:tabs>
                <w:tab w:val="left" w:pos="9270"/>
                <w:tab w:val="left" w:pos="9720"/>
                <w:tab w:val="left" w:pos="9810"/>
              </w:tabs>
              <w:jc w:val="center"/>
              <w:rPr>
                <w:ins w:id="816" w:author="Pham Quynh Trang" w:date="2026-06-24T22:48:00Z"/>
                <w:rFonts w:eastAsia="Times New Roman"/>
                <w:strike/>
                <w:color w:val="auto"/>
                <w:sz w:val="20"/>
                <w:szCs w:val="20"/>
                <w:lang w:val="en-US"/>
                <w:rPrChange w:id="817" w:author="Pham Quynh Trang" w:date="2026-06-24T22:49:00Z">
                  <w:rPr>
                    <w:ins w:id="818" w:author="Pham Quynh Trang" w:date="2026-06-24T22:48:00Z"/>
                    <w:rFonts w:eastAsia="Times New Roman" w:cstheme="minorHAnsi"/>
                    <w:lang w:val="en-US"/>
                  </w:rPr>
                </w:rPrChange>
              </w:rPr>
              <w:pPrChange w:id="819" w:author="Pham Quynh Trang" w:date="2026-06-24T22:49:00Z">
                <w:pPr>
                  <w:tabs>
                    <w:tab w:val="left" w:pos="9270"/>
                    <w:tab w:val="left" w:pos="9720"/>
                    <w:tab w:val="left" w:pos="9810"/>
                  </w:tabs>
                  <w:jc w:val="both"/>
                </w:pPr>
              </w:pPrChange>
            </w:pPr>
            <w:commentRangeStart w:id="820"/>
            <w:commentRangeStart w:id="821"/>
            <w:ins w:id="822" w:author="Pham Quynh Trang" w:date="2026-06-24T22:48:00Z">
              <w:r w:rsidRPr="005817F6">
                <w:rPr>
                  <w:rFonts w:eastAsia="Times New Roman"/>
                  <w:strike/>
                  <w:sz w:val="20"/>
                  <w:szCs w:val="20"/>
                  <w:rPrChange w:id="823" w:author="Pham Quynh Trang" w:date="2026-06-24T22:49:00Z">
                    <w:rPr>
                      <w:rFonts w:eastAsia="Times New Roman" w:cstheme="minorHAnsi"/>
                    </w:rPr>
                  </w:rPrChange>
                </w:rPr>
                <w:t>Thao tác</w:t>
              </w:r>
            </w:ins>
          </w:p>
        </w:tc>
        <w:tc>
          <w:tcPr>
            <w:tcW w:w="4028" w:type="pct"/>
            <w:tcBorders>
              <w:top w:val="single" w:sz="4" w:space="0" w:color="auto"/>
              <w:left w:val="single" w:sz="4" w:space="0" w:color="auto"/>
              <w:bottom w:val="single" w:sz="4" w:space="0" w:color="auto"/>
              <w:right w:val="single" w:sz="4" w:space="0" w:color="auto"/>
            </w:tcBorders>
            <w:shd w:val="clear" w:color="auto" w:fill="auto"/>
            <w:noWrap/>
            <w:hideMark/>
          </w:tcPr>
          <w:p w14:paraId="4F2A0F34" w14:textId="77777777" w:rsidR="00BE26F5" w:rsidRPr="005817F6" w:rsidRDefault="00BE26F5">
            <w:pPr>
              <w:tabs>
                <w:tab w:val="left" w:pos="9270"/>
                <w:tab w:val="left" w:pos="9720"/>
                <w:tab w:val="left" w:pos="9810"/>
              </w:tabs>
              <w:jc w:val="center"/>
              <w:rPr>
                <w:ins w:id="824" w:author="Pham Quynh Trang" w:date="2026-06-24T22:48:00Z"/>
                <w:rFonts w:eastAsia="Times New Roman"/>
                <w:strike/>
                <w:color w:val="auto"/>
                <w:sz w:val="20"/>
                <w:szCs w:val="20"/>
                <w:lang w:val="en-US"/>
                <w:rPrChange w:id="825" w:author="Pham Quynh Trang" w:date="2026-06-24T22:49:00Z">
                  <w:rPr>
                    <w:ins w:id="826" w:author="Pham Quynh Trang" w:date="2026-06-24T22:48:00Z"/>
                    <w:rFonts w:eastAsia="Times New Roman" w:cstheme="minorHAnsi"/>
                    <w:lang w:val="en-US"/>
                  </w:rPr>
                </w:rPrChange>
              </w:rPr>
              <w:pPrChange w:id="827" w:author="Pham Quynh Trang" w:date="2026-06-24T22:49:00Z">
                <w:pPr>
                  <w:tabs>
                    <w:tab w:val="left" w:pos="9270"/>
                    <w:tab w:val="left" w:pos="9720"/>
                    <w:tab w:val="left" w:pos="9810"/>
                  </w:tabs>
                  <w:jc w:val="both"/>
                </w:pPr>
              </w:pPrChange>
            </w:pPr>
            <w:ins w:id="828" w:author="Pham Quynh Trang" w:date="2026-06-24T22:48:00Z">
              <w:r w:rsidRPr="005817F6">
                <w:rPr>
                  <w:rFonts w:eastAsia="Times New Roman"/>
                  <w:strike/>
                  <w:sz w:val="20"/>
                  <w:szCs w:val="20"/>
                  <w:rPrChange w:id="829" w:author="Pham Quynh Trang" w:date="2026-06-24T22:49:00Z">
                    <w:rPr>
                      <w:rFonts w:eastAsia="Times New Roman" w:cstheme="minorHAnsi"/>
                    </w:rPr>
                  </w:rPrChange>
                </w:rPr>
                <w:t>Mô tả</w:t>
              </w:r>
            </w:ins>
            <w:commentRangeEnd w:id="820"/>
            <w:r w:rsidR="008C1B65" w:rsidRPr="005817F6">
              <w:rPr>
                <w:rStyle w:val="CommentReference"/>
                <w:b w:val="0"/>
                <w:bCs w:val="0"/>
                <w:strike/>
                <w:color w:val="auto"/>
                <w:kern w:val="2"/>
                <w:lang w:val="en-US"/>
                <w14:ligatures w14:val="standardContextual"/>
              </w:rPr>
              <w:commentReference w:id="820"/>
            </w:r>
            <w:commentRangeEnd w:id="821"/>
            <w:r>
              <w:rPr>
                <w:rStyle w:val="CommentReference"/>
              </w:rPr>
              <w:commentReference w:id="821"/>
            </w:r>
          </w:p>
        </w:tc>
      </w:tr>
      <w:tr w:rsidR="00BE26F5" w:rsidRPr="005817F6" w14:paraId="15F67BB6" w14:textId="77777777" w:rsidTr="00E20F6A">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Change w:id="830" w:author="Pham Quynh Trang" w:date="2026-06-24T22:49:00Z">
            <w:tblPrEx>
              <w:tblW w:w="972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
          </w:tblPrExChange>
        </w:tblPrEx>
        <w:trPr>
          <w:trHeight w:val="169"/>
          <w:ins w:id="831" w:author="Pham Quynh Trang" w:date="2026-06-24T22:48:00Z"/>
          <w:trPrChange w:id="832" w:author="Pham Quynh Trang" w:date="2026-06-24T22:49:00Z">
            <w:trPr>
              <w:trHeight w:val="169"/>
            </w:trPr>
          </w:trPrChange>
        </w:trPr>
        <w:tc>
          <w:tcPr>
            <w:tcW w:w="972" w:type="pct"/>
            <w:tcBorders>
              <w:top w:val="single" w:sz="4" w:space="0" w:color="auto"/>
            </w:tcBorders>
            <w:noWrap/>
            <w:hideMark/>
            <w:tcPrChange w:id="833" w:author="Pham Quynh Trang" w:date="2026-06-24T22:49:00Z">
              <w:tcPr>
                <w:tcW w:w="1890" w:type="dxa"/>
                <w:noWrap/>
                <w:hideMark/>
              </w:tcPr>
            </w:tcPrChange>
          </w:tcPr>
          <w:p w14:paraId="69F37D44" w14:textId="77777777" w:rsidR="00BE26F5" w:rsidRPr="005817F6" w:rsidRDefault="00BE26F5" w:rsidP="001034BA">
            <w:pPr>
              <w:tabs>
                <w:tab w:val="left" w:pos="9270"/>
                <w:tab w:val="left" w:pos="9720"/>
                <w:tab w:val="left" w:pos="9810"/>
              </w:tabs>
              <w:jc w:val="both"/>
              <w:rPr>
                <w:ins w:id="834" w:author="Pham Quynh Trang" w:date="2026-06-24T22:48:00Z"/>
                <w:rFonts w:eastAsia="Times New Roman"/>
                <w:strike/>
                <w:color w:val="000000"/>
                <w:sz w:val="20"/>
                <w:szCs w:val="20"/>
                <w:lang w:val="en-US"/>
                <w:rPrChange w:id="835" w:author="Pham Quynh Trang" w:date="2026-06-24T22:49:00Z">
                  <w:rPr>
                    <w:ins w:id="836" w:author="Pham Quynh Trang" w:date="2026-06-24T22:48:00Z"/>
                    <w:rFonts w:eastAsia="Times New Roman" w:cstheme="minorHAnsi"/>
                    <w:color w:val="000000"/>
                    <w:lang w:val="en-US"/>
                  </w:rPr>
                </w:rPrChange>
              </w:rPr>
            </w:pPr>
            <w:commentRangeStart w:id="837"/>
            <w:commentRangeStart w:id="838"/>
            <w:ins w:id="839" w:author="Pham Quynh Trang" w:date="2026-06-24T22:48:00Z">
              <w:r w:rsidRPr="005817F6">
                <w:rPr>
                  <w:rFonts w:eastAsia="Times New Roman"/>
                  <w:strike/>
                  <w:color w:val="000000"/>
                  <w:sz w:val="20"/>
                  <w:szCs w:val="20"/>
                  <w:rPrChange w:id="840" w:author="Pham Quynh Trang" w:date="2026-06-24T22:49:00Z">
                    <w:rPr>
                      <w:rFonts w:eastAsia="Times New Roman" w:cstheme="minorHAnsi"/>
                      <w:color w:val="000000"/>
                    </w:rPr>
                  </w:rPrChange>
                </w:rPr>
                <w:t>Tạo mới</w:t>
              </w:r>
            </w:ins>
            <w:commentRangeEnd w:id="837"/>
            <w:r w:rsidR="008C1B65" w:rsidRPr="005817F6">
              <w:rPr>
                <w:rStyle w:val="CommentReference"/>
                <w:strike/>
                <w:kern w:val="2"/>
                <w:lang w:val="en-US"/>
                <w14:ligatures w14:val="standardContextual"/>
              </w:rPr>
              <w:commentReference w:id="837"/>
            </w:r>
            <w:commentRangeEnd w:id="838"/>
            <w:r>
              <w:rPr>
                <w:rStyle w:val="CommentReference"/>
              </w:rPr>
              <w:commentReference w:id="838"/>
            </w:r>
          </w:p>
        </w:tc>
        <w:tc>
          <w:tcPr>
            <w:tcW w:w="4028" w:type="pct"/>
            <w:tcBorders>
              <w:top w:val="single" w:sz="4" w:space="0" w:color="auto"/>
            </w:tcBorders>
            <w:noWrap/>
            <w:hideMark/>
            <w:tcPrChange w:id="841" w:author="Pham Quynh Trang" w:date="2026-06-24T22:49:00Z">
              <w:tcPr>
                <w:tcW w:w="7830" w:type="dxa"/>
                <w:gridSpan w:val="3"/>
                <w:noWrap/>
                <w:hideMark/>
              </w:tcPr>
            </w:tcPrChange>
          </w:tcPr>
          <w:p w14:paraId="3D197DA8" w14:textId="77777777" w:rsidR="00BE26F5" w:rsidRPr="005817F6" w:rsidRDefault="00BE26F5" w:rsidP="001034BA">
            <w:pPr>
              <w:tabs>
                <w:tab w:val="left" w:pos="9270"/>
                <w:tab w:val="left" w:pos="9720"/>
                <w:tab w:val="left" w:pos="9810"/>
              </w:tabs>
              <w:jc w:val="both"/>
              <w:rPr>
                <w:ins w:id="842" w:author="Pham Quynh Trang" w:date="2026-06-24T22:48:00Z"/>
                <w:rFonts w:eastAsia="Times New Roman"/>
                <w:strike/>
                <w:color w:val="000000"/>
                <w:sz w:val="20"/>
                <w:szCs w:val="20"/>
                <w:lang w:val="en-US"/>
                <w:rPrChange w:id="843" w:author="Pham Quynh Trang" w:date="2026-06-24T22:49:00Z">
                  <w:rPr>
                    <w:ins w:id="844" w:author="Pham Quynh Trang" w:date="2026-06-24T22:48:00Z"/>
                    <w:rFonts w:eastAsia="Times New Roman" w:cstheme="minorHAnsi"/>
                    <w:color w:val="000000"/>
                    <w:lang w:val="en-US"/>
                  </w:rPr>
                </w:rPrChange>
              </w:rPr>
            </w:pPr>
            <w:ins w:id="845" w:author="Pham Quynh Trang" w:date="2026-06-24T22:48:00Z">
              <w:r w:rsidRPr="005817F6">
                <w:rPr>
                  <w:rFonts w:eastAsia="Times New Roman"/>
                  <w:strike/>
                  <w:color w:val="000000"/>
                  <w:sz w:val="20"/>
                  <w:szCs w:val="20"/>
                  <w:rPrChange w:id="846" w:author="Pham Quynh Trang" w:date="2026-06-24T22:49:00Z">
                    <w:rPr>
                      <w:rFonts w:eastAsia="Times New Roman" w:cstheme="minorHAnsi"/>
                      <w:color w:val="000000"/>
                    </w:rPr>
                  </w:rPrChange>
                </w:rPr>
                <w:t>Tạo mới đối tượng trong whitelist</w:t>
              </w:r>
            </w:ins>
          </w:p>
        </w:tc>
      </w:tr>
      <w:tr w:rsidR="00BE26F5" w:rsidRPr="005817F6" w14:paraId="7D4A22FD" w14:textId="77777777" w:rsidTr="00E20F6A">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Change w:id="847" w:author="Pham Quynh Trang" w:date="2026-06-24T22:49:00Z">
            <w:tblPrEx>
              <w:tblW w:w="972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
          </w:tblPrExChange>
        </w:tblPrEx>
        <w:trPr>
          <w:trHeight w:val="169"/>
          <w:ins w:id="848" w:author="Pham Quynh Trang" w:date="2026-06-24T22:48:00Z"/>
          <w:trPrChange w:id="849" w:author="Pham Quynh Trang" w:date="2026-06-24T22:49:00Z">
            <w:trPr>
              <w:trHeight w:val="169"/>
            </w:trPr>
          </w:trPrChange>
        </w:trPr>
        <w:tc>
          <w:tcPr>
            <w:tcW w:w="972" w:type="pct"/>
            <w:noWrap/>
            <w:hideMark/>
            <w:tcPrChange w:id="850" w:author="Pham Quynh Trang" w:date="2026-06-24T22:49:00Z">
              <w:tcPr>
                <w:tcW w:w="1890" w:type="dxa"/>
                <w:noWrap/>
                <w:hideMark/>
              </w:tcPr>
            </w:tcPrChange>
          </w:tcPr>
          <w:p w14:paraId="2BF4BB40" w14:textId="77777777" w:rsidR="00BE26F5" w:rsidRPr="005817F6" w:rsidRDefault="00BE26F5" w:rsidP="001034BA">
            <w:pPr>
              <w:tabs>
                <w:tab w:val="left" w:pos="9270"/>
                <w:tab w:val="left" w:pos="9720"/>
                <w:tab w:val="left" w:pos="9810"/>
              </w:tabs>
              <w:jc w:val="both"/>
              <w:rPr>
                <w:ins w:id="851" w:author="Pham Quynh Trang" w:date="2026-06-24T22:48:00Z"/>
                <w:rFonts w:eastAsia="Times New Roman"/>
                <w:strike/>
                <w:color w:val="000000"/>
                <w:sz w:val="20"/>
                <w:szCs w:val="20"/>
                <w:lang w:val="en-US"/>
                <w:rPrChange w:id="852" w:author="Pham Quynh Trang" w:date="2026-06-24T22:49:00Z">
                  <w:rPr>
                    <w:ins w:id="853" w:author="Pham Quynh Trang" w:date="2026-06-24T22:48:00Z"/>
                    <w:rFonts w:eastAsia="Times New Roman" w:cstheme="minorHAnsi"/>
                    <w:color w:val="000000"/>
                    <w:lang w:val="en-US"/>
                  </w:rPr>
                </w:rPrChange>
              </w:rPr>
            </w:pPr>
            <w:ins w:id="854" w:author="Pham Quynh Trang" w:date="2026-06-24T22:48:00Z">
              <w:r w:rsidRPr="005817F6">
                <w:rPr>
                  <w:rFonts w:eastAsia="Times New Roman"/>
                  <w:strike/>
                  <w:color w:val="000000"/>
                  <w:sz w:val="20"/>
                  <w:szCs w:val="20"/>
                  <w:rPrChange w:id="855" w:author="Pham Quynh Trang" w:date="2026-06-24T22:49:00Z">
                    <w:rPr>
                      <w:rFonts w:eastAsia="Times New Roman" w:cstheme="minorHAnsi"/>
                      <w:color w:val="000000"/>
                    </w:rPr>
                  </w:rPrChange>
                </w:rPr>
                <w:t>Sửa</w:t>
              </w:r>
            </w:ins>
          </w:p>
        </w:tc>
        <w:tc>
          <w:tcPr>
            <w:tcW w:w="4028" w:type="pct"/>
            <w:noWrap/>
            <w:hideMark/>
            <w:tcPrChange w:id="856" w:author="Pham Quynh Trang" w:date="2026-06-24T22:49:00Z">
              <w:tcPr>
                <w:tcW w:w="7830" w:type="dxa"/>
                <w:gridSpan w:val="3"/>
                <w:noWrap/>
                <w:hideMark/>
              </w:tcPr>
            </w:tcPrChange>
          </w:tcPr>
          <w:p w14:paraId="66C060B0" w14:textId="77777777" w:rsidR="00BE26F5" w:rsidRPr="005817F6" w:rsidRDefault="00BE26F5" w:rsidP="001034BA">
            <w:pPr>
              <w:tabs>
                <w:tab w:val="left" w:pos="9270"/>
                <w:tab w:val="left" w:pos="9720"/>
                <w:tab w:val="left" w:pos="9810"/>
              </w:tabs>
              <w:jc w:val="both"/>
              <w:rPr>
                <w:ins w:id="857" w:author="Pham Quynh Trang" w:date="2026-06-24T22:48:00Z"/>
                <w:rFonts w:eastAsia="Times New Roman"/>
                <w:strike/>
                <w:color w:val="000000"/>
                <w:sz w:val="20"/>
                <w:szCs w:val="20"/>
                <w:lang w:val="en-US"/>
                <w:rPrChange w:id="858" w:author="Pham Quynh Trang" w:date="2026-06-24T22:49:00Z">
                  <w:rPr>
                    <w:ins w:id="859" w:author="Pham Quynh Trang" w:date="2026-06-24T22:48:00Z"/>
                    <w:rFonts w:eastAsia="Times New Roman" w:cstheme="minorHAnsi"/>
                    <w:color w:val="000000"/>
                    <w:lang w:val="en-US"/>
                  </w:rPr>
                </w:rPrChange>
              </w:rPr>
            </w:pPr>
            <w:ins w:id="860" w:author="Pham Quynh Trang" w:date="2026-06-24T22:48:00Z">
              <w:r w:rsidRPr="005817F6">
                <w:rPr>
                  <w:rFonts w:eastAsia="Times New Roman"/>
                  <w:strike/>
                  <w:color w:val="000000"/>
                  <w:sz w:val="20"/>
                  <w:szCs w:val="20"/>
                  <w:rPrChange w:id="861" w:author="Pham Quynh Trang" w:date="2026-06-24T22:49:00Z">
                    <w:rPr>
                      <w:rFonts w:eastAsia="Times New Roman" w:cstheme="minorHAnsi"/>
                      <w:color w:val="000000"/>
                    </w:rPr>
                  </w:rPrChange>
                </w:rPr>
                <w:t>Chỉnh sửa thông tin của đối tượng trong whitelist</w:t>
              </w:r>
            </w:ins>
          </w:p>
        </w:tc>
      </w:tr>
      <w:tr w:rsidR="00BE26F5" w:rsidRPr="005817F6" w14:paraId="55759D4C" w14:textId="77777777" w:rsidTr="00E20F6A">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Change w:id="862" w:author="Pham Quynh Trang" w:date="2026-06-24T22:49:00Z">
            <w:tblPrEx>
              <w:tblW w:w="972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
          </w:tblPrExChange>
        </w:tblPrEx>
        <w:trPr>
          <w:trHeight w:val="169"/>
          <w:ins w:id="863" w:author="Pham Quynh Trang" w:date="2026-06-24T22:48:00Z"/>
          <w:trPrChange w:id="864" w:author="Pham Quynh Trang" w:date="2026-06-24T22:49:00Z">
            <w:trPr>
              <w:trHeight w:val="169"/>
            </w:trPr>
          </w:trPrChange>
        </w:trPr>
        <w:tc>
          <w:tcPr>
            <w:tcW w:w="972" w:type="pct"/>
            <w:noWrap/>
            <w:hideMark/>
            <w:tcPrChange w:id="865" w:author="Pham Quynh Trang" w:date="2026-06-24T22:49:00Z">
              <w:tcPr>
                <w:tcW w:w="1890" w:type="dxa"/>
                <w:noWrap/>
                <w:hideMark/>
              </w:tcPr>
            </w:tcPrChange>
          </w:tcPr>
          <w:p w14:paraId="202D490F" w14:textId="77777777" w:rsidR="00BE26F5" w:rsidRPr="005817F6" w:rsidRDefault="00BE26F5" w:rsidP="001034BA">
            <w:pPr>
              <w:tabs>
                <w:tab w:val="left" w:pos="9270"/>
                <w:tab w:val="left" w:pos="9720"/>
                <w:tab w:val="left" w:pos="9810"/>
              </w:tabs>
              <w:jc w:val="both"/>
              <w:rPr>
                <w:ins w:id="866" w:author="Pham Quynh Trang" w:date="2026-06-24T22:48:00Z"/>
                <w:rFonts w:eastAsia="Times New Roman"/>
                <w:strike/>
                <w:color w:val="000000"/>
                <w:sz w:val="20"/>
                <w:szCs w:val="20"/>
                <w:lang w:val="en-US"/>
                <w:rPrChange w:id="867" w:author="Pham Quynh Trang" w:date="2026-06-24T22:49:00Z">
                  <w:rPr>
                    <w:ins w:id="868" w:author="Pham Quynh Trang" w:date="2026-06-24T22:48:00Z"/>
                    <w:rFonts w:eastAsia="Times New Roman" w:cstheme="minorHAnsi"/>
                    <w:color w:val="000000"/>
                    <w:lang w:val="en-US"/>
                  </w:rPr>
                </w:rPrChange>
              </w:rPr>
            </w:pPr>
            <w:ins w:id="869" w:author="Pham Quynh Trang" w:date="2026-06-24T22:48:00Z">
              <w:r w:rsidRPr="005817F6">
                <w:rPr>
                  <w:rFonts w:eastAsia="Times New Roman"/>
                  <w:strike/>
                  <w:color w:val="000000"/>
                  <w:sz w:val="20"/>
                  <w:szCs w:val="20"/>
                  <w:rPrChange w:id="870" w:author="Pham Quynh Trang" w:date="2026-06-24T22:49:00Z">
                    <w:rPr>
                      <w:rFonts w:eastAsia="Times New Roman" w:cstheme="minorHAnsi"/>
                      <w:color w:val="000000"/>
                    </w:rPr>
                  </w:rPrChange>
                </w:rPr>
                <w:t>Xóa</w:t>
              </w:r>
            </w:ins>
          </w:p>
        </w:tc>
        <w:tc>
          <w:tcPr>
            <w:tcW w:w="4028" w:type="pct"/>
            <w:noWrap/>
            <w:hideMark/>
            <w:tcPrChange w:id="871" w:author="Pham Quynh Trang" w:date="2026-06-24T22:49:00Z">
              <w:tcPr>
                <w:tcW w:w="7830" w:type="dxa"/>
                <w:gridSpan w:val="3"/>
                <w:noWrap/>
                <w:hideMark/>
              </w:tcPr>
            </w:tcPrChange>
          </w:tcPr>
          <w:p w14:paraId="045895C0" w14:textId="77777777" w:rsidR="00BE26F5" w:rsidRPr="005817F6" w:rsidRDefault="00BE26F5" w:rsidP="001034BA">
            <w:pPr>
              <w:tabs>
                <w:tab w:val="left" w:pos="9270"/>
                <w:tab w:val="left" w:pos="9720"/>
                <w:tab w:val="left" w:pos="9810"/>
              </w:tabs>
              <w:jc w:val="both"/>
              <w:rPr>
                <w:ins w:id="872" w:author="Pham Quynh Trang" w:date="2026-06-24T22:48:00Z"/>
                <w:rFonts w:eastAsia="Times New Roman"/>
                <w:strike/>
                <w:color w:val="000000"/>
                <w:sz w:val="20"/>
                <w:szCs w:val="20"/>
                <w:lang w:val="en-US"/>
                <w:rPrChange w:id="873" w:author="Pham Quynh Trang" w:date="2026-06-24T22:49:00Z">
                  <w:rPr>
                    <w:ins w:id="874" w:author="Pham Quynh Trang" w:date="2026-06-24T22:48:00Z"/>
                    <w:rFonts w:eastAsia="Times New Roman" w:cstheme="minorHAnsi"/>
                    <w:color w:val="000000"/>
                    <w:lang w:val="en-US"/>
                  </w:rPr>
                </w:rPrChange>
              </w:rPr>
            </w:pPr>
            <w:ins w:id="875" w:author="Pham Quynh Trang" w:date="2026-06-24T22:48:00Z">
              <w:r w:rsidRPr="005817F6">
                <w:rPr>
                  <w:rFonts w:eastAsia="Times New Roman"/>
                  <w:strike/>
                  <w:color w:val="000000"/>
                  <w:sz w:val="20"/>
                  <w:szCs w:val="20"/>
                  <w:rPrChange w:id="876" w:author="Pham Quynh Trang" w:date="2026-06-24T22:49:00Z">
                    <w:rPr>
                      <w:rFonts w:eastAsia="Times New Roman" w:cstheme="minorHAnsi"/>
                      <w:color w:val="000000"/>
                    </w:rPr>
                  </w:rPrChange>
                </w:rPr>
                <w:t>Xóa đối tượng trong whitelist</w:t>
              </w:r>
            </w:ins>
          </w:p>
        </w:tc>
      </w:tr>
    </w:tbl>
    <w:p w14:paraId="79EDC192" w14:textId="15043374" w:rsidR="009359C6" w:rsidRDefault="009359C6" w:rsidP="009359C6">
      <w:pPr>
        <w:pStyle w:val="ListParagraph"/>
        <w:numPr>
          <w:ilvl w:val="0"/>
          <w:numId w:val="63"/>
        </w:numPr>
        <w:ind w:left="284" w:hanging="284"/>
        <w:contextualSpacing w:val="0"/>
      </w:pPr>
      <w:r>
        <w:t>Hệ thống tạo mới/ chỉnh sửa</w:t>
      </w:r>
      <w:r w:rsidR="00C45736">
        <w:t>/xóa đối tượng trong whitelist</w:t>
      </w:r>
      <w:r>
        <w:t xml:space="preserve"> trên màn hình hoặc bằng cách tải file Excel (theo định dạng yêu cầu cụ thể của hệ thống) chứa thông tin các đối tượng để thêm vào danh sách </w:t>
      </w:r>
      <w:r w:rsidR="00C45736">
        <w:t>whitelist</w:t>
      </w:r>
      <w:r>
        <w:t xml:space="preserve">.  </w:t>
      </w:r>
    </w:p>
    <w:p w14:paraId="3127EA16" w14:textId="68DCFED9" w:rsidR="009359C6" w:rsidRDefault="009359C6" w:rsidP="009359C6">
      <w:pPr>
        <w:pStyle w:val="ListParagraph"/>
        <w:numPr>
          <w:ilvl w:val="0"/>
          <w:numId w:val="63"/>
        </w:numPr>
        <w:ind w:left="284" w:hanging="284"/>
        <w:contextualSpacing w:val="0"/>
      </w:pPr>
      <w:r>
        <w:lastRenderedPageBreak/>
        <w:t xml:space="preserve">Trong trường hợp chỉnh sửa dữ liệu </w:t>
      </w:r>
      <w:r w:rsidR="00C45736">
        <w:t>whitelist</w:t>
      </w:r>
      <w:r>
        <w:t xml:space="preserve">, nếu bản ghi ở file Excel mới tải lên có thông tin các trường Key không giống với các trường Key của các bản ghi đã tồn tại thì sẽ sinh bản ghi mới. Ngược lại, sẽ cập nhật những trường thông tin còn lại theo bản ghi mới import.   </w:t>
      </w:r>
    </w:p>
    <w:p w14:paraId="5F5C662E" w14:textId="77777777" w:rsidR="00E2623A" w:rsidRDefault="00E2623A" w:rsidP="009359C6">
      <w:pPr>
        <w:pStyle w:val="ListParagraph"/>
        <w:numPr>
          <w:ilvl w:val="0"/>
          <w:numId w:val="63"/>
        </w:numPr>
        <w:ind w:left="284" w:hanging="284"/>
        <w:contextualSpacing w:val="0"/>
      </w:pPr>
      <w:r>
        <w:t xml:space="preserve">List code </w:t>
      </w:r>
      <w:r w:rsidR="009359C6">
        <w:t xml:space="preserve">hệ thống tự sinh sẽ gắn duy nhất với một bản ghi. Trong trường hợp bản ghi đã bị xóa nhưng sau được thêm lại vào danh sách </w:t>
      </w:r>
      <w:r>
        <w:t>white</w:t>
      </w:r>
      <w:r w:rsidR="009359C6">
        <w:t xml:space="preserve">list thì vẫn gắn với </w:t>
      </w:r>
      <w:r>
        <w:t>List code</w:t>
      </w:r>
      <w:r w:rsidR="009359C6">
        <w:t xml:space="preserve"> hệ thống sinh lần đầu.</w:t>
      </w:r>
    </w:p>
    <w:p w14:paraId="74A72CAE" w14:textId="5665D468" w:rsidR="009359C6" w:rsidRDefault="00E2623A" w:rsidP="009359C6">
      <w:pPr>
        <w:pStyle w:val="ListParagraph"/>
        <w:numPr>
          <w:ilvl w:val="0"/>
          <w:numId w:val="63"/>
        </w:numPr>
        <w:ind w:left="284" w:hanging="284"/>
        <w:contextualSpacing w:val="0"/>
      </w:pPr>
      <w:r w:rsidRPr="00E2623A">
        <w:t xml:space="preserve">Hệ thống thực hiện </w:t>
      </w:r>
      <w:commentRangeStart w:id="877"/>
      <w:commentRangeStart w:id="878"/>
      <w:r w:rsidRPr="00E2623A">
        <w:t xml:space="preserve">kiểm tra trùng lặp dựa vào các trường (trường Key) </w:t>
      </w:r>
      <w:commentRangeEnd w:id="877"/>
      <w:r w:rsidR="0080667E">
        <w:rPr>
          <w:rStyle w:val="CommentReference"/>
        </w:rPr>
        <w:commentReference w:id="877"/>
      </w:r>
      <w:commentRangeEnd w:id="878"/>
      <w:r>
        <w:rPr>
          <w:rStyle w:val="CommentReference"/>
        </w:rPr>
        <w:commentReference w:id="878"/>
      </w:r>
      <w:r w:rsidRPr="00E2623A">
        <w:t>của đối tượng trong W</w:t>
      </w:r>
      <w:r>
        <w:t>hite</w:t>
      </w:r>
      <w:r w:rsidRPr="00E2623A">
        <w:t>list</w:t>
      </w:r>
      <w:r w:rsidR="00FD380A">
        <w:t xml:space="preserve"> gồm 02 trường</w:t>
      </w:r>
      <w:r>
        <w:t>: ID</w:t>
      </w:r>
      <w:r w:rsidR="00211B0F">
        <w:t>,</w:t>
      </w:r>
      <w:r>
        <w:t xml:space="preserve"> </w:t>
      </w:r>
      <w:r w:rsidR="00867687">
        <w:t xml:space="preserve">ID Type, </w:t>
      </w:r>
      <w:r w:rsidR="00FD380A" w:rsidRPr="00FD380A">
        <w:t>Application scenario</w:t>
      </w:r>
      <w:r>
        <w:t>.</w:t>
      </w:r>
    </w:p>
    <w:p w14:paraId="053932DF" w14:textId="6FF19C60" w:rsidR="00521BD6" w:rsidRDefault="00216B44" w:rsidP="009359C6">
      <w:pPr>
        <w:pStyle w:val="ListParagraph"/>
        <w:numPr>
          <w:ilvl w:val="0"/>
          <w:numId w:val="63"/>
        </w:numPr>
        <w:ind w:left="284" w:hanging="284"/>
        <w:contextualSpacing w:val="0"/>
      </w:pPr>
      <w:r w:rsidRPr="00216B44">
        <w:t>Khi thực hiện tải dữ liệu đối tượng mới trong W</w:t>
      </w:r>
      <w:r>
        <w:t>hite</w:t>
      </w:r>
      <w:r w:rsidRPr="00216B44">
        <w:t xml:space="preserve">list, trong trường hợp upload file Excel bị lỗi, </w:t>
      </w:r>
      <w:commentRangeStart w:id="879"/>
      <w:commentRangeStart w:id="880"/>
      <w:r w:rsidRPr="00216B44">
        <w:t>hệ thống thông báo lỗi (khi</w:t>
      </w:r>
      <w:r>
        <w:t xml:space="preserve"> không đủ</w:t>
      </w:r>
      <w:r w:rsidRPr="00216B44">
        <w:t xml:space="preserve"> thông tin </w:t>
      </w:r>
      <w:r>
        <w:t xml:space="preserve">các </w:t>
      </w:r>
      <w:r w:rsidRPr="00216B44">
        <w:t xml:space="preserve">trường bắt buộc) </w:t>
      </w:r>
      <w:commentRangeEnd w:id="879"/>
      <w:r w:rsidR="0080667E">
        <w:rPr>
          <w:rStyle w:val="CommentReference"/>
        </w:rPr>
        <w:commentReference w:id="879"/>
      </w:r>
      <w:commentRangeEnd w:id="880"/>
      <w:r>
        <w:rPr>
          <w:rStyle w:val="CommentReference"/>
        </w:rPr>
        <w:commentReference w:id="880"/>
      </w:r>
      <w:r w:rsidRPr="00216B44">
        <w:t>và toàn bộ file sẽ không được upload lên và sẽ yêu cầu upload lại file.</w:t>
      </w:r>
    </w:p>
    <w:p w14:paraId="2308F0CF" w14:textId="4178DA63" w:rsidR="00344560" w:rsidRDefault="00344560" w:rsidP="00FF5858">
      <w:pPr>
        <w:pStyle w:val="ListParagraph"/>
        <w:numPr>
          <w:ilvl w:val="0"/>
          <w:numId w:val="63"/>
        </w:numPr>
        <w:ind w:left="284" w:hanging="284"/>
        <w:contextualSpacing w:val="0"/>
      </w:pPr>
      <w:ins w:id="881" w:author="Thanh Mai Phuong (TVPL&amp;TT-PCRT)" w:date="2026-01-29T11:27:00Z">
        <w:r w:rsidRPr="00FF5858">
          <w:t xml:space="preserve">Sau khi thực hiện </w:t>
        </w:r>
      </w:ins>
      <w:ins w:id="882" w:author="Nhi Ngo Yen" w:date="2026-03-23T21:24:00Z">
        <w:r w:rsidRPr="00FF5858">
          <w:t xml:space="preserve">upload </w:t>
        </w:r>
      </w:ins>
      <w:ins w:id="883" w:author="Thanh Mai Phuong (TVPL&amp;TT-PCRT)" w:date="2026-01-29T11:27:00Z">
        <w:del w:id="884" w:author="Nhi Ngo Yen" w:date="2026-03-23T21:24:00Z">
          <w:r w:rsidRPr="00FF5858" w:rsidDel="001F46A2">
            <w:delText xml:space="preserve">tải </w:delText>
          </w:r>
        </w:del>
        <w:r w:rsidRPr="00FF5858">
          <w:t xml:space="preserve">dữ liệu </w:t>
        </w:r>
      </w:ins>
      <w:ins w:id="885" w:author="Nhi Ngo Yen" w:date="2026-03-23T21:26:00Z">
        <w:r w:rsidRPr="00FF5858">
          <w:t xml:space="preserve">hoặc xóa bản </w:t>
        </w:r>
      </w:ins>
      <w:ins w:id="886" w:author="Nhi Ngo Yen" w:date="2026-03-23T21:27:00Z">
        <w:r w:rsidRPr="00FF5858">
          <w:t>ghi trên màn hình</w:t>
        </w:r>
      </w:ins>
      <w:ins w:id="887" w:author="Thanh Mai Phuong (TVPL&amp;TT-PCRT)" w:date="2026-01-29T11:27:00Z">
        <w:del w:id="888" w:author="Nhi Ngo Yen" w:date="2026-03-23T21:26:00Z">
          <w:r w:rsidRPr="00FF5858" w:rsidDel="002466F5">
            <w:delText>xong</w:delText>
          </w:r>
        </w:del>
        <w:r w:rsidRPr="00FF5858">
          <w:t>, hệ thống chạy</w:t>
        </w:r>
      </w:ins>
      <w:ins w:id="889" w:author="Nhi Ngo Yen" w:date="2026-03-23T21:24:00Z">
        <w:r w:rsidRPr="00FF5858">
          <w:t xml:space="preserve"> tổng hợp kết quả theo tần suất </w:t>
        </w:r>
      </w:ins>
      <w:ins w:id="890" w:author="Nhi Ngo Yen" w:date="2026-03-23T21:25:00Z">
        <w:r w:rsidRPr="00FF5858">
          <w:t>MSB cập nhật</w:t>
        </w:r>
      </w:ins>
      <w:ins w:id="891" w:author="Thanh Mai Phuong (TVPL&amp;TT-PCRT)" w:date="2026-01-29T11:27:00Z">
        <w:r w:rsidRPr="00FF5858">
          <w:t xml:space="preserve"> và gửi</w:t>
        </w:r>
      </w:ins>
      <w:ins w:id="892" w:author="Thanh Mai Phuong (TVPL&amp;TT-PCRT)" w:date="2026-01-29T11:26:00Z">
        <w:r w:rsidRPr="00FF5858">
          <w:t xml:space="preserve"> kết quả cập nhật </w:t>
        </w:r>
      </w:ins>
      <w:ins w:id="893" w:author="Thanh Mai Phuong (TVPL&amp;TT-PCRT)" w:date="2026-01-29T17:29:00Z">
        <w:r w:rsidRPr="001B0AA2">
          <w:t>(</w:t>
        </w:r>
        <w:commentRangeStart w:id="894"/>
        <w:commentRangeStart w:id="895"/>
        <w:r w:rsidRPr="001B0AA2">
          <w:t>thông báo qua email</w:t>
        </w:r>
      </w:ins>
      <w:ins w:id="896" w:author="Nhi Ngo Yen" w:date="2026-02-24T13:24:00Z">
        <w:r w:rsidRPr="00FF5858">
          <w:t xml:space="preserve"> theo mẫu</w:t>
        </w:r>
      </w:ins>
      <w:ins w:id="897" w:author="Nhi Ngo Yen" w:date="2026-02-24T13:35:00Z">
        <w:r w:rsidRPr="00FF5858">
          <w:t xml:space="preserve"> </w:t>
        </w:r>
      </w:ins>
      <w:ins w:id="898" w:author="Nhi Ngo Yen" w:date="2026-02-24T13:24:00Z">
        <w:r w:rsidRPr="00FF5858">
          <w:t>EM-</w:t>
        </w:r>
      </w:ins>
      <w:r w:rsidR="00235253">
        <w:t>10</w:t>
      </w:r>
      <w:ins w:id="899" w:author="Nhi Ngo Yen" w:date="2026-02-24T13:27:00Z">
        <w:r w:rsidRPr="00FF5858">
          <w:t xml:space="preserve"> </w:t>
        </w:r>
      </w:ins>
      <w:commentRangeEnd w:id="894"/>
      <w:r w:rsidR="00235253">
        <w:rPr>
          <w:rStyle w:val="CommentReference"/>
        </w:rPr>
        <w:commentReference w:id="894"/>
      </w:r>
      <w:commentRangeEnd w:id="895"/>
      <w:r>
        <w:rPr>
          <w:rStyle w:val="CommentReference"/>
        </w:rPr>
        <w:commentReference w:id="895"/>
      </w:r>
      <w:ins w:id="900" w:author="Nhi Ngo Yen" w:date="2026-02-24T13:27:00Z">
        <w:r w:rsidRPr="00FF5858">
          <w:t xml:space="preserve">ở </w:t>
        </w:r>
      </w:ins>
      <w:ins w:id="901" w:author="Nhi Ngo Yen" w:date="2026-02-24T13:28:00Z">
        <w:r w:rsidRPr="00FF5858">
          <w:rPr>
            <w:rPrChange w:id="902" w:author="Nhi Ngo Yen" w:date="2026-02-24T13:28:00Z">
              <w:rPr>
                <w:lang w:val="vi-VN"/>
              </w:rPr>
            </w:rPrChange>
          </w:rPr>
          <w:t>&lt;&lt;</w:t>
        </w:r>
      </w:ins>
      <w:r w:rsidR="00235253" w:rsidRPr="00235253">
        <w:rPr>
          <w:i/>
        </w:rPr>
        <w:t xml:space="preserve"> </w:t>
      </w:r>
      <w:r w:rsidR="00235253" w:rsidRPr="00D34528">
        <w:rPr>
          <w:i/>
        </w:rPr>
        <w:t>Phụ lục 5. MSB_Template Email TM</w:t>
      </w:r>
      <w:r w:rsidR="00235253" w:rsidRPr="00FF5858">
        <w:t xml:space="preserve"> </w:t>
      </w:r>
      <w:ins w:id="903" w:author="Nhi Ngo Yen" w:date="2026-02-24T13:28:00Z">
        <w:r w:rsidRPr="00FF5858">
          <w:rPr>
            <w:rPrChange w:id="904" w:author="Nhi Ngo Yen" w:date="2026-02-24T13:28:00Z">
              <w:rPr>
                <w:lang w:val="vi-VN"/>
              </w:rPr>
            </w:rPrChange>
          </w:rPr>
          <w:t>&gt;&gt;</w:t>
        </w:r>
      </w:ins>
      <w:ins w:id="905" w:author="Thanh Mai Phuong (TVPL&amp;TT-PCRT)" w:date="2026-01-29T17:29:00Z">
        <w:r w:rsidRPr="001B0AA2">
          <w:t>)</w:t>
        </w:r>
      </w:ins>
      <w:ins w:id="906" w:author="Thanh Mai Phuong (TVPL&amp;TT-PCRT)" w:date="2026-01-29T17:30:00Z">
        <w:r w:rsidRPr="001B0AA2">
          <w:t xml:space="preserve"> </w:t>
        </w:r>
      </w:ins>
      <w:ins w:id="907" w:author="Thanh Mai Phuong (TVPL&amp;TT-PCRT)" w:date="2026-01-29T11:26:00Z">
        <w:r w:rsidRPr="00FF5858">
          <w:t xml:space="preserve">danh sách bao gồm các thông tin so sánh được sự thay đổi giữa từng lần cập nhật: </w:t>
        </w:r>
        <w:del w:id="908" w:author="Nhi Ngo Yen" w:date="2026-03-23T21:25:00Z">
          <w:r w:rsidRPr="00FF5858" w:rsidDel="002466F5">
            <w:delText>số lượng tổng bản ghi/đối tượng cho lần cập nhật mới nhất</w:delText>
          </w:r>
        </w:del>
      </w:ins>
      <w:ins w:id="909" w:author="Nhi Ngo Yen" w:date="2026-03-23T21:25:00Z">
        <w:r w:rsidRPr="002466F5">
          <w:t>Số lượng bản ghi/đối tượng trước khi thay đổi</w:t>
        </w:r>
      </w:ins>
      <w:ins w:id="910" w:author="Thanh Mai Phuong (TVPL&amp;TT-PCRT)" w:date="2026-01-29T11:26:00Z">
        <w:r w:rsidRPr="00FF5858">
          <w:t xml:space="preserve">; </w:t>
        </w:r>
      </w:ins>
      <w:ins w:id="911" w:author="Nhi Ngo Yen" w:date="2026-03-23T21:26:00Z">
        <w:r w:rsidRPr="002466F5">
          <w:t xml:space="preserve">Số lượng bản ghi/đối tượng sau khi thay </w:t>
        </w:r>
        <w:r>
          <w:t>đổi</w:t>
        </w:r>
        <w:r w:rsidRPr="00FF5858">
          <w:t>;</w:t>
        </w:r>
      </w:ins>
      <w:ins w:id="912" w:author="Thanh Mai Phuong (TVPL&amp;TT-PCRT)" w:date="2026-01-29T11:26:00Z">
        <w:del w:id="913" w:author="Nhi Ngo Yen" w:date="2026-03-23T21:26:00Z">
          <w:r w:rsidRPr="00FF5858" w:rsidDel="002466F5">
            <w:delText>chi tiết số lượng bản ghi thay đổi</w:delText>
          </w:r>
        </w:del>
      </w:ins>
      <w:ins w:id="914" w:author="Nhi Ngo Yen" w:date="2026-03-23T21:28:00Z">
        <w:r w:rsidRPr="00FF5858">
          <w:t xml:space="preserve"> </w:t>
        </w:r>
      </w:ins>
      <w:ins w:id="915" w:author="Nhi Ngo Yen" w:date="2026-03-23T21:26:00Z">
        <w:r w:rsidRPr="002466F5">
          <w:t>Số lượng bản ghi thay đổi của danh sách mới so với danh sách cũ</w:t>
        </w:r>
      </w:ins>
      <w:ins w:id="916" w:author="Thanh Mai Phuong (TVPL&amp;TT-PCRT)" w:date="2026-01-29T11:26:00Z">
        <w:r w:rsidRPr="00FF5858">
          <w:t xml:space="preserve"> </w:t>
        </w:r>
      </w:ins>
      <w:r w:rsidR="00F85482">
        <w:t>(</w:t>
      </w:r>
      <w:ins w:id="917" w:author="Thanh Mai Phuong (TVPL&amp;TT-PCRT)" w:date="2026-01-29T11:26:00Z">
        <w:del w:id="918" w:author="Nhi Ngo Yen" w:date="2026-03-23T21:27:00Z">
          <w:r w:rsidRPr="00FF5858" w:rsidDel="002466F5">
            <w:delText>(</w:delText>
          </w:r>
        </w:del>
        <w:r w:rsidRPr="00FF5858">
          <w:t xml:space="preserve">thêm </w:t>
        </w:r>
        <w:del w:id="919" w:author="Nhi Ngo Yen" w:date="2026-03-23T21:26:00Z">
          <w:r w:rsidRPr="00FF5858" w:rsidDel="002466F5">
            <w:delText>mới</w:delText>
          </w:r>
        </w:del>
      </w:ins>
      <w:ins w:id="920" w:author="Nhi Ngo Yen" w:date="2026-03-23T21:26:00Z">
        <w:r w:rsidRPr="00FF5858">
          <w:t>mới</w:t>
        </w:r>
      </w:ins>
      <w:ins w:id="921" w:author="Nhi Ngo Yen" w:date="2026-03-23T21:27:00Z">
        <w:r w:rsidRPr="00FF5858">
          <w:t xml:space="preserve"> (khi upload </w:t>
        </w:r>
      </w:ins>
      <w:ins w:id="922" w:author="Nhi Ngo Yen" w:date="2026-03-23T21:28:00Z">
        <w:r w:rsidRPr="00FF5858">
          <w:t>excel)</w:t>
        </w:r>
      </w:ins>
      <w:ins w:id="923" w:author="Nhi Ngo Yen" w:date="2026-03-23T21:27:00Z">
        <w:r w:rsidRPr="00FF5858">
          <w:t xml:space="preserve"> </w:t>
        </w:r>
      </w:ins>
      <w:ins w:id="924" w:author="Nhi Ngo Yen" w:date="2026-03-23T21:26:00Z">
        <w:r w:rsidRPr="00FF5858">
          <w:t>/xóa</w:t>
        </w:r>
      </w:ins>
      <w:ins w:id="925" w:author="Nhi Ngo Yen" w:date="2026-03-23T21:28:00Z">
        <w:r w:rsidRPr="00FF5858">
          <w:t xml:space="preserve"> (khi xóa bản ghi trên màn hình</w:t>
        </w:r>
      </w:ins>
      <w:ins w:id="926" w:author="Thanh Mai Phuong (TVPL&amp;TT-PCRT)" w:date="2026-01-29T11:26:00Z">
        <w:del w:id="927" w:author="Nhi Ngo Yen" w:date="2026-02-12T10:19:00Z">
          <w:r w:rsidRPr="00FF5858" w:rsidDel="007E2EF0">
            <w:delText>/xóa/lỗi</w:delText>
          </w:r>
        </w:del>
        <w:r w:rsidRPr="00FF5858">
          <w:t>)</w:t>
        </w:r>
      </w:ins>
      <w:r w:rsidR="00F85482">
        <w:t>).</w:t>
      </w:r>
    </w:p>
    <w:p w14:paraId="1A670C2E" w14:textId="6B2E9215" w:rsidR="00BE26F5" w:rsidRPr="00216B44" w:rsidRDefault="00BE26F5">
      <w:pPr>
        <w:rPr>
          <w:ins w:id="928" w:author="Pham Quynh Trang" w:date="2026-06-24T22:48:00Z"/>
          <w:strike/>
        </w:rPr>
        <w:pPrChange w:id="929" w:author="Pham Quynh Trang" w:date="2026-06-24T22:50:00Z">
          <w:pPr>
            <w:tabs>
              <w:tab w:val="left" w:pos="9270"/>
              <w:tab w:val="left" w:pos="9720"/>
              <w:tab w:val="left" w:pos="9810"/>
            </w:tabs>
            <w:spacing w:line="240" w:lineRule="auto"/>
            <w:ind w:left="-360"/>
          </w:pPr>
        </w:pPrChange>
      </w:pPr>
      <w:ins w:id="930" w:author="Pham Quynh Trang" w:date="2026-06-24T22:48:00Z">
        <w:r w:rsidRPr="00216B44">
          <w:rPr>
            <w:strike/>
          </w:rPr>
          <w:t>Người dùng có thể thực hiện các thao tác trên theo 2 phương thức:</w:t>
        </w:r>
      </w:ins>
    </w:p>
    <w:p w14:paraId="7E4B0BDC" w14:textId="77777777" w:rsidR="00BE26F5" w:rsidRPr="00216B44" w:rsidRDefault="00BE26F5">
      <w:pPr>
        <w:pStyle w:val="ListParagraph"/>
        <w:numPr>
          <w:ilvl w:val="0"/>
          <w:numId w:val="57"/>
        </w:numPr>
        <w:ind w:left="284" w:hanging="284"/>
        <w:rPr>
          <w:ins w:id="931" w:author="Pham Quynh Trang" w:date="2026-06-24T22:48:00Z"/>
          <w:strike/>
        </w:rPr>
        <w:pPrChange w:id="932" w:author="Pham Quynh Trang" w:date="2026-06-24T22:50:00Z">
          <w:pPr>
            <w:pStyle w:val="ListParagraph"/>
            <w:numPr>
              <w:numId w:val="53"/>
            </w:numPr>
            <w:tabs>
              <w:tab w:val="left" w:pos="9270"/>
              <w:tab w:val="left" w:pos="9720"/>
              <w:tab w:val="left" w:pos="9810"/>
            </w:tabs>
            <w:spacing w:line="240" w:lineRule="auto"/>
            <w:ind w:left="360" w:hanging="360"/>
            <w:contextualSpacing w:val="0"/>
          </w:pPr>
        </w:pPrChange>
      </w:pPr>
      <w:ins w:id="933" w:author="Pham Quynh Trang" w:date="2026-06-24T22:48:00Z">
        <w:r w:rsidRPr="00216B44">
          <w:rPr>
            <w:strike/>
          </w:rPr>
          <w:t>Thao tác đơn lẻ với từng bản ghi</w:t>
        </w:r>
      </w:ins>
    </w:p>
    <w:p w14:paraId="2012FE3F" w14:textId="77777777" w:rsidR="00BE26F5" w:rsidRPr="00216B44" w:rsidRDefault="00BE26F5">
      <w:pPr>
        <w:pStyle w:val="ListParagraph"/>
        <w:numPr>
          <w:ilvl w:val="0"/>
          <w:numId w:val="57"/>
        </w:numPr>
        <w:ind w:left="284" w:hanging="284"/>
        <w:rPr>
          <w:ins w:id="934" w:author="Pham Quynh Trang" w:date="2026-06-24T22:48:00Z"/>
          <w:strike/>
        </w:rPr>
        <w:pPrChange w:id="935" w:author="Pham Quynh Trang" w:date="2026-06-24T22:50:00Z">
          <w:pPr>
            <w:pStyle w:val="ListParagraph"/>
            <w:numPr>
              <w:numId w:val="53"/>
            </w:numPr>
            <w:tabs>
              <w:tab w:val="left" w:pos="9270"/>
              <w:tab w:val="left" w:pos="9720"/>
              <w:tab w:val="left" w:pos="9810"/>
            </w:tabs>
            <w:spacing w:line="240" w:lineRule="auto"/>
            <w:ind w:left="360" w:hanging="360"/>
            <w:contextualSpacing w:val="0"/>
          </w:pPr>
        </w:pPrChange>
      </w:pPr>
      <w:commentRangeStart w:id="936"/>
      <w:commentRangeStart w:id="937"/>
      <w:ins w:id="938" w:author="Pham Quynh Trang" w:date="2026-06-24T22:48:00Z">
        <w:r w:rsidRPr="00216B44">
          <w:rPr>
            <w:strike/>
          </w:rPr>
          <w:t>Thao tác với nhiều bản ghi cùng lúc</w:t>
        </w:r>
      </w:ins>
      <w:commentRangeEnd w:id="936"/>
      <w:r w:rsidR="008C1B65" w:rsidRPr="00216B44">
        <w:rPr>
          <w:rStyle w:val="CommentReference"/>
          <w:strike/>
        </w:rPr>
        <w:commentReference w:id="936"/>
      </w:r>
      <w:commentRangeEnd w:id="937"/>
      <w:r>
        <w:rPr>
          <w:rStyle w:val="CommentReference"/>
        </w:rPr>
        <w:commentReference w:id="937"/>
      </w:r>
    </w:p>
    <w:p w14:paraId="13B06C2A" w14:textId="3B3F965F" w:rsidR="00BE26F5" w:rsidRPr="005A756D" w:rsidRDefault="00BE26F5">
      <w:pPr>
        <w:pStyle w:val="ListParagraph"/>
        <w:numPr>
          <w:ilvl w:val="0"/>
          <w:numId w:val="57"/>
        </w:numPr>
        <w:ind w:left="284" w:hanging="284"/>
        <w:rPr>
          <w:ins w:id="939" w:author="Pham Quynh Trang" w:date="2026-06-24T22:48:00Z"/>
        </w:rPr>
        <w:pPrChange w:id="940" w:author="Pham Quynh Trang" w:date="2026-06-24T22:50:00Z">
          <w:pPr>
            <w:tabs>
              <w:tab w:val="left" w:pos="9270"/>
              <w:tab w:val="left" w:pos="9720"/>
              <w:tab w:val="left" w:pos="9810"/>
            </w:tabs>
            <w:spacing w:line="240" w:lineRule="auto"/>
            <w:ind w:left="-360"/>
          </w:pPr>
        </w:pPrChange>
      </w:pPr>
      <w:ins w:id="941" w:author="Pham Quynh Trang" w:date="2026-06-24T22:48:00Z">
        <w:r w:rsidRPr="009876C4">
          <w:t xml:space="preserve">Việc </w:t>
        </w:r>
      </w:ins>
      <w:r w:rsidR="00625884">
        <w:t xml:space="preserve">tạo mới/ chỉnh sửa/xóa </w:t>
      </w:r>
      <w:ins w:id="942" w:author="Pham Quynh Trang" w:date="2026-06-24T22:48:00Z">
        <w:r w:rsidRPr="009876C4">
          <w:t>đối tượng trong whitelist thực hiện bởi người dùng</w:t>
        </w:r>
      </w:ins>
      <w:r w:rsidR="00625884">
        <w:t xml:space="preserve"> được phân quyền</w:t>
      </w:r>
      <w:ins w:id="943" w:author="Pham Quynh Trang" w:date="2026-06-24T22:48:00Z">
        <w:r w:rsidRPr="009876C4">
          <w:t xml:space="preserve"> tại bất </w:t>
        </w:r>
        <w:commentRangeStart w:id="944"/>
        <w:commentRangeStart w:id="945"/>
        <w:r w:rsidRPr="009876C4">
          <w:t xml:space="preserve">kì thời điểm nào trong ngày </w:t>
        </w:r>
      </w:ins>
      <w:r w:rsidR="00625884">
        <w:t xml:space="preserve">và cần được phê duyệt </w:t>
      </w:r>
      <w:commentRangeEnd w:id="944"/>
      <w:r w:rsidR="008C1B65">
        <w:rPr>
          <w:rStyle w:val="CommentReference"/>
        </w:rPr>
        <w:commentReference w:id="944"/>
      </w:r>
      <w:commentRangeEnd w:id="945"/>
      <w:r>
        <w:rPr>
          <w:rStyle w:val="CommentReference"/>
        </w:rPr>
        <w:commentReference w:id="945"/>
      </w:r>
      <w:ins w:id="946" w:author="Pham Quynh Trang" w:date="2026-06-24T22:48:00Z">
        <w:r w:rsidRPr="009876C4">
          <w:t xml:space="preserve">trước thời điểm </w:t>
        </w:r>
        <w:commentRangeStart w:id="947"/>
        <w:commentRangeStart w:id="948"/>
        <w:r w:rsidRPr="009876C4">
          <w:t xml:space="preserve">chạy batch kịch bản </w:t>
        </w:r>
      </w:ins>
      <w:commentRangeEnd w:id="947"/>
      <w:r w:rsidR="008C1B65">
        <w:rPr>
          <w:rStyle w:val="CommentReference"/>
        </w:rPr>
        <w:commentReference w:id="947"/>
      </w:r>
      <w:commentRangeEnd w:id="948"/>
      <w:r>
        <w:rPr>
          <w:rStyle w:val="CommentReference"/>
        </w:rPr>
        <w:commentReference w:id="948"/>
      </w:r>
      <w:ins w:id="949" w:author="Pham Quynh Trang" w:date="2026-06-24T22:48:00Z">
        <w:r w:rsidRPr="009876C4">
          <w:t xml:space="preserve">hàng ngày lần </w:t>
        </w:r>
      </w:ins>
      <w:r w:rsidR="00625884">
        <w:t>tiếp theo</w:t>
      </w:r>
      <w:ins w:id="950" w:author="Pham Quynh Trang" w:date="2026-06-24T22:48:00Z">
        <w:r w:rsidRPr="009876C4">
          <w:t>.</w:t>
        </w:r>
      </w:ins>
    </w:p>
    <w:p w14:paraId="6CB280F2" w14:textId="3AD99F3C" w:rsidR="004E0F3E" w:rsidRPr="004E0F3E" w:rsidDel="00EA1992" w:rsidRDefault="004E0F3E">
      <w:pPr>
        <w:rPr>
          <w:del w:id="951" w:author="Pham Quynh Trang" w:date="2026-06-24T22:50:00Z"/>
        </w:rPr>
      </w:pPr>
    </w:p>
    <w:p w14:paraId="242FEAF5" w14:textId="2215BB37" w:rsidR="00860825" w:rsidRPr="00860825" w:rsidRDefault="00860825" w:rsidP="00570A46">
      <w:pPr>
        <w:pStyle w:val="Heading2"/>
      </w:pPr>
      <w:r w:rsidRPr="00A1150A">
        <w:t>Quản lý Case (Case Management)</w:t>
      </w:r>
    </w:p>
    <w:p w14:paraId="554C8646" w14:textId="77777777" w:rsidR="000D3649" w:rsidRPr="001428C5" w:rsidRDefault="000D3649" w:rsidP="001428C5">
      <w:pPr>
        <w:pStyle w:val="Heading3"/>
      </w:pPr>
      <w:r w:rsidRPr="001428C5">
        <w:t>CM-1: Khởi tạo case</w:t>
      </w:r>
    </w:p>
    <w:p w14:paraId="73C80604" w14:textId="77777777" w:rsidR="000D3649" w:rsidRPr="00A73BCC" w:rsidRDefault="000D3649" w:rsidP="000D3649">
      <w:pPr>
        <w:rPr>
          <w:sz w:val="22"/>
          <w:szCs w:val="22"/>
        </w:rPr>
      </w:pPr>
      <w:r>
        <w:t>Mục đích tính năng: Hệ thống sẽ khởi tạo case cho phép người dùng điều tra các trường hợp cần điều tra do HIT qua các kịch bản, hoặc người dùng có thể tạo thêm case để điều tra các đối tượng cần điều tra bổ sung.</w:t>
      </w:r>
    </w:p>
    <w:p w14:paraId="5B9BB872" w14:textId="5687BA93" w:rsidR="000D3649" w:rsidRDefault="000D3649" w:rsidP="000D3649">
      <w:pPr>
        <w:spacing w:after="120" w:line="276" w:lineRule="auto"/>
        <w:rPr>
          <w:rFonts w:cstheme="minorHAnsi"/>
        </w:rPr>
      </w:pPr>
      <w:r w:rsidRPr="00A73BCC">
        <w:rPr>
          <w:rFonts w:cstheme="minorHAnsi"/>
        </w:rPr>
        <w:t>Case hiển thị có thể được khởi tạo theo 2 cách:</w:t>
      </w:r>
      <w:bookmarkStart w:id="952" w:name="_Toc159611665"/>
    </w:p>
    <w:p w14:paraId="300D8693" w14:textId="371DE1EE" w:rsidR="00A71E61" w:rsidRPr="00A71E61" w:rsidRDefault="00A71E61" w:rsidP="00A71E61">
      <w:pPr>
        <w:pStyle w:val="ListParagraph"/>
        <w:numPr>
          <w:ilvl w:val="3"/>
          <w:numId w:val="18"/>
        </w:numPr>
        <w:ind w:left="0" w:firstLine="0"/>
        <w:contextualSpacing w:val="0"/>
        <w:rPr>
          <w:rFonts w:cstheme="minorHAnsi"/>
        </w:rPr>
      </w:pPr>
      <w:r w:rsidRPr="00A71E61">
        <w:rPr>
          <w:rFonts w:cstheme="minorHAnsi"/>
        </w:rPr>
        <w:t>Khởi tạo bởi hệ thống sau khi chạy kịch bản</w:t>
      </w:r>
      <w:r>
        <w:rPr>
          <w:rFonts w:cstheme="minorHAnsi"/>
        </w:rPr>
        <w:t>;</w:t>
      </w:r>
    </w:p>
    <w:p w14:paraId="6B8BB8E0" w14:textId="13BD919E" w:rsidR="00A71E61" w:rsidRPr="00A71E61" w:rsidRDefault="00A71E61" w:rsidP="00A71E61">
      <w:pPr>
        <w:pStyle w:val="ListParagraph"/>
        <w:numPr>
          <w:ilvl w:val="3"/>
          <w:numId w:val="18"/>
        </w:numPr>
        <w:ind w:left="0" w:firstLine="0"/>
        <w:contextualSpacing w:val="0"/>
        <w:rPr>
          <w:rFonts w:cstheme="minorHAnsi"/>
        </w:rPr>
      </w:pPr>
      <w:r w:rsidRPr="00A71E61">
        <w:rPr>
          <w:rFonts w:cstheme="minorHAnsi"/>
        </w:rPr>
        <w:t>Khởi tạo thủ công bởi người dùng</w:t>
      </w:r>
    </w:p>
    <w:p w14:paraId="7FFFC3F4" w14:textId="784DD2F0" w:rsidR="000D3649" w:rsidRPr="00CD51EB" w:rsidRDefault="000D3649">
      <w:pPr>
        <w:pStyle w:val="Heading4"/>
        <w:numPr>
          <w:ilvl w:val="3"/>
          <w:numId w:val="25"/>
        </w:numPr>
        <w:tabs>
          <w:tab w:val="left" w:pos="1701"/>
        </w:tabs>
        <w:rPr>
          <w:rFonts w:cstheme="minorHAnsi"/>
        </w:rPr>
        <w:pPrChange w:id="953" w:author="Pham Quynh Trang" w:date="2026-06-24T23:10:00Z">
          <w:pPr>
            <w:pStyle w:val="Heading4"/>
            <w:numPr>
              <w:ilvl w:val="3"/>
              <w:numId w:val="25"/>
            </w:numPr>
            <w:ind w:left="720"/>
          </w:pPr>
        </w:pPrChange>
      </w:pPr>
      <w:r>
        <w:t>CM – 1.1: Case khởi tạo bởi hệ thống sau khi chạy kịch bản</w:t>
      </w:r>
      <w:bookmarkEnd w:id="952"/>
    </w:p>
    <w:p w14:paraId="120D5FFB" w14:textId="358403A6" w:rsidR="000D3649" w:rsidRPr="00E76BF6" w:rsidRDefault="000D3649" w:rsidP="00C00DCA">
      <w:pPr>
        <w:pStyle w:val="ListParagraph"/>
        <w:numPr>
          <w:ilvl w:val="3"/>
          <w:numId w:val="18"/>
        </w:numPr>
        <w:ind w:left="0" w:firstLine="0"/>
        <w:contextualSpacing w:val="0"/>
        <w:rPr>
          <w:rFonts w:cstheme="minorHAnsi"/>
        </w:rPr>
      </w:pPr>
      <w:commentRangeStart w:id="954"/>
      <w:commentRangeStart w:id="955"/>
      <w:commentRangeStart w:id="956"/>
      <w:r w:rsidRPr="00E76BF6">
        <w:rPr>
          <w:rFonts w:cstheme="minorHAnsi"/>
        </w:rPr>
        <w:t>Một khách hàng có hành vi giao dịch trùng khớp</w:t>
      </w:r>
      <w:r w:rsidR="00E76BF6">
        <w:rPr>
          <w:rFonts w:cstheme="minorHAnsi"/>
        </w:rPr>
        <w:t xml:space="preserve"> (HIT)</w:t>
      </w:r>
      <w:r w:rsidRPr="00E76BF6">
        <w:rPr>
          <w:rFonts w:cstheme="minorHAnsi"/>
        </w:rPr>
        <w:t xml:space="preserve"> với </w:t>
      </w:r>
      <w:r w:rsidR="00E76BF6">
        <w:rPr>
          <w:rFonts w:cstheme="minorHAnsi"/>
        </w:rPr>
        <w:t>nguyên tắc</w:t>
      </w:r>
      <w:r w:rsidRPr="00E76BF6">
        <w:rPr>
          <w:rFonts w:cstheme="minorHAnsi"/>
        </w:rPr>
        <w:t xml:space="preserve"> và 1 bộ tham số của một kịch bản gọi là 1 Event. Một khách hàng có thể HIT với nhiều kịch bản </w:t>
      </w:r>
      <w:r w:rsidR="00E76BF6">
        <w:rPr>
          <w:rFonts w:cstheme="minorHAnsi"/>
        </w:rPr>
        <w:t>được thiết lập</w:t>
      </w:r>
      <w:r w:rsidRPr="00E76BF6">
        <w:rPr>
          <w:rFonts w:cstheme="minorHAnsi"/>
        </w:rPr>
        <w:t>, tức là một khách hàng có thể tạo ra nhiều Event trên hệ thống.</w:t>
      </w:r>
      <w:commentRangeEnd w:id="954"/>
      <w:r w:rsidR="005F7954" w:rsidRPr="00E76BF6">
        <w:rPr>
          <w:rStyle w:val="CommentReference"/>
        </w:rPr>
        <w:commentReference w:id="954"/>
      </w:r>
      <w:commentRangeEnd w:id="955"/>
      <w:r>
        <w:rPr>
          <w:rStyle w:val="CommentReference"/>
        </w:rPr>
        <w:commentReference w:id="955"/>
      </w:r>
      <w:commentRangeEnd w:id="956"/>
      <w:r>
        <w:rPr>
          <w:rStyle w:val="CommentReference"/>
        </w:rPr>
        <w:commentReference w:id="956"/>
      </w:r>
    </w:p>
    <w:p w14:paraId="6F76E623" w14:textId="619E24C7" w:rsidR="00F0766A" w:rsidRPr="00E76BF6" w:rsidRDefault="00E76BF6" w:rsidP="00E76BF6">
      <w:pPr>
        <w:pStyle w:val="ListParagraph"/>
        <w:numPr>
          <w:ilvl w:val="3"/>
          <w:numId w:val="18"/>
        </w:numPr>
        <w:ind w:left="0" w:firstLine="0"/>
        <w:contextualSpacing w:val="0"/>
        <w:rPr>
          <w:rFonts w:cstheme="minorHAnsi"/>
        </w:rPr>
      </w:pPr>
      <w:r>
        <w:rPr>
          <w:rFonts w:cstheme="minorHAnsi"/>
        </w:rPr>
        <w:lastRenderedPageBreak/>
        <w:t xml:space="preserve">Hệ thống tự động tạo case theo cơ chế </w:t>
      </w:r>
      <w:r w:rsidR="000D3649" w:rsidRPr="00E76BF6">
        <w:rPr>
          <w:rFonts w:cstheme="minorHAnsi"/>
        </w:rPr>
        <w:t xml:space="preserve">tổng hợp các Event </w:t>
      </w:r>
      <w:r w:rsidR="00A72E4D" w:rsidRPr="00E76BF6">
        <w:rPr>
          <w:rFonts w:cstheme="minorHAnsi"/>
        </w:rPr>
        <w:t>của cùng 1 khách hàng</w:t>
      </w:r>
      <w:r>
        <w:rPr>
          <w:rFonts w:cstheme="minorHAnsi"/>
        </w:rPr>
        <w:t xml:space="preserve"> </w:t>
      </w:r>
      <w:r w:rsidR="000D3649" w:rsidRPr="00E76BF6">
        <w:rPr>
          <w:rFonts w:cstheme="minorHAnsi"/>
        </w:rPr>
        <w:t xml:space="preserve">sinh ra trong cùng </w:t>
      </w:r>
      <w:r>
        <w:rPr>
          <w:rFonts w:cstheme="minorHAnsi"/>
        </w:rPr>
        <w:t>0</w:t>
      </w:r>
      <w:r w:rsidR="000D3649" w:rsidRPr="00E76BF6">
        <w:rPr>
          <w:rFonts w:cstheme="minorHAnsi"/>
        </w:rPr>
        <w:t xml:space="preserve">1 ngày lại thành </w:t>
      </w:r>
      <w:r>
        <w:rPr>
          <w:rFonts w:cstheme="minorHAnsi"/>
        </w:rPr>
        <w:t>0</w:t>
      </w:r>
      <w:r w:rsidR="000D3649" w:rsidRPr="00E76BF6">
        <w:rPr>
          <w:rFonts w:cstheme="minorHAnsi"/>
        </w:rPr>
        <w:t xml:space="preserve">1 Case. </w:t>
      </w:r>
    </w:p>
    <w:p w14:paraId="62D8F14F" w14:textId="72309423" w:rsidR="000D3649" w:rsidRPr="00FD4A96" w:rsidRDefault="000D3649">
      <w:pPr>
        <w:pStyle w:val="Heading4"/>
        <w:numPr>
          <w:ilvl w:val="3"/>
          <w:numId w:val="25"/>
        </w:numPr>
        <w:tabs>
          <w:tab w:val="left" w:pos="1701"/>
        </w:tabs>
        <w:pPrChange w:id="957" w:author="Pham Quynh Trang" w:date="2026-06-24T23:10:00Z">
          <w:pPr>
            <w:pStyle w:val="Heading4"/>
            <w:numPr>
              <w:ilvl w:val="3"/>
              <w:numId w:val="25"/>
            </w:numPr>
            <w:ind w:left="720"/>
          </w:pPr>
        </w:pPrChange>
      </w:pPr>
      <w:bookmarkStart w:id="958" w:name="_Toc159611666"/>
      <w:r>
        <w:t>CM – 1.2: Case khởi tạo thủ công bởi người dùng</w:t>
      </w:r>
      <w:bookmarkEnd w:id="958"/>
      <w:commentRangeStart w:id="959"/>
      <w:commentRangeStart w:id="960"/>
      <w:commentRangeEnd w:id="959"/>
      <w:r w:rsidR="005F7954">
        <w:rPr>
          <w:rStyle w:val="CommentReference"/>
          <w:bCs w:val="0"/>
          <w:iCs w:val="0"/>
        </w:rPr>
        <w:commentReference w:id="959"/>
      </w:r>
      <w:commentRangeEnd w:id="960"/>
      <w:r>
        <w:rPr>
          <w:rStyle w:val="CommentReference"/>
        </w:rPr>
        <w:commentReference w:id="960"/>
      </w:r>
    </w:p>
    <w:p w14:paraId="37AE48B4" w14:textId="3BCB63F1" w:rsidR="000D3649" w:rsidRDefault="000D3649" w:rsidP="00FD4A96">
      <w:pPr>
        <w:spacing w:line="25" w:lineRule="atLeast"/>
      </w:pPr>
      <w:commentRangeStart w:id="961"/>
      <w:commentRangeStart w:id="962"/>
      <w:r w:rsidRPr="009B0233">
        <w:rPr>
          <w:strike/>
        </w:rPr>
        <w:t>Ngoài case được tạo từ việc chạy kịch bản theo yêu cầu,</w:t>
      </w:r>
      <w:r>
        <w:t xml:space="preserve"> </w:t>
      </w:r>
      <w:commentRangeEnd w:id="961"/>
      <w:r w:rsidR="005F7954">
        <w:rPr>
          <w:rStyle w:val="CommentReference"/>
        </w:rPr>
        <w:commentReference w:id="961"/>
      </w:r>
      <w:commentRangeEnd w:id="962"/>
      <w:r>
        <w:rPr>
          <w:rStyle w:val="CommentReference"/>
        </w:rPr>
        <w:commentReference w:id="962"/>
      </w:r>
      <w:r w:rsidR="009B0233">
        <w:t>H</w:t>
      </w:r>
      <w:r>
        <w:t>ệ thống cho phép người dùng tạo case thủ công. Cụ thể như sau:</w:t>
      </w:r>
    </w:p>
    <w:p w14:paraId="7C0361EE" w14:textId="2315450F" w:rsidR="000D3649" w:rsidRPr="00FD4A96" w:rsidRDefault="000D3649" w:rsidP="00C00DCA">
      <w:pPr>
        <w:pStyle w:val="ListParagraph"/>
        <w:numPr>
          <w:ilvl w:val="0"/>
          <w:numId w:val="19"/>
        </w:numPr>
        <w:tabs>
          <w:tab w:val="left" w:pos="709"/>
        </w:tabs>
        <w:spacing w:line="25" w:lineRule="atLeast"/>
        <w:ind w:left="0" w:firstLine="0"/>
        <w:contextualSpacing w:val="0"/>
        <w:rPr>
          <w:lang w:val="en-GB" w:eastAsia="en-GB"/>
        </w:rPr>
      </w:pPr>
      <w:r w:rsidRPr="00FD4A96">
        <w:rPr>
          <w:rFonts w:cstheme="minorHAnsi"/>
          <w:lang w:val="vi-VN"/>
        </w:rPr>
        <w:t xml:space="preserve">Case ID được </w:t>
      </w:r>
      <w:r w:rsidRPr="00FD4A96">
        <w:rPr>
          <w:rFonts w:cstheme="minorHAnsi"/>
        </w:rPr>
        <w:t xml:space="preserve">hệ thống </w:t>
      </w:r>
      <w:r w:rsidRPr="00FD4A96">
        <w:rPr>
          <w:rFonts w:cstheme="minorHAnsi"/>
          <w:lang w:val="vi-VN"/>
        </w:rPr>
        <w:t>sinh tự động</w:t>
      </w:r>
      <w:r w:rsidR="00FD4A96" w:rsidRPr="00FD4A96">
        <w:rPr>
          <w:rFonts w:cstheme="minorHAnsi"/>
        </w:rPr>
        <w:t xml:space="preserve">: </w:t>
      </w:r>
      <w:r w:rsidRPr="00FD4A96">
        <w:rPr>
          <w:rFonts w:eastAsia="Times New Roman"/>
        </w:rPr>
        <w:t>Chỉ các người dùng được phân quyền xử lý case của nghiệp vụ TM mới có thể tạo case thủ công với nhóm case type của TM, trong đó case type của TM là ‘AML’.</w:t>
      </w:r>
      <w:r w:rsidRPr="00FD4A96">
        <w:rPr>
          <w:lang w:val="en-GB" w:eastAsia="en-GB"/>
        </w:rPr>
        <w:t xml:space="preserve"> </w:t>
      </w:r>
    </w:p>
    <w:p w14:paraId="28D0ED82" w14:textId="0B9B7F0C" w:rsidR="000D3649" w:rsidRPr="00FD4A96" w:rsidRDefault="00A72E4D" w:rsidP="00C00DCA">
      <w:pPr>
        <w:pStyle w:val="ListParagraph"/>
        <w:numPr>
          <w:ilvl w:val="0"/>
          <w:numId w:val="19"/>
        </w:numPr>
        <w:tabs>
          <w:tab w:val="left" w:pos="709"/>
        </w:tabs>
        <w:spacing w:line="25" w:lineRule="atLeast"/>
        <w:ind w:left="0" w:firstLine="0"/>
        <w:contextualSpacing w:val="0"/>
        <w:rPr>
          <w:rFonts w:cstheme="minorHAnsi"/>
          <w:lang w:val="vi-VN"/>
        </w:rPr>
      </w:pPr>
      <w:commentRangeStart w:id="963"/>
      <w:commentRangeStart w:id="964"/>
      <w:r w:rsidRPr="00FD4A96">
        <w:rPr>
          <w:rFonts w:cstheme="minorHAnsi"/>
          <w:lang w:val="vi-VN"/>
        </w:rPr>
        <w:t>Hệ thống cần cho phép người dùng nhập thông tin cơ bản của case bao gồm</w:t>
      </w:r>
      <w:commentRangeEnd w:id="963"/>
      <w:r w:rsidRPr="00FD4A96">
        <w:rPr>
          <w:rStyle w:val="CommentReference"/>
          <w:rFonts w:cstheme="minorHAnsi"/>
          <w:sz w:val="24"/>
          <w:szCs w:val="24"/>
          <w:lang w:val="vi-VN"/>
        </w:rPr>
        <w:commentReference w:id="963"/>
      </w:r>
      <w:commentRangeEnd w:id="964"/>
      <w:r>
        <w:rPr>
          <w:rStyle w:val="CommentReference"/>
        </w:rPr>
        <w:commentReference w:id="964"/>
      </w:r>
      <w:r w:rsidR="000D3649" w:rsidRPr="00FD4A96">
        <w:rPr>
          <w:rFonts w:cstheme="minorHAnsi"/>
          <w:lang w:val="vi-VN"/>
        </w:rPr>
        <w:t>:</w:t>
      </w:r>
    </w:p>
    <w:tbl>
      <w:tblPr>
        <w:tblStyle w:val="TableGrid"/>
        <w:tblW w:w="9805" w:type="dxa"/>
        <w:tblLook w:val="04A0" w:firstRow="1" w:lastRow="0" w:firstColumn="1" w:lastColumn="0" w:noHBand="0" w:noVBand="1"/>
        <w:tblPrChange w:id="965" w:author="Pham Quynh Trang" w:date="2026-06-24T21:55:00Z">
          <w:tblPr>
            <w:tblStyle w:val="TableGrid"/>
            <w:tblW w:w="9805" w:type="dxa"/>
            <w:tblLook w:val="04A0" w:firstRow="1" w:lastRow="0" w:firstColumn="1" w:lastColumn="0" w:noHBand="0" w:noVBand="1"/>
          </w:tblPr>
        </w:tblPrChange>
      </w:tblPr>
      <w:tblGrid>
        <w:gridCol w:w="2771"/>
        <w:gridCol w:w="1830"/>
        <w:gridCol w:w="2079"/>
        <w:gridCol w:w="3125"/>
        <w:tblGridChange w:id="966">
          <w:tblGrid>
            <w:gridCol w:w="2571"/>
            <w:gridCol w:w="1674"/>
            <w:gridCol w:w="1879"/>
            <w:gridCol w:w="3681"/>
          </w:tblGrid>
        </w:tblGridChange>
      </w:tblGrid>
      <w:tr w:rsidR="00D13D31" w:rsidRPr="00C72EC9" w14:paraId="007E96CE" w14:textId="77777777" w:rsidTr="005B2383">
        <w:trPr>
          <w:trHeight w:val="20"/>
          <w:tblHeader/>
          <w:trPrChange w:id="967" w:author="Pham Quynh Trang" w:date="2026-06-24T21:55:00Z">
            <w:trPr>
              <w:trHeight w:val="20"/>
              <w:tblHeader/>
            </w:trPr>
          </w:trPrChange>
        </w:trPr>
        <w:tc>
          <w:tcPr>
            <w:tcW w:w="2571" w:type="dxa"/>
            <w:vAlign w:val="center"/>
            <w:tcPrChange w:id="968" w:author="Pham Quynh Trang" w:date="2026-06-24T21:55:00Z">
              <w:tcPr>
                <w:tcW w:w="2408" w:type="dxa"/>
                <w:vAlign w:val="center"/>
              </w:tcPr>
            </w:tcPrChange>
          </w:tcPr>
          <w:p w14:paraId="72346C6A" w14:textId="77777777" w:rsidR="000D3649" w:rsidRPr="00C72EC9" w:rsidRDefault="000D3649" w:rsidP="00C72EC9">
            <w:pPr>
              <w:spacing w:line="276" w:lineRule="auto"/>
              <w:jc w:val="center"/>
              <w:rPr>
                <w:rFonts w:cstheme="minorHAnsi"/>
                <w:b/>
                <w:bCs/>
              </w:rPr>
            </w:pPr>
            <w:r w:rsidRPr="00C72EC9">
              <w:rPr>
                <w:rFonts w:cstheme="minorHAnsi"/>
                <w:b/>
                <w:bCs/>
              </w:rPr>
              <w:t>Tên trường</w:t>
            </w:r>
          </w:p>
        </w:tc>
        <w:tc>
          <w:tcPr>
            <w:tcW w:w="1674" w:type="dxa"/>
            <w:vAlign w:val="center"/>
            <w:tcPrChange w:id="969" w:author="Pham Quynh Trang" w:date="2026-06-24T21:55:00Z">
              <w:tcPr>
                <w:tcW w:w="1759" w:type="dxa"/>
                <w:vAlign w:val="center"/>
              </w:tcPr>
            </w:tcPrChange>
          </w:tcPr>
          <w:p w14:paraId="603016B1" w14:textId="77777777" w:rsidR="000D3649" w:rsidRPr="00C72EC9" w:rsidRDefault="000D3649" w:rsidP="00C72EC9">
            <w:pPr>
              <w:spacing w:line="276" w:lineRule="auto"/>
              <w:jc w:val="center"/>
              <w:rPr>
                <w:rFonts w:cstheme="minorHAnsi"/>
                <w:b/>
                <w:bCs/>
              </w:rPr>
            </w:pPr>
            <w:r w:rsidRPr="00C72EC9">
              <w:rPr>
                <w:rFonts w:cstheme="minorHAnsi"/>
                <w:b/>
                <w:bCs/>
              </w:rPr>
              <w:t>Mô tả trường</w:t>
            </w:r>
          </w:p>
        </w:tc>
        <w:tc>
          <w:tcPr>
            <w:tcW w:w="1879" w:type="dxa"/>
            <w:vAlign w:val="center"/>
            <w:tcPrChange w:id="970" w:author="Pham Quynh Trang" w:date="2026-06-24T21:55:00Z">
              <w:tcPr>
                <w:tcW w:w="1577" w:type="dxa"/>
                <w:vAlign w:val="center"/>
              </w:tcPr>
            </w:tcPrChange>
          </w:tcPr>
          <w:p w14:paraId="42A4C579" w14:textId="772E0E3B" w:rsidR="000D3649" w:rsidRPr="00C72EC9" w:rsidRDefault="007C7467" w:rsidP="00C72EC9">
            <w:pPr>
              <w:spacing w:line="276" w:lineRule="auto"/>
              <w:jc w:val="center"/>
              <w:rPr>
                <w:rFonts w:cstheme="minorHAnsi"/>
                <w:b/>
                <w:bCs/>
              </w:rPr>
            </w:pPr>
            <w:r>
              <w:rPr>
                <w:rStyle w:val="normaltextrun"/>
                <w:b/>
                <w:bCs/>
                <w:sz w:val="20"/>
                <w:szCs w:val="20"/>
              </w:rPr>
              <w:t>B</w:t>
            </w:r>
            <w:r w:rsidRPr="00951775">
              <w:rPr>
                <w:rStyle w:val="normaltextrun"/>
                <w:b/>
                <w:bCs/>
                <w:sz w:val="20"/>
                <w:szCs w:val="20"/>
              </w:rPr>
              <w:t>ắt buộc (M)/Tùy chọn (O)</w:t>
            </w:r>
          </w:p>
        </w:tc>
        <w:tc>
          <w:tcPr>
            <w:tcW w:w="3681" w:type="dxa"/>
            <w:vAlign w:val="center"/>
            <w:tcPrChange w:id="971" w:author="Pham Quynh Trang" w:date="2026-06-24T21:55:00Z">
              <w:tcPr>
                <w:tcW w:w="4061" w:type="dxa"/>
                <w:vAlign w:val="center"/>
              </w:tcPr>
            </w:tcPrChange>
          </w:tcPr>
          <w:p w14:paraId="46387F75" w14:textId="1B4045D9" w:rsidR="000D3649" w:rsidRPr="00C72EC9" w:rsidRDefault="00B235E1" w:rsidP="00C72EC9">
            <w:pPr>
              <w:spacing w:line="276" w:lineRule="auto"/>
              <w:jc w:val="center"/>
              <w:rPr>
                <w:rFonts w:cstheme="minorHAnsi"/>
                <w:b/>
                <w:bCs/>
              </w:rPr>
            </w:pPr>
            <w:r>
              <w:rPr>
                <w:rFonts w:cstheme="minorHAnsi"/>
                <w:b/>
                <w:bCs/>
              </w:rPr>
              <w:t>Cách thức</w:t>
            </w:r>
            <w:commentRangeStart w:id="972"/>
            <w:commentRangeStart w:id="973"/>
            <w:r w:rsidR="000D3649" w:rsidRPr="00C72EC9">
              <w:rPr>
                <w:rFonts w:cstheme="minorHAnsi"/>
                <w:b/>
                <w:bCs/>
              </w:rPr>
              <w:t xml:space="preserve"> nhập</w:t>
            </w:r>
            <w:commentRangeEnd w:id="972"/>
            <w:r w:rsidR="005F7954">
              <w:rPr>
                <w:rStyle w:val="CommentReference"/>
              </w:rPr>
              <w:commentReference w:id="972"/>
            </w:r>
            <w:commentRangeEnd w:id="973"/>
            <w:r>
              <w:rPr>
                <w:rStyle w:val="CommentReference"/>
              </w:rPr>
              <w:commentReference w:id="973"/>
            </w:r>
          </w:p>
        </w:tc>
      </w:tr>
      <w:tr w:rsidR="00D13D31" w:rsidRPr="0093520E" w14:paraId="2B611905" w14:textId="77777777" w:rsidTr="005B2383">
        <w:trPr>
          <w:trHeight w:val="20"/>
          <w:trPrChange w:id="974" w:author="Pham Quynh Trang" w:date="2026-06-24T21:55:00Z">
            <w:trPr>
              <w:trHeight w:val="20"/>
            </w:trPr>
          </w:trPrChange>
        </w:trPr>
        <w:tc>
          <w:tcPr>
            <w:tcW w:w="2571" w:type="dxa"/>
            <w:tcPrChange w:id="975" w:author="Pham Quynh Trang" w:date="2026-06-24T21:55:00Z">
              <w:tcPr>
                <w:tcW w:w="2408" w:type="dxa"/>
              </w:tcPr>
            </w:tcPrChange>
          </w:tcPr>
          <w:p w14:paraId="136C1483" w14:textId="77777777" w:rsidR="000D3649" w:rsidRPr="00B235E1" w:rsidRDefault="000D3649" w:rsidP="00C72EC9">
            <w:pPr>
              <w:spacing w:line="276" w:lineRule="auto"/>
              <w:rPr>
                <w:rFonts w:cstheme="minorHAnsi"/>
                <w:b/>
                <w:bCs/>
                <w:highlight w:val="yellow"/>
              </w:rPr>
            </w:pPr>
            <w:r w:rsidRPr="00B235E1">
              <w:rPr>
                <w:rFonts w:cstheme="minorHAnsi"/>
                <w:b/>
                <w:bCs/>
                <w:highlight w:val="yellow"/>
              </w:rPr>
              <w:t>Type</w:t>
            </w:r>
          </w:p>
        </w:tc>
        <w:tc>
          <w:tcPr>
            <w:tcW w:w="1674" w:type="dxa"/>
            <w:tcPrChange w:id="976" w:author="Pham Quynh Trang" w:date="2026-06-24T21:55:00Z">
              <w:tcPr>
                <w:tcW w:w="1759" w:type="dxa"/>
              </w:tcPr>
            </w:tcPrChange>
          </w:tcPr>
          <w:p w14:paraId="345B977F" w14:textId="77777777" w:rsidR="000D3649" w:rsidRPr="00B235E1" w:rsidRDefault="000D3649" w:rsidP="00C72EC9">
            <w:pPr>
              <w:spacing w:line="276" w:lineRule="auto"/>
              <w:rPr>
                <w:rFonts w:cstheme="minorHAnsi"/>
                <w:highlight w:val="yellow"/>
              </w:rPr>
            </w:pPr>
            <w:r w:rsidRPr="00B235E1">
              <w:rPr>
                <w:rFonts w:cstheme="minorHAnsi"/>
                <w:highlight w:val="yellow"/>
              </w:rPr>
              <w:t>Loại case</w:t>
            </w:r>
          </w:p>
        </w:tc>
        <w:tc>
          <w:tcPr>
            <w:tcW w:w="1879" w:type="dxa"/>
            <w:tcPrChange w:id="977" w:author="Pham Quynh Trang" w:date="2026-06-24T21:55:00Z">
              <w:tcPr>
                <w:tcW w:w="1577" w:type="dxa"/>
              </w:tcPr>
            </w:tcPrChange>
          </w:tcPr>
          <w:p w14:paraId="38CFA111" w14:textId="77777777" w:rsidR="000D3649" w:rsidRPr="00B235E1" w:rsidRDefault="000D3649" w:rsidP="00C72EC9">
            <w:pPr>
              <w:spacing w:line="276" w:lineRule="auto"/>
              <w:jc w:val="center"/>
              <w:rPr>
                <w:rFonts w:cstheme="minorHAnsi"/>
                <w:highlight w:val="yellow"/>
              </w:rPr>
            </w:pPr>
            <w:r w:rsidRPr="00B235E1">
              <w:rPr>
                <w:rFonts w:cstheme="minorHAnsi"/>
                <w:highlight w:val="yellow"/>
              </w:rPr>
              <w:t>M</w:t>
            </w:r>
          </w:p>
        </w:tc>
        <w:tc>
          <w:tcPr>
            <w:tcW w:w="3681" w:type="dxa"/>
            <w:tcPrChange w:id="978" w:author="Pham Quynh Trang" w:date="2026-06-24T21:55:00Z">
              <w:tcPr>
                <w:tcW w:w="4061" w:type="dxa"/>
              </w:tcPr>
            </w:tcPrChange>
          </w:tcPr>
          <w:p w14:paraId="1062D4AB" w14:textId="77777777" w:rsidR="000D3649" w:rsidRPr="00B235E1" w:rsidRDefault="000D3649" w:rsidP="00C72EC9">
            <w:pPr>
              <w:rPr>
                <w:rFonts w:cstheme="minorHAnsi"/>
                <w:highlight w:val="yellow"/>
              </w:rPr>
            </w:pPr>
            <w:commentRangeStart w:id="979"/>
            <w:commentRangeStart w:id="980"/>
            <w:r w:rsidRPr="00B235E1">
              <w:rPr>
                <w:rFonts w:cstheme="minorHAnsi"/>
                <w:highlight w:val="yellow"/>
              </w:rPr>
              <w:t xml:space="preserve">Chọn giá trị trong drop-down list bao gồm các giá trị: </w:t>
            </w:r>
          </w:p>
          <w:p w14:paraId="3A856ADB" w14:textId="3F6E098E" w:rsidR="000D3649" w:rsidRPr="00B235E1" w:rsidRDefault="000D3649" w:rsidP="00C72EC9">
            <w:pPr>
              <w:rPr>
                <w:highlight w:val="yellow"/>
              </w:rPr>
            </w:pPr>
            <w:r w:rsidRPr="00B235E1">
              <w:rPr>
                <w:highlight w:val="yellow"/>
              </w:rPr>
              <w:t>AML_MN</w:t>
            </w:r>
            <w:commentRangeEnd w:id="979"/>
            <w:r w:rsidR="005F7954" w:rsidRPr="00B235E1">
              <w:rPr>
                <w:rStyle w:val="CommentReference"/>
                <w:highlight w:val="yellow"/>
              </w:rPr>
              <w:commentReference w:id="979"/>
            </w:r>
            <w:commentRangeEnd w:id="980"/>
            <w:r>
              <w:rPr>
                <w:rStyle w:val="CommentReference"/>
              </w:rPr>
              <w:commentReference w:id="980"/>
            </w:r>
          </w:p>
        </w:tc>
      </w:tr>
      <w:tr w:rsidR="00D13D31" w:rsidRPr="0093520E" w14:paraId="3856CDE2" w14:textId="77777777" w:rsidTr="005B2383">
        <w:trPr>
          <w:trHeight w:val="20"/>
          <w:trPrChange w:id="981" w:author="Pham Quynh Trang" w:date="2026-06-24T21:55:00Z">
            <w:trPr>
              <w:trHeight w:val="20"/>
            </w:trPr>
          </w:trPrChange>
        </w:trPr>
        <w:tc>
          <w:tcPr>
            <w:tcW w:w="2571" w:type="dxa"/>
            <w:tcPrChange w:id="982" w:author="Pham Quynh Trang" w:date="2026-06-24T21:55:00Z">
              <w:tcPr>
                <w:tcW w:w="2408" w:type="dxa"/>
              </w:tcPr>
            </w:tcPrChange>
          </w:tcPr>
          <w:p w14:paraId="470996E7" w14:textId="77777777" w:rsidR="000D3649" w:rsidRPr="004359FC" w:rsidRDefault="000D3649" w:rsidP="00C72EC9">
            <w:pPr>
              <w:spacing w:line="276" w:lineRule="auto"/>
              <w:rPr>
                <w:rFonts w:cstheme="minorHAnsi"/>
                <w:b/>
                <w:bCs/>
              </w:rPr>
            </w:pPr>
            <w:r w:rsidRPr="004359FC">
              <w:rPr>
                <w:rFonts w:cstheme="minorHAnsi"/>
                <w:b/>
                <w:bCs/>
              </w:rPr>
              <w:t>Title</w:t>
            </w:r>
          </w:p>
        </w:tc>
        <w:tc>
          <w:tcPr>
            <w:tcW w:w="1674" w:type="dxa"/>
            <w:tcPrChange w:id="983" w:author="Pham Quynh Trang" w:date="2026-06-24T21:55:00Z">
              <w:tcPr>
                <w:tcW w:w="1759" w:type="dxa"/>
              </w:tcPr>
            </w:tcPrChange>
          </w:tcPr>
          <w:p w14:paraId="55EEFDB3" w14:textId="77777777" w:rsidR="000D3649" w:rsidRPr="009A764E" w:rsidRDefault="000D3649" w:rsidP="00C72EC9">
            <w:pPr>
              <w:spacing w:line="276" w:lineRule="auto"/>
              <w:rPr>
                <w:rFonts w:cstheme="minorHAnsi"/>
              </w:rPr>
            </w:pPr>
            <w:r w:rsidRPr="009A764E">
              <w:rPr>
                <w:rFonts w:cstheme="minorHAnsi"/>
              </w:rPr>
              <w:t xml:space="preserve">Tên </w:t>
            </w:r>
            <w:r>
              <w:rPr>
                <w:rFonts w:cstheme="minorHAnsi"/>
              </w:rPr>
              <w:t>case</w:t>
            </w:r>
          </w:p>
        </w:tc>
        <w:tc>
          <w:tcPr>
            <w:tcW w:w="1879" w:type="dxa"/>
            <w:tcPrChange w:id="984" w:author="Pham Quynh Trang" w:date="2026-06-24T21:55:00Z">
              <w:tcPr>
                <w:tcW w:w="1577" w:type="dxa"/>
              </w:tcPr>
            </w:tcPrChange>
          </w:tcPr>
          <w:p w14:paraId="4C879770" w14:textId="362B8098" w:rsidR="000D3649" w:rsidRPr="009A764E" w:rsidRDefault="00083B8E" w:rsidP="00C72EC9">
            <w:pPr>
              <w:spacing w:line="276" w:lineRule="auto"/>
              <w:jc w:val="center"/>
              <w:rPr>
                <w:rFonts w:cstheme="minorHAnsi"/>
              </w:rPr>
            </w:pPr>
            <w:commentRangeStart w:id="985"/>
            <w:commentRangeStart w:id="986"/>
            <w:r>
              <w:rPr>
                <w:rFonts w:cstheme="minorHAnsi"/>
              </w:rPr>
              <w:t>O</w:t>
            </w:r>
            <w:commentRangeEnd w:id="985"/>
            <w:r w:rsidRPr="009A764E">
              <w:rPr>
                <w:rStyle w:val="CommentReference"/>
                <w:rFonts w:cstheme="minorHAnsi"/>
                <w:sz w:val="24"/>
                <w:szCs w:val="24"/>
              </w:rPr>
              <w:commentReference w:id="985"/>
            </w:r>
            <w:commentRangeEnd w:id="986"/>
            <w:r>
              <w:rPr>
                <w:rStyle w:val="CommentReference"/>
              </w:rPr>
              <w:commentReference w:id="986"/>
            </w:r>
          </w:p>
        </w:tc>
        <w:tc>
          <w:tcPr>
            <w:tcW w:w="3681" w:type="dxa"/>
            <w:tcPrChange w:id="987" w:author="Pham Quynh Trang" w:date="2026-06-24T21:55:00Z">
              <w:tcPr>
                <w:tcW w:w="4061" w:type="dxa"/>
              </w:tcPr>
            </w:tcPrChange>
          </w:tcPr>
          <w:p w14:paraId="08C9949C" w14:textId="77777777" w:rsidR="000D3649" w:rsidRPr="009A764E" w:rsidRDefault="000D3649" w:rsidP="00C72EC9">
            <w:pPr>
              <w:spacing w:line="276" w:lineRule="auto"/>
              <w:rPr>
                <w:rFonts w:cstheme="minorHAnsi"/>
              </w:rPr>
            </w:pPr>
            <w:r w:rsidRPr="009A764E">
              <w:rPr>
                <w:rFonts w:cstheme="minorHAnsi"/>
              </w:rPr>
              <w:t>Trường free text</w:t>
            </w:r>
          </w:p>
        </w:tc>
      </w:tr>
      <w:tr w:rsidR="00D13D31" w:rsidRPr="0093520E" w14:paraId="1D982A27" w14:textId="77777777" w:rsidTr="005B2383">
        <w:trPr>
          <w:trHeight w:val="20"/>
          <w:trPrChange w:id="988" w:author="Pham Quynh Trang" w:date="2026-06-24T21:55:00Z">
            <w:trPr>
              <w:trHeight w:val="20"/>
            </w:trPr>
          </w:trPrChange>
        </w:trPr>
        <w:tc>
          <w:tcPr>
            <w:tcW w:w="2571" w:type="dxa"/>
            <w:tcPrChange w:id="989" w:author="Pham Quynh Trang" w:date="2026-06-24T21:55:00Z">
              <w:tcPr>
                <w:tcW w:w="2408" w:type="dxa"/>
              </w:tcPr>
            </w:tcPrChange>
          </w:tcPr>
          <w:p w14:paraId="75252D31" w14:textId="77777777" w:rsidR="000D3649" w:rsidRPr="004359FC" w:rsidRDefault="000D3649" w:rsidP="00C72EC9">
            <w:pPr>
              <w:spacing w:line="276" w:lineRule="auto"/>
              <w:rPr>
                <w:rFonts w:cstheme="minorHAnsi"/>
                <w:b/>
                <w:bCs/>
              </w:rPr>
            </w:pPr>
            <w:r>
              <w:rPr>
                <w:rFonts w:cstheme="minorHAnsi"/>
                <w:b/>
                <w:bCs/>
              </w:rPr>
              <w:t>Jurisdiction</w:t>
            </w:r>
          </w:p>
        </w:tc>
        <w:tc>
          <w:tcPr>
            <w:tcW w:w="1674" w:type="dxa"/>
            <w:tcPrChange w:id="990" w:author="Pham Quynh Trang" w:date="2026-06-24T21:55:00Z">
              <w:tcPr>
                <w:tcW w:w="1759" w:type="dxa"/>
              </w:tcPr>
            </w:tcPrChange>
          </w:tcPr>
          <w:p w14:paraId="2E43A5B1" w14:textId="12217108" w:rsidR="000D3649" w:rsidRPr="005B6579" w:rsidRDefault="005F7954" w:rsidP="00C72EC9">
            <w:pPr>
              <w:spacing w:line="276" w:lineRule="auto"/>
              <w:rPr>
                <w:rFonts w:cstheme="minorHAnsi"/>
              </w:rPr>
            </w:pPr>
            <w:commentRangeStart w:id="991"/>
            <w:commentRangeStart w:id="992"/>
            <w:commentRangeEnd w:id="991"/>
            <w:r>
              <w:rPr>
                <w:rStyle w:val="CommentReference"/>
              </w:rPr>
              <w:commentReference w:id="991"/>
            </w:r>
            <w:commentRangeEnd w:id="992"/>
            <w:r>
              <w:rPr>
                <w:rStyle w:val="CommentReference"/>
              </w:rPr>
              <w:commentReference w:id="992"/>
            </w:r>
            <w:r w:rsidR="001E09CC">
              <w:rPr>
                <w:rFonts w:cstheme="minorHAnsi"/>
              </w:rPr>
              <w:t>Chi nhánh (theo định nghĩa là Oracle)</w:t>
            </w:r>
          </w:p>
        </w:tc>
        <w:tc>
          <w:tcPr>
            <w:tcW w:w="1879" w:type="dxa"/>
            <w:tcPrChange w:id="993" w:author="Pham Quynh Trang" w:date="2026-06-24T21:55:00Z">
              <w:tcPr>
                <w:tcW w:w="1577" w:type="dxa"/>
              </w:tcPr>
            </w:tcPrChange>
          </w:tcPr>
          <w:p w14:paraId="7438388F" w14:textId="77777777" w:rsidR="000D3649" w:rsidRPr="005B6579" w:rsidRDefault="000D3649" w:rsidP="00C72EC9">
            <w:pPr>
              <w:spacing w:line="276" w:lineRule="auto"/>
              <w:jc w:val="center"/>
              <w:rPr>
                <w:rFonts w:cstheme="minorHAnsi"/>
              </w:rPr>
            </w:pPr>
            <w:r>
              <w:rPr>
                <w:rFonts w:cstheme="minorHAnsi"/>
              </w:rPr>
              <w:t>M</w:t>
            </w:r>
          </w:p>
        </w:tc>
        <w:tc>
          <w:tcPr>
            <w:tcW w:w="3681" w:type="dxa"/>
            <w:tcPrChange w:id="994" w:author="Pham Quynh Trang" w:date="2026-06-24T21:55:00Z">
              <w:tcPr>
                <w:tcW w:w="4061" w:type="dxa"/>
              </w:tcPr>
            </w:tcPrChange>
          </w:tcPr>
          <w:p w14:paraId="2BDECE2C" w14:textId="77777777" w:rsidR="000D3649" w:rsidRPr="005B6579" w:rsidRDefault="000D3649" w:rsidP="00C72EC9">
            <w:pPr>
              <w:spacing w:line="276" w:lineRule="auto"/>
              <w:rPr>
                <w:rFonts w:cstheme="minorHAnsi"/>
              </w:rPr>
            </w:pPr>
            <w:r>
              <w:rPr>
                <w:rFonts w:cstheme="minorHAnsi"/>
              </w:rPr>
              <w:t>Default: All</w:t>
            </w:r>
          </w:p>
        </w:tc>
      </w:tr>
      <w:tr w:rsidR="00D13D31" w:rsidRPr="0093520E" w14:paraId="6C965248" w14:textId="77777777" w:rsidTr="005B2383">
        <w:trPr>
          <w:trHeight w:val="20"/>
          <w:trPrChange w:id="995" w:author="Pham Quynh Trang" w:date="2026-06-24T21:55:00Z">
            <w:trPr>
              <w:trHeight w:val="20"/>
            </w:trPr>
          </w:trPrChange>
        </w:trPr>
        <w:tc>
          <w:tcPr>
            <w:tcW w:w="2571" w:type="dxa"/>
            <w:tcPrChange w:id="996" w:author="Pham Quynh Trang" w:date="2026-06-24T21:55:00Z">
              <w:tcPr>
                <w:tcW w:w="2408" w:type="dxa"/>
              </w:tcPr>
            </w:tcPrChange>
          </w:tcPr>
          <w:p w14:paraId="7195EE89" w14:textId="77777777" w:rsidR="000D3649" w:rsidRPr="004359FC" w:rsidRDefault="000D3649" w:rsidP="00C72EC9">
            <w:pPr>
              <w:spacing w:line="276" w:lineRule="auto"/>
              <w:rPr>
                <w:rFonts w:cstheme="minorHAnsi"/>
                <w:b/>
                <w:bCs/>
              </w:rPr>
            </w:pPr>
            <w:r>
              <w:rPr>
                <w:rFonts w:cstheme="minorHAnsi"/>
                <w:b/>
                <w:bCs/>
              </w:rPr>
              <w:t>Business domain</w:t>
            </w:r>
          </w:p>
        </w:tc>
        <w:tc>
          <w:tcPr>
            <w:tcW w:w="1674" w:type="dxa"/>
            <w:tcPrChange w:id="997" w:author="Pham Quynh Trang" w:date="2026-06-24T21:55:00Z">
              <w:tcPr>
                <w:tcW w:w="1759" w:type="dxa"/>
              </w:tcPr>
            </w:tcPrChange>
          </w:tcPr>
          <w:p w14:paraId="1FECEBD7" w14:textId="087D0B64" w:rsidR="000D3649" w:rsidRPr="005B6579" w:rsidRDefault="001E09CC" w:rsidP="00C72EC9">
            <w:pPr>
              <w:spacing w:line="276" w:lineRule="auto"/>
              <w:rPr>
                <w:rFonts w:cstheme="minorHAnsi"/>
              </w:rPr>
            </w:pPr>
            <w:r>
              <w:rPr>
                <w:rFonts w:cstheme="minorHAnsi"/>
              </w:rPr>
              <w:t>Khối/Phòng/Ban</w:t>
            </w:r>
          </w:p>
        </w:tc>
        <w:tc>
          <w:tcPr>
            <w:tcW w:w="1879" w:type="dxa"/>
            <w:tcPrChange w:id="998" w:author="Pham Quynh Trang" w:date="2026-06-24T21:55:00Z">
              <w:tcPr>
                <w:tcW w:w="1577" w:type="dxa"/>
              </w:tcPr>
            </w:tcPrChange>
          </w:tcPr>
          <w:p w14:paraId="5F206A80" w14:textId="77777777" w:rsidR="000D3649" w:rsidRPr="005B6579" w:rsidRDefault="000D3649" w:rsidP="00C72EC9">
            <w:pPr>
              <w:spacing w:line="276" w:lineRule="auto"/>
              <w:jc w:val="center"/>
              <w:rPr>
                <w:rFonts w:cstheme="minorHAnsi"/>
              </w:rPr>
            </w:pPr>
            <w:r>
              <w:rPr>
                <w:rFonts w:cstheme="minorHAnsi"/>
              </w:rPr>
              <w:t>M</w:t>
            </w:r>
          </w:p>
        </w:tc>
        <w:tc>
          <w:tcPr>
            <w:tcW w:w="3681" w:type="dxa"/>
            <w:tcPrChange w:id="999" w:author="Pham Quynh Trang" w:date="2026-06-24T21:55:00Z">
              <w:tcPr>
                <w:tcW w:w="4061" w:type="dxa"/>
              </w:tcPr>
            </w:tcPrChange>
          </w:tcPr>
          <w:p w14:paraId="79A290B4" w14:textId="77777777" w:rsidR="000D3649" w:rsidRPr="005B6579" w:rsidRDefault="000D3649" w:rsidP="00C72EC9">
            <w:pPr>
              <w:spacing w:line="276" w:lineRule="auto"/>
              <w:rPr>
                <w:rFonts w:cstheme="minorHAnsi"/>
              </w:rPr>
            </w:pPr>
            <w:r>
              <w:rPr>
                <w:rFonts w:cstheme="minorHAnsi"/>
              </w:rPr>
              <w:t>Default: All</w:t>
            </w:r>
          </w:p>
        </w:tc>
      </w:tr>
      <w:tr w:rsidR="00D13D31" w:rsidRPr="0093520E" w14:paraId="381D2F71" w14:textId="77777777" w:rsidTr="005B2383">
        <w:trPr>
          <w:trHeight w:val="20"/>
          <w:trPrChange w:id="1000" w:author="Pham Quynh Trang" w:date="2026-06-24T21:55:00Z">
            <w:trPr>
              <w:trHeight w:val="20"/>
            </w:trPr>
          </w:trPrChange>
        </w:trPr>
        <w:tc>
          <w:tcPr>
            <w:tcW w:w="2571" w:type="dxa"/>
            <w:tcPrChange w:id="1001" w:author="Pham Quynh Trang" w:date="2026-06-24T21:55:00Z">
              <w:tcPr>
                <w:tcW w:w="2408" w:type="dxa"/>
              </w:tcPr>
            </w:tcPrChange>
          </w:tcPr>
          <w:p w14:paraId="5DDF8EF6" w14:textId="35346ED8" w:rsidR="000D3649" w:rsidRPr="004359FC" w:rsidRDefault="00083B8E" w:rsidP="00C72EC9">
            <w:pPr>
              <w:spacing w:line="276" w:lineRule="auto"/>
              <w:rPr>
                <w:rFonts w:cstheme="minorHAnsi"/>
                <w:b/>
                <w:bCs/>
              </w:rPr>
            </w:pPr>
            <w:commentRangeStart w:id="1002"/>
            <w:commentRangeStart w:id="1003"/>
            <w:r>
              <w:rPr>
                <w:rFonts w:cstheme="minorHAnsi"/>
                <w:b/>
                <w:bCs/>
              </w:rPr>
              <w:t>Priority</w:t>
            </w:r>
            <w:commentRangeEnd w:id="1002"/>
            <w:r w:rsidRPr="004359FC">
              <w:rPr>
                <w:rStyle w:val="CommentReference"/>
                <w:rFonts w:cstheme="minorHAnsi"/>
                <w:b/>
                <w:sz w:val="24"/>
                <w:szCs w:val="24"/>
              </w:rPr>
              <w:commentReference w:id="1002"/>
            </w:r>
            <w:commentRangeEnd w:id="1003"/>
            <w:r>
              <w:rPr>
                <w:rStyle w:val="CommentReference"/>
              </w:rPr>
              <w:commentReference w:id="1003"/>
            </w:r>
          </w:p>
        </w:tc>
        <w:tc>
          <w:tcPr>
            <w:tcW w:w="1674" w:type="dxa"/>
            <w:tcPrChange w:id="1004" w:author="Pham Quynh Trang" w:date="2026-06-24T21:55:00Z">
              <w:tcPr>
                <w:tcW w:w="1759" w:type="dxa"/>
              </w:tcPr>
            </w:tcPrChange>
          </w:tcPr>
          <w:p w14:paraId="647C687A" w14:textId="77777777" w:rsidR="000D3649" w:rsidRPr="009A764E" w:rsidRDefault="000D3649" w:rsidP="00C72EC9">
            <w:pPr>
              <w:spacing w:line="276" w:lineRule="auto"/>
              <w:rPr>
                <w:rFonts w:cstheme="minorHAnsi"/>
              </w:rPr>
            </w:pPr>
            <w:r w:rsidRPr="009A764E">
              <w:rPr>
                <w:rFonts w:cstheme="minorHAnsi"/>
              </w:rPr>
              <w:t>Thứ tự ưu tiên</w:t>
            </w:r>
          </w:p>
        </w:tc>
        <w:tc>
          <w:tcPr>
            <w:tcW w:w="1879" w:type="dxa"/>
            <w:tcPrChange w:id="1005" w:author="Pham Quynh Trang" w:date="2026-06-24T21:55:00Z">
              <w:tcPr>
                <w:tcW w:w="1577" w:type="dxa"/>
              </w:tcPr>
            </w:tcPrChange>
          </w:tcPr>
          <w:p w14:paraId="13C10CDB" w14:textId="77777777" w:rsidR="000D3649" w:rsidRPr="009A764E" w:rsidRDefault="000D3649" w:rsidP="00C72EC9">
            <w:pPr>
              <w:spacing w:line="276" w:lineRule="auto"/>
              <w:jc w:val="center"/>
              <w:rPr>
                <w:rFonts w:cstheme="minorHAnsi"/>
              </w:rPr>
            </w:pPr>
            <w:r w:rsidRPr="009A764E">
              <w:rPr>
                <w:rFonts w:cstheme="minorHAnsi"/>
              </w:rPr>
              <w:t>O</w:t>
            </w:r>
          </w:p>
        </w:tc>
        <w:tc>
          <w:tcPr>
            <w:tcW w:w="3681" w:type="dxa"/>
            <w:tcPrChange w:id="1006" w:author="Pham Quynh Trang" w:date="2026-06-24T21:55:00Z">
              <w:tcPr>
                <w:tcW w:w="4061" w:type="dxa"/>
              </w:tcPr>
            </w:tcPrChange>
          </w:tcPr>
          <w:p w14:paraId="7016DCB0" w14:textId="77777777" w:rsidR="000D3649" w:rsidRPr="009A764E" w:rsidRDefault="000D3649" w:rsidP="00C72EC9">
            <w:pPr>
              <w:spacing w:line="276" w:lineRule="auto"/>
              <w:rPr>
                <w:rFonts w:cstheme="minorHAnsi"/>
              </w:rPr>
            </w:pPr>
            <w:r w:rsidRPr="009A764E">
              <w:rPr>
                <w:rFonts w:cstheme="minorHAnsi"/>
              </w:rPr>
              <w:t>Chọn giá trị trong drop-down list (Bao gồm 3 giá trị: High/Medium/Low)</w:t>
            </w:r>
          </w:p>
        </w:tc>
      </w:tr>
      <w:tr w:rsidR="00D13D31" w:rsidRPr="0093520E" w14:paraId="67DFC92A" w14:textId="77777777" w:rsidTr="005B2383">
        <w:trPr>
          <w:trHeight w:val="20"/>
          <w:trPrChange w:id="1007" w:author="Pham Quynh Trang" w:date="2026-06-24T21:55:00Z">
            <w:trPr>
              <w:trHeight w:val="20"/>
            </w:trPr>
          </w:trPrChange>
        </w:trPr>
        <w:tc>
          <w:tcPr>
            <w:tcW w:w="2571" w:type="dxa"/>
            <w:tcPrChange w:id="1008" w:author="Pham Quynh Trang" w:date="2026-06-24T21:55:00Z">
              <w:tcPr>
                <w:tcW w:w="2408" w:type="dxa"/>
              </w:tcPr>
            </w:tcPrChange>
          </w:tcPr>
          <w:p w14:paraId="52B1E448" w14:textId="77777777" w:rsidR="000D3649" w:rsidRPr="004359FC" w:rsidRDefault="000D3649" w:rsidP="00C72EC9">
            <w:pPr>
              <w:spacing w:line="276" w:lineRule="auto"/>
              <w:rPr>
                <w:rFonts w:cstheme="minorHAnsi"/>
                <w:b/>
                <w:bCs/>
              </w:rPr>
            </w:pPr>
            <w:r w:rsidRPr="004359FC">
              <w:rPr>
                <w:rFonts w:cstheme="minorHAnsi"/>
                <w:b/>
                <w:bCs/>
              </w:rPr>
              <w:t>Due</w:t>
            </w:r>
          </w:p>
        </w:tc>
        <w:tc>
          <w:tcPr>
            <w:tcW w:w="1674" w:type="dxa"/>
            <w:tcPrChange w:id="1009" w:author="Pham Quynh Trang" w:date="2026-06-24T21:55:00Z">
              <w:tcPr>
                <w:tcW w:w="1759" w:type="dxa"/>
              </w:tcPr>
            </w:tcPrChange>
          </w:tcPr>
          <w:p w14:paraId="0D8F7D05" w14:textId="77777777" w:rsidR="000D3649" w:rsidRPr="009A764E" w:rsidRDefault="000D3649" w:rsidP="00C72EC9">
            <w:pPr>
              <w:spacing w:line="276" w:lineRule="auto"/>
              <w:rPr>
                <w:rFonts w:cstheme="minorHAnsi"/>
              </w:rPr>
            </w:pPr>
            <w:r w:rsidRPr="009A764E">
              <w:rPr>
                <w:rFonts w:cstheme="minorHAnsi"/>
              </w:rPr>
              <w:t xml:space="preserve">Ngày đến hạn </w:t>
            </w:r>
            <w:r>
              <w:rPr>
                <w:rFonts w:cstheme="minorHAnsi"/>
              </w:rPr>
              <w:t>case</w:t>
            </w:r>
          </w:p>
        </w:tc>
        <w:tc>
          <w:tcPr>
            <w:tcW w:w="1879" w:type="dxa"/>
            <w:tcPrChange w:id="1010" w:author="Pham Quynh Trang" w:date="2026-06-24T21:55:00Z">
              <w:tcPr>
                <w:tcW w:w="1577" w:type="dxa"/>
              </w:tcPr>
            </w:tcPrChange>
          </w:tcPr>
          <w:p w14:paraId="54BBDAA5" w14:textId="77777777" w:rsidR="000D3649" w:rsidRPr="009A764E" w:rsidRDefault="000D3649" w:rsidP="00C72EC9">
            <w:pPr>
              <w:spacing w:line="276" w:lineRule="auto"/>
              <w:jc w:val="center"/>
              <w:rPr>
                <w:rFonts w:cstheme="minorHAnsi"/>
              </w:rPr>
            </w:pPr>
            <w:r w:rsidRPr="009A764E">
              <w:rPr>
                <w:rFonts w:cstheme="minorHAnsi"/>
              </w:rPr>
              <w:t>O</w:t>
            </w:r>
          </w:p>
        </w:tc>
        <w:tc>
          <w:tcPr>
            <w:tcW w:w="3681" w:type="dxa"/>
            <w:tcPrChange w:id="1011" w:author="Pham Quynh Trang" w:date="2026-06-24T21:55:00Z">
              <w:tcPr>
                <w:tcW w:w="4061" w:type="dxa"/>
              </w:tcPr>
            </w:tcPrChange>
          </w:tcPr>
          <w:p w14:paraId="45BFBDC3" w14:textId="77777777" w:rsidR="000D3649" w:rsidRPr="009A764E" w:rsidRDefault="000D3649" w:rsidP="00C72EC9">
            <w:pPr>
              <w:spacing w:line="276" w:lineRule="auto"/>
              <w:rPr>
                <w:rFonts w:cstheme="minorHAnsi"/>
              </w:rPr>
            </w:pPr>
            <w:r w:rsidRPr="009A764E">
              <w:rPr>
                <w:rFonts w:cstheme="minorHAnsi"/>
              </w:rPr>
              <w:t>Date (MM/DD/YYYY)</w:t>
            </w:r>
          </w:p>
        </w:tc>
      </w:tr>
      <w:tr w:rsidR="00D13D31" w:rsidRPr="001A11BF" w14:paraId="7B7B883F" w14:textId="77777777" w:rsidTr="005B2383">
        <w:trPr>
          <w:trHeight w:val="20"/>
          <w:trPrChange w:id="1012" w:author="Pham Quynh Trang" w:date="2026-06-24T21:55:00Z">
            <w:trPr>
              <w:trHeight w:val="20"/>
            </w:trPr>
          </w:trPrChange>
        </w:trPr>
        <w:tc>
          <w:tcPr>
            <w:tcW w:w="2571" w:type="dxa"/>
            <w:tcPrChange w:id="1013" w:author="Pham Quynh Trang" w:date="2026-06-24T21:55:00Z">
              <w:tcPr>
                <w:tcW w:w="2408" w:type="dxa"/>
              </w:tcPr>
            </w:tcPrChange>
          </w:tcPr>
          <w:p w14:paraId="0F353C9C" w14:textId="77777777" w:rsidR="000D3649" w:rsidRPr="004359FC" w:rsidRDefault="000D3649" w:rsidP="00C72EC9">
            <w:pPr>
              <w:spacing w:line="276" w:lineRule="auto"/>
              <w:rPr>
                <w:rFonts w:cstheme="minorHAnsi"/>
                <w:b/>
                <w:bCs/>
              </w:rPr>
            </w:pPr>
            <w:r w:rsidRPr="004359FC">
              <w:rPr>
                <w:rFonts w:cstheme="minorHAnsi"/>
                <w:b/>
                <w:bCs/>
              </w:rPr>
              <w:t>Owner</w:t>
            </w:r>
          </w:p>
        </w:tc>
        <w:tc>
          <w:tcPr>
            <w:tcW w:w="1674" w:type="dxa"/>
            <w:tcPrChange w:id="1014" w:author="Pham Quynh Trang" w:date="2026-06-24T21:55:00Z">
              <w:tcPr>
                <w:tcW w:w="1759" w:type="dxa"/>
              </w:tcPr>
            </w:tcPrChange>
          </w:tcPr>
          <w:p w14:paraId="0862D2D0" w14:textId="77777777" w:rsidR="000D3649" w:rsidRPr="009A764E" w:rsidRDefault="000D3649" w:rsidP="00C72EC9">
            <w:pPr>
              <w:spacing w:line="276" w:lineRule="auto"/>
              <w:rPr>
                <w:rFonts w:cstheme="minorHAnsi"/>
              </w:rPr>
            </w:pPr>
            <w:r w:rsidRPr="009A764E">
              <w:rPr>
                <w:rFonts w:cstheme="minorHAnsi"/>
              </w:rPr>
              <w:t>User owner của case</w:t>
            </w:r>
          </w:p>
        </w:tc>
        <w:tc>
          <w:tcPr>
            <w:tcW w:w="1879" w:type="dxa"/>
            <w:tcPrChange w:id="1015" w:author="Pham Quynh Trang" w:date="2026-06-24T21:55:00Z">
              <w:tcPr>
                <w:tcW w:w="1577" w:type="dxa"/>
              </w:tcPr>
            </w:tcPrChange>
          </w:tcPr>
          <w:p w14:paraId="523E3A7F" w14:textId="77777777" w:rsidR="000D3649" w:rsidRPr="009A764E" w:rsidRDefault="000D3649" w:rsidP="00C72EC9">
            <w:pPr>
              <w:spacing w:line="276" w:lineRule="auto"/>
              <w:jc w:val="center"/>
              <w:rPr>
                <w:rFonts w:cstheme="minorHAnsi"/>
                <w:lang w:val="vi-VN"/>
              </w:rPr>
            </w:pPr>
            <w:r w:rsidRPr="009A764E">
              <w:rPr>
                <w:rFonts w:cstheme="minorHAnsi"/>
              </w:rPr>
              <w:t xml:space="preserve">M </w:t>
            </w:r>
          </w:p>
        </w:tc>
        <w:tc>
          <w:tcPr>
            <w:tcW w:w="3681" w:type="dxa"/>
            <w:tcPrChange w:id="1016" w:author="Pham Quynh Trang" w:date="2026-06-24T21:55:00Z">
              <w:tcPr>
                <w:tcW w:w="4061" w:type="dxa"/>
              </w:tcPr>
            </w:tcPrChange>
          </w:tcPr>
          <w:p w14:paraId="3856F82C" w14:textId="77777777" w:rsidR="000D3649" w:rsidRPr="00A97D1E" w:rsidRDefault="000D3649" w:rsidP="00C72EC9">
            <w:pPr>
              <w:spacing w:line="276" w:lineRule="auto"/>
              <w:rPr>
                <w:rFonts w:cstheme="minorHAnsi"/>
                <w:lang w:val="vi-VN"/>
              </w:rPr>
            </w:pPr>
            <w:commentRangeStart w:id="1017"/>
            <w:commentRangeStart w:id="1018"/>
            <w:r w:rsidRPr="00D1650A">
              <w:rPr>
                <w:rFonts w:cstheme="minorHAnsi"/>
                <w:lang w:val="vi-VN"/>
              </w:rPr>
              <w:t>Chọn giá trị trong drop-down list</w:t>
            </w:r>
            <w:commentRangeEnd w:id="1017"/>
            <w:r w:rsidR="005F7954">
              <w:rPr>
                <w:rStyle w:val="CommentReference"/>
              </w:rPr>
              <w:commentReference w:id="1017"/>
            </w:r>
            <w:commentRangeEnd w:id="1018"/>
            <w:r>
              <w:rPr>
                <w:rStyle w:val="CommentReference"/>
              </w:rPr>
              <w:commentReference w:id="1018"/>
            </w:r>
          </w:p>
        </w:tc>
      </w:tr>
      <w:tr w:rsidR="00D13D31" w:rsidRPr="001A11BF" w14:paraId="476DE1EC" w14:textId="77777777" w:rsidTr="005B2383">
        <w:trPr>
          <w:trHeight w:val="20"/>
          <w:trPrChange w:id="1019" w:author="Pham Quynh Trang" w:date="2026-06-24T21:55:00Z">
            <w:trPr>
              <w:trHeight w:val="20"/>
            </w:trPr>
          </w:trPrChange>
        </w:trPr>
        <w:tc>
          <w:tcPr>
            <w:tcW w:w="2571" w:type="dxa"/>
            <w:tcPrChange w:id="1020" w:author="Pham Quynh Trang" w:date="2026-06-24T21:55:00Z">
              <w:tcPr>
                <w:tcW w:w="2408" w:type="dxa"/>
              </w:tcPr>
            </w:tcPrChange>
          </w:tcPr>
          <w:p w14:paraId="663ADAE9" w14:textId="234355DC" w:rsidR="000D3649" w:rsidRPr="004359FC" w:rsidRDefault="000D3649" w:rsidP="00C72EC9">
            <w:pPr>
              <w:rPr>
                <w:rFonts w:cstheme="minorHAnsi"/>
                <w:b/>
                <w:bCs/>
              </w:rPr>
            </w:pPr>
            <w:r>
              <w:rPr>
                <w:rFonts w:cstheme="minorHAnsi"/>
                <w:b/>
                <w:bCs/>
              </w:rPr>
              <w:t>Assignee</w:t>
            </w:r>
            <w:r>
              <w:rPr>
                <w:lang w:val="en-GB" w:eastAsia="en-GB"/>
              </w:rPr>
              <w:t xml:space="preserve"> </w:t>
            </w:r>
          </w:p>
        </w:tc>
        <w:tc>
          <w:tcPr>
            <w:tcW w:w="1674" w:type="dxa"/>
            <w:tcPrChange w:id="1021" w:author="Pham Quynh Trang" w:date="2026-06-24T21:55:00Z">
              <w:tcPr>
                <w:tcW w:w="1759" w:type="dxa"/>
              </w:tcPr>
            </w:tcPrChange>
          </w:tcPr>
          <w:p w14:paraId="7AED1055" w14:textId="77777777" w:rsidR="000D3649" w:rsidRPr="009A764E" w:rsidRDefault="000D3649" w:rsidP="00C72EC9">
            <w:pPr>
              <w:spacing w:line="276" w:lineRule="auto"/>
              <w:rPr>
                <w:rFonts w:cstheme="minorHAnsi"/>
              </w:rPr>
            </w:pPr>
            <w:r w:rsidRPr="009A764E">
              <w:rPr>
                <w:rFonts w:cstheme="minorHAnsi"/>
              </w:rPr>
              <w:t>User được chỉ định xử lý case</w:t>
            </w:r>
          </w:p>
        </w:tc>
        <w:tc>
          <w:tcPr>
            <w:tcW w:w="1879" w:type="dxa"/>
            <w:tcPrChange w:id="1022" w:author="Pham Quynh Trang" w:date="2026-06-24T21:55:00Z">
              <w:tcPr>
                <w:tcW w:w="1577" w:type="dxa"/>
              </w:tcPr>
            </w:tcPrChange>
          </w:tcPr>
          <w:p w14:paraId="73987819" w14:textId="77777777" w:rsidR="000D3649" w:rsidRPr="009A764E" w:rsidRDefault="000D3649" w:rsidP="00C72EC9">
            <w:pPr>
              <w:spacing w:line="276" w:lineRule="auto"/>
              <w:jc w:val="center"/>
              <w:rPr>
                <w:rFonts w:cstheme="minorHAnsi"/>
              </w:rPr>
            </w:pPr>
            <w:r w:rsidRPr="009A764E">
              <w:rPr>
                <w:rFonts w:cstheme="minorHAnsi"/>
              </w:rPr>
              <w:t>M</w:t>
            </w:r>
          </w:p>
        </w:tc>
        <w:tc>
          <w:tcPr>
            <w:tcW w:w="3681" w:type="dxa"/>
            <w:tcPrChange w:id="1023" w:author="Pham Quynh Trang" w:date="2026-06-24T21:55:00Z">
              <w:tcPr>
                <w:tcW w:w="4061" w:type="dxa"/>
              </w:tcPr>
            </w:tcPrChange>
          </w:tcPr>
          <w:p w14:paraId="3B445496" w14:textId="3719200F" w:rsidR="000D3649" w:rsidRPr="00957F83" w:rsidRDefault="000D3649" w:rsidP="00C72EC9">
            <w:pPr>
              <w:spacing w:line="276" w:lineRule="auto"/>
              <w:rPr>
                <w:rFonts w:cstheme="minorHAnsi"/>
              </w:rPr>
            </w:pPr>
            <w:commentRangeStart w:id="1024"/>
            <w:commentRangeStart w:id="1025"/>
            <w:r w:rsidRPr="00D1650A">
              <w:rPr>
                <w:rFonts w:cstheme="minorHAnsi"/>
                <w:lang w:val="vi-VN"/>
              </w:rPr>
              <w:t xml:space="preserve">Chọn giá trị trong drop-down list </w:t>
            </w:r>
            <w:commentRangeEnd w:id="1024"/>
            <w:r w:rsidR="005F7954">
              <w:rPr>
                <w:rStyle w:val="CommentReference"/>
              </w:rPr>
              <w:commentReference w:id="1024"/>
            </w:r>
            <w:commentRangeEnd w:id="1025"/>
            <w:r>
              <w:rPr>
                <w:rStyle w:val="CommentReference"/>
              </w:rPr>
              <w:commentReference w:id="1025"/>
            </w:r>
          </w:p>
        </w:tc>
      </w:tr>
      <w:tr w:rsidR="00D13D31" w:rsidRPr="0093520E" w14:paraId="7AD31BCB" w14:textId="77777777" w:rsidTr="005B2383">
        <w:trPr>
          <w:trHeight w:val="20"/>
          <w:trPrChange w:id="1026" w:author="Pham Quynh Trang" w:date="2026-06-24T21:55:00Z">
            <w:trPr>
              <w:trHeight w:val="20"/>
            </w:trPr>
          </w:trPrChange>
        </w:trPr>
        <w:tc>
          <w:tcPr>
            <w:tcW w:w="2571" w:type="dxa"/>
            <w:tcPrChange w:id="1027" w:author="Pham Quynh Trang" w:date="2026-06-24T21:55:00Z">
              <w:tcPr>
                <w:tcW w:w="2408" w:type="dxa"/>
              </w:tcPr>
            </w:tcPrChange>
          </w:tcPr>
          <w:p w14:paraId="5D80F5FF" w14:textId="77777777" w:rsidR="000D3649" w:rsidRPr="00F66B98" w:rsidRDefault="000D3649" w:rsidP="00C72EC9">
            <w:pPr>
              <w:spacing w:line="276" w:lineRule="auto"/>
              <w:rPr>
                <w:rFonts w:cstheme="minorHAnsi"/>
                <w:b/>
                <w:bCs/>
              </w:rPr>
            </w:pPr>
            <w:r>
              <w:rPr>
                <w:rFonts w:cstheme="minorHAnsi"/>
                <w:b/>
                <w:bCs/>
              </w:rPr>
              <w:t>Created By</w:t>
            </w:r>
          </w:p>
        </w:tc>
        <w:tc>
          <w:tcPr>
            <w:tcW w:w="1674" w:type="dxa"/>
            <w:tcPrChange w:id="1028" w:author="Pham Quynh Trang" w:date="2026-06-24T21:55:00Z">
              <w:tcPr>
                <w:tcW w:w="1759" w:type="dxa"/>
              </w:tcPr>
            </w:tcPrChange>
          </w:tcPr>
          <w:p w14:paraId="376A1A9E" w14:textId="77777777" w:rsidR="000D3649" w:rsidRPr="00F66B98" w:rsidRDefault="000D3649" w:rsidP="00C72EC9">
            <w:pPr>
              <w:spacing w:line="276" w:lineRule="auto"/>
              <w:rPr>
                <w:rFonts w:cstheme="minorHAnsi"/>
              </w:rPr>
            </w:pPr>
            <w:r>
              <w:rPr>
                <w:rFonts w:cstheme="minorHAnsi"/>
              </w:rPr>
              <w:t>User tạo case</w:t>
            </w:r>
          </w:p>
        </w:tc>
        <w:tc>
          <w:tcPr>
            <w:tcW w:w="1879" w:type="dxa"/>
            <w:tcPrChange w:id="1029" w:author="Pham Quynh Trang" w:date="2026-06-24T21:55:00Z">
              <w:tcPr>
                <w:tcW w:w="1577" w:type="dxa"/>
              </w:tcPr>
            </w:tcPrChange>
          </w:tcPr>
          <w:p w14:paraId="7C8BF736" w14:textId="77777777" w:rsidR="000D3649" w:rsidRDefault="000D3649" w:rsidP="00C72EC9">
            <w:pPr>
              <w:spacing w:line="276" w:lineRule="auto"/>
              <w:jc w:val="center"/>
              <w:rPr>
                <w:rFonts w:cstheme="minorHAnsi"/>
              </w:rPr>
            </w:pPr>
            <w:r>
              <w:rPr>
                <w:rFonts w:cstheme="minorHAnsi"/>
              </w:rPr>
              <w:t>M</w:t>
            </w:r>
          </w:p>
        </w:tc>
        <w:tc>
          <w:tcPr>
            <w:tcW w:w="3681" w:type="dxa"/>
            <w:tcPrChange w:id="1030" w:author="Pham Quynh Trang" w:date="2026-06-24T21:55:00Z">
              <w:tcPr>
                <w:tcW w:w="4061" w:type="dxa"/>
              </w:tcPr>
            </w:tcPrChange>
          </w:tcPr>
          <w:p w14:paraId="2097CE53" w14:textId="59EFA6B4" w:rsidR="000D3649" w:rsidRDefault="000D3649" w:rsidP="00C72EC9">
            <w:pPr>
              <w:spacing w:line="276" w:lineRule="auto"/>
              <w:rPr>
                <w:rFonts w:cstheme="minorHAnsi"/>
              </w:rPr>
            </w:pPr>
            <w:commentRangeStart w:id="1031"/>
            <w:commentRangeStart w:id="1032"/>
            <w:r w:rsidRPr="00D1650A">
              <w:rPr>
                <w:rFonts w:cstheme="minorHAnsi"/>
                <w:lang w:val="vi-VN"/>
              </w:rPr>
              <w:t>Chọn giá trị trong drop-down list</w:t>
            </w:r>
            <w:commentRangeEnd w:id="1031"/>
            <w:r w:rsidR="005F7954">
              <w:rPr>
                <w:rStyle w:val="CommentReference"/>
              </w:rPr>
              <w:commentReference w:id="1031"/>
            </w:r>
            <w:commentRangeEnd w:id="1032"/>
            <w:r>
              <w:rPr>
                <w:rStyle w:val="CommentReference"/>
              </w:rPr>
              <w:commentReference w:id="1032"/>
            </w:r>
          </w:p>
        </w:tc>
      </w:tr>
      <w:tr w:rsidR="00D13D31" w:rsidRPr="0093520E" w:rsidDel="005B2383" w14:paraId="5C1D2E23" w14:textId="6A43D775" w:rsidTr="005B2383">
        <w:trPr>
          <w:trHeight w:val="20"/>
          <w:del w:id="1033" w:author="Pham Quynh Trang" w:date="2026-06-24T21:55:00Z"/>
          <w:trPrChange w:id="1034" w:author="Pham Quynh Trang" w:date="2026-06-24T21:55:00Z">
            <w:trPr>
              <w:trHeight w:val="20"/>
            </w:trPr>
          </w:trPrChange>
        </w:trPr>
        <w:tc>
          <w:tcPr>
            <w:tcW w:w="2571" w:type="dxa"/>
            <w:tcPrChange w:id="1035" w:author="Pham Quynh Trang" w:date="2026-06-24T21:55:00Z">
              <w:tcPr>
                <w:tcW w:w="2408" w:type="dxa"/>
              </w:tcPr>
            </w:tcPrChange>
          </w:tcPr>
          <w:p w14:paraId="0FDE2C31" w14:textId="697B1F59" w:rsidR="000D3649" w:rsidRPr="004359FC" w:rsidDel="005B2383" w:rsidRDefault="000D3649" w:rsidP="00C72EC9">
            <w:pPr>
              <w:spacing w:line="276" w:lineRule="auto"/>
              <w:rPr>
                <w:del w:id="1036" w:author="Pham Quynh Trang" w:date="2026-06-24T21:55:00Z"/>
                <w:rFonts w:cstheme="minorHAnsi"/>
                <w:b/>
                <w:bCs/>
              </w:rPr>
            </w:pPr>
            <w:commentRangeStart w:id="1037"/>
            <w:commentRangeStart w:id="1038"/>
            <w:del w:id="1039" w:author="Pham Quynh Trang" w:date="2026-06-24T21:55:00Z">
              <w:r w:rsidRPr="00F66B98" w:rsidDel="005B2383">
                <w:rPr>
                  <w:rFonts w:cstheme="minorHAnsi"/>
                  <w:b/>
                  <w:bCs/>
                </w:rPr>
                <w:delText>Indication of suspicion detected manually</w:delText>
              </w:r>
            </w:del>
          </w:p>
        </w:tc>
        <w:tc>
          <w:tcPr>
            <w:tcW w:w="1674" w:type="dxa"/>
            <w:tcPrChange w:id="1040" w:author="Pham Quynh Trang" w:date="2026-06-24T21:55:00Z">
              <w:tcPr>
                <w:tcW w:w="1759" w:type="dxa"/>
              </w:tcPr>
            </w:tcPrChange>
          </w:tcPr>
          <w:p w14:paraId="59520793" w14:textId="336E836E" w:rsidR="000D3649" w:rsidRPr="009A764E" w:rsidDel="005B2383" w:rsidRDefault="000D3649" w:rsidP="00C72EC9">
            <w:pPr>
              <w:spacing w:line="276" w:lineRule="auto"/>
              <w:rPr>
                <w:del w:id="1041" w:author="Pham Quynh Trang" w:date="2026-06-24T21:55:00Z"/>
                <w:rFonts w:cstheme="minorHAnsi"/>
              </w:rPr>
            </w:pPr>
            <w:del w:id="1042" w:author="Pham Quynh Trang" w:date="2026-06-24T21:55:00Z">
              <w:r w:rsidRPr="00F66B98" w:rsidDel="005B2383">
                <w:rPr>
                  <w:rFonts w:cstheme="minorHAnsi"/>
                </w:rPr>
                <w:delText>Dấu hiệu nhận biết đáng ngờ thủ công</w:delText>
              </w:r>
            </w:del>
          </w:p>
        </w:tc>
        <w:tc>
          <w:tcPr>
            <w:tcW w:w="1879" w:type="dxa"/>
            <w:tcPrChange w:id="1043" w:author="Pham Quynh Trang" w:date="2026-06-24T21:55:00Z">
              <w:tcPr>
                <w:tcW w:w="1577" w:type="dxa"/>
              </w:tcPr>
            </w:tcPrChange>
          </w:tcPr>
          <w:p w14:paraId="3AF97FF3" w14:textId="31B4F498" w:rsidR="000D3649" w:rsidRPr="009A764E" w:rsidDel="005B2383" w:rsidRDefault="00334C0F" w:rsidP="00C72EC9">
            <w:pPr>
              <w:spacing w:line="276" w:lineRule="auto"/>
              <w:jc w:val="center"/>
              <w:rPr>
                <w:del w:id="1044" w:author="Pham Quynh Trang" w:date="2026-06-24T21:55:00Z"/>
                <w:rFonts w:cstheme="minorHAnsi"/>
              </w:rPr>
            </w:pPr>
            <w:commentRangeStart w:id="1045"/>
            <w:commentRangeStart w:id="1046"/>
            <w:del w:id="1047" w:author="Pham Quynh Trang" w:date="2026-06-24T21:55:00Z">
              <w:r w:rsidDel="005B2383">
                <w:rPr>
                  <w:rFonts w:cstheme="minorHAnsi"/>
                </w:rPr>
                <w:delText>O</w:delText>
              </w:r>
              <w:commentRangeEnd w:id="1045"/>
              <w:r w:rsidRPr="009A764E" w:rsidDel="005B2383">
                <w:rPr>
                  <w:rStyle w:val="CommentReference"/>
                  <w:rFonts w:cstheme="minorHAnsi"/>
                  <w:sz w:val="24"/>
                  <w:szCs w:val="24"/>
                </w:rPr>
                <w:commentReference w:id="1045"/>
              </w:r>
              <w:commentRangeEnd w:id="1046"/>
              <w:r>
                <w:rPr>
                  <w:rStyle w:val="CommentReference"/>
                </w:rPr>
                <w:commentReference w:id="1046"/>
              </w:r>
            </w:del>
          </w:p>
        </w:tc>
        <w:tc>
          <w:tcPr>
            <w:tcW w:w="3681" w:type="dxa"/>
            <w:tcPrChange w:id="1048" w:author="Pham Quynh Trang" w:date="2026-06-24T21:55:00Z">
              <w:tcPr>
                <w:tcW w:w="4061" w:type="dxa"/>
              </w:tcPr>
            </w:tcPrChange>
          </w:tcPr>
          <w:p w14:paraId="10AE5630" w14:textId="3A90078F" w:rsidR="000D3649" w:rsidDel="005B2383" w:rsidRDefault="000D3649" w:rsidP="00C72EC9">
            <w:pPr>
              <w:spacing w:line="276" w:lineRule="auto"/>
              <w:rPr>
                <w:del w:id="1049" w:author="Pham Quynh Trang" w:date="2026-06-24T21:55:00Z"/>
                <w:rFonts w:cstheme="minorHAnsi"/>
              </w:rPr>
            </w:pPr>
            <w:del w:id="1050" w:author="Pham Quynh Trang" w:date="2026-06-24T21:55:00Z">
              <w:r w:rsidDel="005B2383">
                <w:rPr>
                  <w:rFonts w:cstheme="minorHAnsi"/>
                </w:rPr>
                <w:delText>Dấu hiệu nhận biết đáng ngờ thủ công</w:delText>
              </w:r>
            </w:del>
          </w:p>
          <w:p w14:paraId="0B2D18CD" w14:textId="061838B3" w:rsidR="000D3649" w:rsidRPr="009A764E" w:rsidDel="005B2383" w:rsidRDefault="000D3649" w:rsidP="00EB2AA8">
            <w:pPr>
              <w:spacing w:line="276" w:lineRule="auto"/>
              <w:rPr>
                <w:del w:id="1051" w:author="Pham Quynh Trang" w:date="2026-06-24T21:55:00Z"/>
              </w:rPr>
            </w:pPr>
            <w:del w:id="1052" w:author="Pham Quynh Trang" w:date="2026-06-24T21:55:00Z">
              <w:r w:rsidDel="005B2383">
                <w:fldChar w:fldCharType="begin"/>
              </w:r>
              <w:r w:rsidDel="005B2383">
                <w:fldChar w:fldCharType="end"/>
              </w:r>
              <w:commentRangeEnd w:id="1037"/>
              <w:r w:rsidR="00D841D3" w:rsidRPr="009A764E" w:rsidDel="005B2383">
                <w:rPr>
                  <w:rStyle w:val="CommentReference"/>
                  <w:sz w:val="24"/>
                  <w:szCs w:val="24"/>
                </w:rPr>
                <w:commentReference w:id="1037"/>
              </w:r>
              <w:commentRangeEnd w:id="1038"/>
              <w:r>
                <w:rPr>
                  <w:rStyle w:val="CommentReference"/>
                </w:rPr>
                <w:commentReference w:id="1038"/>
              </w:r>
            </w:del>
          </w:p>
        </w:tc>
      </w:tr>
      <w:tr w:rsidR="00D13D31" w:rsidRPr="0093520E" w14:paraId="233A3C3F" w14:textId="77777777" w:rsidTr="005B2383">
        <w:trPr>
          <w:trHeight w:val="20"/>
          <w:trPrChange w:id="1053" w:author="Pham Quynh Trang" w:date="2026-06-24T21:55:00Z">
            <w:trPr>
              <w:trHeight w:val="20"/>
            </w:trPr>
          </w:trPrChange>
        </w:trPr>
        <w:tc>
          <w:tcPr>
            <w:tcW w:w="2571" w:type="dxa"/>
            <w:tcPrChange w:id="1054" w:author="Pham Quynh Trang" w:date="2026-06-24T21:55:00Z">
              <w:tcPr>
                <w:tcW w:w="2408" w:type="dxa"/>
              </w:tcPr>
            </w:tcPrChange>
          </w:tcPr>
          <w:p w14:paraId="667FE15C" w14:textId="77777777" w:rsidR="000D3649" w:rsidRPr="004359FC" w:rsidRDefault="000D3649" w:rsidP="00C72EC9">
            <w:pPr>
              <w:spacing w:line="276" w:lineRule="auto"/>
              <w:rPr>
                <w:rFonts w:cstheme="minorHAnsi"/>
                <w:b/>
                <w:bCs/>
              </w:rPr>
            </w:pPr>
            <w:r w:rsidRPr="004359FC">
              <w:rPr>
                <w:rFonts w:cstheme="minorHAnsi"/>
                <w:b/>
                <w:bCs/>
              </w:rPr>
              <w:t>Description</w:t>
            </w:r>
          </w:p>
        </w:tc>
        <w:tc>
          <w:tcPr>
            <w:tcW w:w="1674" w:type="dxa"/>
            <w:tcPrChange w:id="1055" w:author="Pham Quynh Trang" w:date="2026-06-24T21:55:00Z">
              <w:tcPr>
                <w:tcW w:w="1759" w:type="dxa"/>
              </w:tcPr>
            </w:tcPrChange>
          </w:tcPr>
          <w:p w14:paraId="52F56ECC" w14:textId="77777777" w:rsidR="000D3649" w:rsidRPr="009A764E" w:rsidRDefault="000D3649" w:rsidP="00C72EC9">
            <w:pPr>
              <w:spacing w:line="276" w:lineRule="auto"/>
              <w:rPr>
                <w:rFonts w:cstheme="minorHAnsi"/>
              </w:rPr>
            </w:pPr>
            <w:r w:rsidRPr="009A764E">
              <w:rPr>
                <w:rFonts w:cstheme="minorHAnsi"/>
              </w:rPr>
              <w:t>Mô tả case</w:t>
            </w:r>
          </w:p>
        </w:tc>
        <w:tc>
          <w:tcPr>
            <w:tcW w:w="1879" w:type="dxa"/>
            <w:tcPrChange w:id="1056" w:author="Pham Quynh Trang" w:date="2026-06-24T21:55:00Z">
              <w:tcPr>
                <w:tcW w:w="1577" w:type="dxa"/>
              </w:tcPr>
            </w:tcPrChange>
          </w:tcPr>
          <w:p w14:paraId="2CA862ED" w14:textId="77777777" w:rsidR="000D3649" w:rsidRPr="009A764E" w:rsidRDefault="000D3649" w:rsidP="00C72EC9">
            <w:pPr>
              <w:spacing w:line="276" w:lineRule="auto"/>
              <w:jc w:val="center"/>
              <w:rPr>
                <w:rFonts w:cstheme="minorHAnsi"/>
              </w:rPr>
            </w:pPr>
            <w:r w:rsidRPr="009A764E">
              <w:rPr>
                <w:rFonts w:cstheme="minorHAnsi"/>
              </w:rPr>
              <w:t>M</w:t>
            </w:r>
          </w:p>
        </w:tc>
        <w:tc>
          <w:tcPr>
            <w:tcW w:w="3681" w:type="dxa"/>
            <w:tcPrChange w:id="1057" w:author="Pham Quynh Trang" w:date="2026-06-24T21:55:00Z">
              <w:tcPr>
                <w:tcW w:w="4061" w:type="dxa"/>
              </w:tcPr>
            </w:tcPrChange>
          </w:tcPr>
          <w:p w14:paraId="52E7D744" w14:textId="77777777" w:rsidR="000D3649" w:rsidRPr="009A764E" w:rsidRDefault="000D3649" w:rsidP="00C72EC9">
            <w:pPr>
              <w:spacing w:line="276" w:lineRule="auto"/>
              <w:rPr>
                <w:rFonts w:cstheme="minorHAnsi"/>
              </w:rPr>
            </w:pPr>
            <w:r w:rsidRPr="009A764E">
              <w:rPr>
                <w:rFonts w:cstheme="minorHAnsi"/>
              </w:rPr>
              <w:t>Trường free-text</w:t>
            </w:r>
          </w:p>
        </w:tc>
      </w:tr>
    </w:tbl>
    <w:p w14:paraId="51EFE9E2" w14:textId="2652B8D4" w:rsidR="005571C7" w:rsidRDefault="00BE599F" w:rsidP="005571C7">
      <w:pPr>
        <w:pStyle w:val="ListParagraph"/>
        <w:numPr>
          <w:ilvl w:val="0"/>
          <w:numId w:val="21"/>
        </w:numPr>
        <w:ind w:left="0" w:firstLine="0"/>
        <w:contextualSpacing w:val="0"/>
        <w:rPr>
          <w:lang w:val="vi-VN"/>
        </w:rPr>
      </w:pPr>
      <w:r w:rsidRPr="00BE599F">
        <w:rPr>
          <w:lang w:val="vi-VN"/>
        </w:rPr>
        <w:t xml:space="preserve">Hệ thống hỗ trợ người dùng </w:t>
      </w:r>
      <w:commentRangeStart w:id="1058"/>
      <w:commentRangeStart w:id="1059"/>
      <w:r w:rsidRPr="00BE599F">
        <w:rPr>
          <w:lang w:val="vi-VN"/>
        </w:rPr>
        <w:t xml:space="preserve">tìm kiếm/tạo thông tin </w:t>
      </w:r>
      <w:commentRangeEnd w:id="1058"/>
      <w:r w:rsidR="00283691">
        <w:rPr>
          <w:rStyle w:val="CommentReference"/>
        </w:rPr>
        <w:commentReference w:id="1058"/>
      </w:r>
      <w:commentRangeEnd w:id="1059"/>
      <w:r>
        <w:rPr>
          <w:rStyle w:val="CommentReference"/>
        </w:rPr>
        <w:commentReference w:id="1059"/>
      </w:r>
      <w:r w:rsidRPr="00BE599F">
        <w:rPr>
          <w:lang w:val="vi-VN"/>
        </w:rPr>
        <w:t>của giao dịch để gán với case thủ công. Thông tin giao dịch gồm: Transaction ID, Transaction type, Transaction base amount, Transaction date, Party ID,…</w:t>
      </w:r>
    </w:p>
    <w:p w14:paraId="0C260FFC" w14:textId="6BB60167" w:rsidR="000D3649" w:rsidRDefault="000D3649" w:rsidP="004D487F">
      <w:pPr>
        <w:pStyle w:val="Heading3"/>
      </w:pPr>
      <w:r w:rsidRPr="00D73536">
        <w:lastRenderedPageBreak/>
        <w:t>CM-</w:t>
      </w:r>
      <w:r>
        <w:t>2</w:t>
      </w:r>
      <w:r w:rsidRPr="00D73536">
        <w:t xml:space="preserve">: </w:t>
      </w:r>
      <w:r w:rsidR="00AA371D">
        <w:t>Tìm kiếm case</w:t>
      </w:r>
    </w:p>
    <w:p w14:paraId="149E4AA9" w14:textId="1DAF58CD" w:rsidR="000D3649" w:rsidRPr="00AA371D" w:rsidRDefault="000D3649">
      <w:pPr>
        <w:pStyle w:val="Heading4"/>
        <w:numPr>
          <w:ilvl w:val="3"/>
          <w:numId w:val="25"/>
        </w:numPr>
        <w:tabs>
          <w:tab w:val="left" w:pos="1701"/>
        </w:tabs>
        <w:rPr>
          <w:strike/>
        </w:rPr>
        <w:pPrChange w:id="1060" w:author="Pham Quynh Trang" w:date="2026-06-24T23:10:00Z">
          <w:pPr>
            <w:pStyle w:val="Heading4"/>
            <w:numPr>
              <w:ilvl w:val="3"/>
              <w:numId w:val="35"/>
            </w:numPr>
          </w:pPr>
        </w:pPrChange>
      </w:pPr>
      <w:r w:rsidRPr="00AA371D">
        <w:rPr>
          <w:strike/>
        </w:rPr>
        <w:t>CM - 2.2</w:t>
      </w:r>
      <w:r w:rsidR="00810E05" w:rsidRPr="00AA371D">
        <w:rPr>
          <w:strike/>
        </w:rPr>
        <w:t>:</w:t>
      </w:r>
      <w:r w:rsidRPr="00AA371D">
        <w:rPr>
          <w:strike/>
        </w:rPr>
        <w:t xml:space="preserve"> </w:t>
      </w:r>
      <w:commentRangeStart w:id="1061"/>
      <w:commentRangeStart w:id="1062"/>
      <w:commentRangeStart w:id="1063"/>
      <w:commentRangeStart w:id="1064"/>
      <w:r w:rsidRPr="00AA371D">
        <w:rPr>
          <w:strike/>
        </w:rPr>
        <w:t>Tính năng tìm kiếm cảnh báo</w:t>
      </w:r>
      <w:commentRangeEnd w:id="1061"/>
      <w:r w:rsidR="00FF622E" w:rsidRPr="00AA371D">
        <w:rPr>
          <w:rStyle w:val="CommentReference"/>
          <w:bCs w:val="0"/>
          <w:iCs w:val="0"/>
          <w:strike/>
        </w:rPr>
        <w:commentReference w:id="1061"/>
      </w:r>
      <w:commentRangeEnd w:id="1062"/>
      <w:r>
        <w:rPr>
          <w:rStyle w:val="CommentReference"/>
        </w:rPr>
        <w:commentReference w:id="1062"/>
      </w:r>
      <w:commentRangeEnd w:id="1063"/>
      <w:r w:rsidR="007406BB" w:rsidRPr="00AA371D">
        <w:rPr>
          <w:rStyle w:val="CommentReference"/>
          <w:bCs w:val="0"/>
          <w:iCs w:val="0"/>
          <w:strike/>
        </w:rPr>
        <w:commentReference w:id="1063"/>
      </w:r>
      <w:commentRangeEnd w:id="1064"/>
      <w:r>
        <w:rPr>
          <w:rStyle w:val="CommentReference"/>
        </w:rPr>
        <w:commentReference w:id="1064"/>
      </w:r>
    </w:p>
    <w:p w14:paraId="17A2F6A9" w14:textId="77777777" w:rsidR="000D3649" w:rsidRPr="0063499B" w:rsidRDefault="000D3649" w:rsidP="000D3649">
      <w:pPr>
        <w:rPr>
          <w:color w:val="000000" w:themeColor="text1"/>
        </w:rPr>
      </w:pPr>
      <w:r w:rsidRPr="0063499B">
        <w:rPr>
          <w:rFonts w:cstheme="minorHAnsi"/>
        </w:rPr>
        <w:t>Người</w:t>
      </w:r>
      <w:r w:rsidRPr="0063499B">
        <w:rPr>
          <w:rFonts w:cstheme="minorHAnsi" w:hint="eastAsia"/>
        </w:rPr>
        <w:t xml:space="preserve"> dùng có</w:t>
      </w:r>
      <w:r w:rsidRPr="0063499B">
        <w:rPr>
          <w:rFonts w:cstheme="minorHAnsi"/>
        </w:rPr>
        <w:t xml:space="preserve"> thể thực hiện t</w:t>
      </w:r>
      <w:r w:rsidRPr="0063499B">
        <w:rPr>
          <w:rFonts w:cstheme="minorHAnsi" w:hint="eastAsia"/>
        </w:rPr>
        <w:t>ì</w:t>
      </w:r>
      <w:r w:rsidRPr="0063499B">
        <w:rPr>
          <w:rFonts w:cstheme="minorHAnsi"/>
        </w:rPr>
        <w:t xml:space="preserve">m kiếm </w:t>
      </w:r>
      <w:r>
        <w:rPr>
          <w:rFonts w:cstheme="minorHAnsi"/>
        </w:rPr>
        <w:t>các case phát sinh</w:t>
      </w:r>
      <w:r w:rsidRPr="0063499B">
        <w:rPr>
          <w:rFonts w:cstheme="minorHAnsi" w:hint="eastAsia"/>
        </w:rPr>
        <w:t xml:space="preserve"> thông qua màn hình search </w:t>
      </w:r>
      <w:r w:rsidRPr="0063499B">
        <w:rPr>
          <w:rFonts w:cstheme="minorHAnsi" w:hint="eastAsia"/>
          <w:color w:val="000000" w:themeColor="text1"/>
        </w:rPr>
        <w:t>theo các tiêu chí</w:t>
      </w:r>
      <w:r w:rsidRPr="0063499B">
        <w:rPr>
          <w:rFonts w:cstheme="minorHAnsi" w:hint="eastAsia"/>
          <w:color w:val="000000" w:themeColor="text1"/>
          <w:lang w:val="vi-VN"/>
        </w:rPr>
        <w:t xml:space="preserve"> </w:t>
      </w:r>
      <w:r w:rsidRPr="0063499B">
        <w:rPr>
          <w:rFonts w:cstheme="minorHAnsi"/>
          <w:color w:val="000000" w:themeColor="text1"/>
          <w:lang w:val="vi-VN"/>
        </w:rPr>
        <w:t>sẵn</w:t>
      </w:r>
      <w:r w:rsidRPr="0063499B">
        <w:rPr>
          <w:rFonts w:cstheme="minorHAnsi" w:hint="eastAsia"/>
          <w:color w:val="000000" w:themeColor="text1"/>
          <w:lang w:val="vi-VN"/>
        </w:rPr>
        <w:t xml:space="preserve"> có </w:t>
      </w:r>
      <w:r w:rsidRPr="0063499B">
        <w:rPr>
          <w:rFonts w:cstheme="minorHAnsi"/>
          <w:color w:val="000000" w:themeColor="text1"/>
          <w:lang w:val="vi-VN"/>
        </w:rPr>
        <w:t>của</w:t>
      </w:r>
      <w:r w:rsidRPr="0063499B">
        <w:rPr>
          <w:rFonts w:cstheme="minorHAnsi" w:hint="eastAsia"/>
          <w:color w:val="000000" w:themeColor="text1"/>
          <w:lang w:val="vi-VN"/>
        </w:rPr>
        <w:t xml:space="preserve"> </w:t>
      </w:r>
      <w:r w:rsidRPr="0063499B">
        <w:rPr>
          <w:rFonts w:cstheme="minorHAnsi"/>
          <w:color w:val="000000" w:themeColor="text1"/>
          <w:lang w:val="vi-VN"/>
        </w:rPr>
        <w:t>hệ</w:t>
      </w:r>
      <w:r w:rsidRPr="0063499B">
        <w:rPr>
          <w:rFonts w:cstheme="minorHAnsi" w:hint="eastAsia"/>
          <w:color w:val="000000" w:themeColor="text1"/>
          <w:lang w:val="vi-VN"/>
        </w:rPr>
        <w:t xml:space="preserve"> </w:t>
      </w:r>
      <w:r w:rsidRPr="0063499B">
        <w:rPr>
          <w:rFonts w:cstheme="minorHAnsi"/>
          <w:color w:val="000000" w:themeColor="text1"/>
          <w:lang w:val="vi-VN"/>
        </w:rPr>
        <w:t>thống,</w:t>
      </w:r>
      <w:r w:rsidRPr="0063499B">
        <w:rPr>
          <w:rFonts w:cstheme="minorHAnsi" w:hint="eastAsia"/>
          <w:color w:val="000000" w:themeColor="text1"/>
          <w:lang w:val="vi-VN"/>
        </w:rPr>
        <w:t xml:space="preserve"> ví</w:t>
      </w:r>
      <w:r w:rsidRPr="0063499B">
        <w:rPr>
          <w:rFonts w:cstheme="minorHAnsi"/>
          <w:color w:val="000000" w:themeColor="text1"/>
          <w:lang w:val="vi-VN"/>
        </w:rPr>
        <w:t xml:space="preserve"> dụ một số</w:t>
      </w:r>
      <w:r w:rsidRPr="0063499B">
        <w:rPr>
          <w:rFonts w:cstheme="minorHAnsi" w:hint="eastAsia"/>
          <w:color w:val="000000" w:themeColor="text1"/>
          <w:lang w:val="vi-VN"/>
        </w:rPr>
        <w:t xml:space="preserve"> tiêu chí</w:t>
      </w:r>
      <w:r w:rsidRPr="0063499B">
        <w:rPr>
          <w:rFonts w:cstheme="minorHAnsi" w:hint="eastAsia"/>
          <w:color w:val="000000" w:themeColor="text1"/>
        </w:rPr>
        <w:t xml:space="preserve"> sau</w:t>
      </w:r>
      <w:r w:rsidRPr="0063499B">
        <w:rPr>
          <w:rFonts w:cstheme="minorHAnsi" w:hint="eastAsia"/>
        </w:rPr>
        <w:t>:</w:t>
      </w:r>
    </w:p>
    <w:tbl>
      <w:tblPr>
        <w:tblStyle w:val="TableGrid"/>
        <w:tblW w:w="9265" w:type="dxa"/>
        <w:tblLayout w:type="fixed"/>
        <w:tblLook w:val="04A0" w:firstRow="1" w:lastRow="0" w:firstColumn="1" w:lastColumn="0" w:noHBand="0" w:noVBand="1"/>
      </w:tblPr>
      <w:tblGrid>
        <w:gridCol w:w="1885"/>
        <w:gridCol w:w="1710"/>
        <w:gridCol w:w="5670"/>
      </w:tblGrid>
      <w:tr w:rsidR="000D3649" w:rsidRPr="001B0AA2" w14:paraId="2F00F1A7" w14:textId="77777777" w:rsidTr="00E57013">
        <w:trPr>
          <w:tblHeader/>
        </w:trPr>
        <w:tc>
          <w:tcPr>
            <w:tcW w:w="1885" w:type="dxa"/>
            <w:shd w:val="clear" w:color="auto" w:fill="0070C0"/>
          </w:tcPr>
          <w:p w14:paraId="61DD6CE3" w14:textId="77777777" w:rsidR="000D3649" w:rsidRPr="0063499B" w:rsidRDefault="000D3649" w:rsidP="00C72EC9">
            <w:pPr>
              <w:jc w:val="center"/>
              <w:rPr>
                <w:b/>
                <w:color w:val="FFFFFF" w:themeColor="background1"/>
              </w:rPr>
            </w:pPr>
            <w:r w:rsidRPr="001B0AA2">
              <w:rPr>
                <w:b/>
                <w:color w:val="FFFFFF" w:themeColor="background1"/>
              </w:rPr>
              <w:t>Trường</w:t>
            </w:r>
          </w:p>
        </w:tc>
        <w:tc>
          <w:tcPr>
            <w:tcW w:w="1710" w:type="dxa"/>
            <w:shd w:val="clear" w:color="auto" w:fill="0070C0"/>
          </w:tcPr>
          <w:p w14:paraId="06A722D9" w14:textId="77777777" w:rsidR="000D3649" w:rsidRPr="0063499B" w:rsidRDefault="000D3649" w:rsidP="00C72EC9">
            <w:pPr>
              <w:jc w:val="center"/>
              <w:rPr>
                <w:b/>
                <w:color w:val="FFFFFF" w:themeColor="background1"/>
              </w:rPr>
            </w:pPr>
            <w:r w:rsidRPr="001B0AA2">
              <w:rPr>
                <w:b/>
                <w:color w:val="FFFFFF" w:themeColor="background1"/>
              </w:rPr>
              <w:t>Định dạng</w:t>
            </w:r>
          </w:p>
        </w:tc>
        <w:tc>
          <w:tcPr>
            <w:tcW w:w="5670" w:type="dxa"/>
            <w:shd w:val="clear" w:color="auto" w:fill="0070C0"/>
          </w:tcPr>
          <w:p w14:paraId="54F0A544" w14:textId="77777777" w:rsidR="000D3649" w:rsidRPr="0063499B" w:rsidRDefault="000D3649" w:rsidP="00C72EC9">
            <w:pPr>
              <w:jc w:val="center"/>
              <w:rPr>
                <w:b/>
                <w:color w:val="FFFFFF" w:themeColor="background1"/>
              </w:rPr>
            </w:pPr>
            <w:r w:rsidRPr="001B0AA2">
              <w:rPr>
                <w:b/>
                <w:color w:val="FFFFFF" w:themeColor="background1"/>
              </w:rPr>
              <w:t>Mô tả</w:t>
            </w:r>
          </w:p>
        </w:tc>
      </w:tr>
      <w:tr w:rsidR="00D0689C" w:rsidRPr="00D0689C" w14:paraId="49B91D59" w14:textId="77777777" w:rsidTr="00E81C29">
        <w:tc>
          <w:tcPr>
            <w:tcW w:w="1885" w:type="dxa"/>
            <w:shd w:val="clear" w:color="auto" w:fill="auto"/>
          </w:tcPr>
          <w:p w14:paraId="25AD99CF" w14:textId="0E04FEC9" w:rsidR="00D0689C" w:rsidRPr="00D0689C" w:rsidRDefault="00E81C29" w:rsidP="00E81C29">
            <w:r>
              <w:t>Case ID</w:t>
            </w:r>
          </w:p>
        </w:tc>
        <w:tc>
          <w:tcPr>
            <w:tcW w:w="1710" w:type="dxa"/>
            <w:shd w:val="clear" w:color="auto" w:fill="auto"/>
          </w:tcPr>
          <w:p w14:paraId="0FF2723E" w14:textId="77777777" w:rsidR="00D0689C" w:rsidRPr="00D0689C" w:rsidRDefault="00D0689C" w:rsidP="00E81C29"/>
        </w:tc>
        <w:tc>
          <w:tcPr>
            <w:tcW w:w="5670" w:type="dxa"/>
            <w:shd w:val="clear" w:color="auto" w:fill="auto"/>
          </w:tcPr>
          <w:p w14:paraId="63157868" w14:textId="77777777" w:rsidR="00D0689C" w:rsidRPr="00D0689C" w:rsidRDefault="00D0689C" w:rsidP="00E81C29"/>
        </w:tc>
      </w:tr>
      <w:tr w:rsidR="00E81C29" w:rsidRPr="00D0689C" w14:paraId="73F628AD" w14:textId="77777777" w:rsidTr="00E81C29">
        <w:tc>
          <w:tcPr>
            <w:tcW w:w="1885" w:type="dxa"/>
            <w:shd w:val="clear" w:color="auto" w:fill="auto"/>
          </w:tcPr>
          <w:p w14:paraId="54CED053" w14:textId="7A7F765D" w:rsidR="00E81C29" w:rsidRDefault="00E81C29" w:rsidP="00E81C29">
            <w:r>
              <w:t>Event ID</w:t>
            </w:r>
          </w:p>
        </w:tc>
        <w:tc>
          <w:tcPr>
            <w:tcW w:w="1710" w:type="dxa"/>
            <w:shd w:val="clear" w:color="auto" w:fill="auto"/>
          </w:tcPr>
          <w:p w14:paraId="1D1ADBCB" w14:textId="77777777" w:rsidR="00E81C29" w:rsidRPr="00D0689C" w:rsidRDefault="00E81C29" w:rsidP="00E81C29"/>
        </w:tc>
        <w:tc>
          <w:tcPr>
            <w:tcW w:w="5670" w:type="dxa"/>
            <w:shd w:val="clear" w:color="auto" w:fill="auto"/>
          </w:tcPr>
          <w:p w14:paraId="2A6EB3D8" w14:textId="77777777" w:rsidR="00E81C29" w:rsidRPr="00D0689C" w:rsidRDefault="00E81C29" w:rsidP="00E81C29"/>
        </w:tc>
      </w:tr>
      <w:tr w:rsidR="000D3649" w:rsidRPr="001B0AA2" w14:paraId="39478B79" w14:textId="77777777" w:rsidTr="00E81C29">
        <w:tc>
          <w:tcPr>
            <w:tcW w:w="1885" w:type="dxa"/>
          </w:tcPr>
          <w:p w14:paraId="5243663D" w14:textId="77777777" w:rsidR="000D3649" w:rsidRPr="0063499B" w:rsidRDefault="000D3649" w:rsidP="00C72EC9">
            <w:pPr>
              <w:rPr>
                <w:color w:val="000000" w:themeColor="text1"/>
              </w:rPr>
            </w:pPr>
            <w:r w:rsidRPr="001B0AA2">
              <w:rPr>
                <w:color w:val="000000" w:themeColor="text1"/>
              </w:rPr>
              <w:t>Created From, To</w:t>
            </w:r>
          </w:p>
        </w:tc>
        <w:tc>
          <w:tcPr>
            <w:tcW w:w="1710" w:type="dxa"/>
          </w:tcPr>
          <w:p w14:paraId="7EB61271" w14:textId="77777777" w:rsidR="000D3649" w:rsidRPr="0063499B" w:rsidRDefault="000D3649" w:rsidP="00C72EC9">
            <w:r w:rsidRPr="001B0AA2">
              <w:rPr>
                <w:color w:val="000000" w:themeColor="text1"/>
              </w:rPr>
              <w:t>Date picker</w:t>
            </w:r>
          </w:p>
        </w:tc>
        <w:tc>
          <w:tcPr>
            <w:tcW w:w="5670" w:type="dxa"/>
          </w:tcPr>
          <w:p w14:paraId="29EE628D" w14:textId="77777777" w:rsidR="000D3649" w:rsidRPr="0063499B" w:rsidRDefault="000D3649" w:rsidP="00C72EC9">
            <w:pPr>
              <w:rPr>
                <w:color w:val="000000" w:themeColor="text1"/>
              </w:rPr>
            </w:pPr>
            <w:r w:rsidRPr="001B0AA2">
              <w:t>Khoảng ngày case được tạo</w:t>
            </w:r>
          </w:p>
        </w:tc>
      </w:tr>
      <w:tr w:rsidR="000D3649" w:rsidRPr="001B0AA2" w14:paraId="33F8E190" w14:textId="77777777" w:rsidTr="00E81C29">
        <w:tc>
          <w:tcPr>
            <w:tcW w:w="1885" w:type="dxa"/>
          </w:tcPr>
          <w:p w14:paraId="08BE690B" w14:textId="77777777" w:rsidR="000D3649" w:rsidRPr="00602C85" w:rsidRDefault="000D3649" w:rsidP="00C72EC9">
            <w:pPr>
              <w:rPr>
                <w:color w:val="000000" w:themeColor="text1"/>
                <w:highlight w:val="yellow"/>
              </w:rPr>
            </w:pPr>
            <w:r w:rsidRPr="00602C85">
              <w:rPr>
                <w:color w:val="000000" w:themeColor="text1"/>
                <w:highlight w:val="yellow"/>
              </w:rPr>
              <w:t>Age</w:t>
            </w:r>
          </w:p>
        </w:tc>
        <w:tc>
          <w:tcPr>
            <w:tcW w:w="1710" w:type="dxa"/>
          </w:tcPr>
          <w:p w14:paraId="0BD0746F" w14:textId="77777777" w:rsidR="000D3649" w:rsidRPr="00602C85" w:rsidRDefault="000D3649" w:rsidP="00C72EC9">
            <w:pPr>
              <w:rPr>
                <w:highlight w:val="yellow"/>
              </w:rPr>
            </w:pPr>
            <w:r w:rsidRPr="00602C85">
              <w:rPr>
                <w:highlight w:val="yellow"/>
              </w:rPr>
              <w:t>Textbox</w:t>
            </w:r>
          </w:p>
        </w:tc>
        <w:tc>
          <w:tcPr>
            <w:tcW w:w="5670" w:type="dxa"/>
          </w:tcPr>
          <w:p w14:paraId="570F8AF5" w14:textId="77777777" w:rsidR="000D3649" w:rsidRPr="00602C85" w:rsidRDefault="000D3649" w:rsidP="00C72EC9">
            <w:pPr>
              <w:rPr>
                <w:highlight w:val="yellow"/>
              </w:rPr>
            </w:pPr>
            <w:r w:rsidRPr="00602C85">
              <w:rPr>
                <w:highlight w:val="yellow"/>
              </w:rPr>
              <w:t>Tuổi của case</w:t>
            </w:r>
          </w:p>
          <w:p w14:paraId="0A52C188" w14:textId="77777777" w:rsidR="000D3649" w:rsidRPr="00602C85" w:rsidRDefault="000D3649" w:rsidP="00C72EC9">
            <w:pPr>
              <w:rPr>
                <w:highlight w:val="yellow"/>
              </w:rPr>
            </w:pPr>
            <w:r w:rsidRPr="00602C85">
              <w:rPr>
                <w:highlight w:val="yellow"/>
              </w:rPr>
              <w:t xml:space="preserve">Lựa chọn: “&lt;=”; “=” và “&gt;=” </w:t>
            </w:r>
          </w:p>
          <w:p w14:paraId="23D740CB" w14:textId="3EB3AA7B" w:rsidR="000D3649" w:rsidRPr="00602C85" w:rsidRDefault="000D3649" w:rsidP="00C72EC9">
            <w:pPr>
              <w:rPr>
                <w:highlight w:val="yellow"/>
              </w:rPr>
            </w:pPr>
            <w:r w:rsidRPr="00602C85">
              <w:rPr>
                <w:highlight w:val="yellow"/>
              </w:rPr>
              <w:t xml:space="preserve">Sau đó </w:t>
            </w:r>
            <w:r w:rsidR="00151464" w:rsidRPr="00602C85">
              <w:rPr>
                <w:highlight w:val="yellow"/>
              </w:rPr>
              <w:t>nhập</w:t>
            </w:r>
            <w:commentRangeStart w:id="1065"/>
            <w:commentRangeStart w:id="1066"/>
            <w:commentRangeEnd w:id="1065"/>
            <w:r w:rsidR="00FF622E" w:rsidRPr="00602C85">
              <w:rPr>
                <w:rStyle w:val="CommentReference"/>
                <w:highlight w:val="yellow"/>
              </w:rPr>
              <w:commentReference w:id="1065"/>
            </w:r>
            <w:commentRangeEnd w:id="1066"/>
            <w:r>
              <w:rPr>
                <w:rStyle w:val="CommentReference"/>
              </w:rPr>
              <w:commentReference w:id="1066"/>
            </w:r>
            <w:r w:rsidRPr="00602C85">
              <w:rPr>
                <w:highlight w:val="yellow"/>
              </w:rPr>
              <w:t xml:space="preserve"> số ngày </w:t>
            </w:r>
            <w:commentRangeStart w:id="1067"/>
            <w:commentRangeStart w:id="1068"/>
            <w:r w:rsidRPr="00602C85">
              <w:rPr>
                <w:highlight w:val="yellow"/>
              </w:rPr>
              <w:t>– khoảng thời gian cần tìm kiếm</w:t>
            </w:r>
            <w:commentRangeEnd w:id="1067"/>
            <w:r w:rsidR="00FF622E" w:rsidRPr="00602C85">
              <w:rPr>
                <w:rStyle w:val="CommentReference"/>
                <w:highlight w:val="yellow"/>
              </w:rPr>
              <w:commentReference w:id="1067"/>
            </w:r>
            <w:commentRangeEnd w:id="1068"/>
            <w:r>
              <w:rPr>
                <w:rStyle w:val="CommentReference"/>
              </w:rPr>
              <w:commentReference w:id="1068"/>
            </w:r>
            <w:r w:rsidRPr="00602C85">
              <w:rPr>
                <w:highlight w:val="yellow"/>
              </w:rPr>
              <w:t xml:space="preserve">. </w:t>
            </w:r>
          </w:p>
          <w:p w14:paraId="13DD830A" w14:textId="77777777" w:rsidR="000D3649" w:rsidRPr="00602C85" w:rsidRDefault="000D3649" w:rsidP="00C72EC9">
            <w:pPr>
              <w:rPr>
                <w:color w:val="000000" w:themeColor="text1"/>
                <w:highlight w:val="yellow"/>
              </w:rPr>
            </w:pPr>
            <w:r w:rsidRPr="00602C85">
              <w:rPr>
                <w:highlight w:val="yellow"/>
              </w:rPr>
              <w:t>Ví dụ: “&lt;= 3”</w:t>
            </w:r>
          </w:p>
        </w:tc>
      </w:tr>
      <w:tr w:rsidR="000D3649" w:rsidRPr="001B0AA2" w14:paraId="0BBB224C" w14:textId="77777777" w:rsidTr="00E81C29">
        <w:tc>
          <w:tcPr>
            <w:tcW w:w="1885" w:type="dxa"/>
          </w:tcPr>
          <w:p w14:paraId="6DF21D5D" w14:textId="77777777" w:rsidR="000D3649" w:rsidRPr="0063499B" w:rsidRDefault="000D3649" w:rsidP="00C72EC9">
            <w:pPr>
              <w:rPr>
                <w:color w:val="000000" w:themeColor="text1"/>
              </w:rPr>
            </w:pPr>
            <w:r w:rsidRPr="001B0AA2">
              <w:rPr>
                <w:color w:val="000000" w:themeColor="text1"/>
              </w:rPr>
              <w:t>Class</w:t>
            </w:r>
          </w:p>
        </w:tc>
        <w:tc>
          <w:tcPr>
            <w:tcW w:w="1710" w:type="dxa"/>
          </w:tcPr>
          <w:p w14:paraId="7C5D60A2" w14:textId="77777777" w:rsidR="000D3649" w:rsidRPr="0063499B" w:rsidRDefault="000D3649" w:rsidP="00C72EC9">
            <w:r w:rsidRPr="001B0AA2">
              <w:t>Droplist</w:t>
            </w:r>
          </w:p>
        </w:tc>
        <w:tc>
          <w:tcPr>
            <w:tcW w:w="5670" w:type="dxa"/>
          </w:tcPr>
          <w:p w14:paraId="25511DC4" w14:textId="77777777" w:rsidR="000D3649" w:rsidRPr="0063499B" w:rsidRDefault="000D3649" w:rsidP="00C72EC9">
            <w:r w:rsidRPr="001B0AA2">
              <w:t xml:space="preserve">Phân loại case </w:t>
            </w:r>
          </w:p>
          <w:p w14:paraId="33EFA5DF" w14:textId="77777777" w:rsidR="000D3649" w:rsidRPr="0063499B" w:rsidRDefault="000D3649" w:rsidP="00C00DCA">
            <w:pPr>
              <w:pStyle w:val="ListParagraph"/>
              <w:numPr>
                <w:ilvl w:val="0"/>
                <w:numId w:val="13"/>
              </w:numPr>
              <w:spacing w:before="0" w:line="240" w:lineRule="auto"/>
              <w:jc w:val="left"/>
            </w:pPr>
            <w:r>
              <w:t>AML</w:t>
            </w:r>
          </w:p>
        </w:tc>
      </w:tr>
      <w:tr w:rsidR="000D3649" w:rsidRPr="001B0AA2" w14:paraId="22F68239" w14:textId="77777777" w:rsidTr="00E81C29">
        <w:tc>
          <w:tcPr>
            <w:tcW w:w="1885" w:type="dxa"/>
          </w:tcPr>
          <w:p w14:paraId="251F7FA0" w14:textId="77777777" w:rsidR="000D3649" w:rsidRPr="00602C85" w:rsidRDefault="000D3649" w:rsidP="00C72EC9">
            <w:pPr>
              <w:rPr>
                <w:color w:val="000000" w:themeColor="text1"/>
                <w:highlight w:val="yellow"/>
              </w:rPr>
            </w:pPr>
            <w:r w:rsidRPr="00602C85">
              <w:rPr>
                <w:color w:val="000000" w:themeColor="text1"/>
                <w:highlight w:val="yellow"/>
              </w:rPr>
              <w:t>Type</w:t>
            </w:r>
          </w:p>
        </w:tc>
        <w:tc>
          <w:tcPr>
            <w:tcW w:w="1710" w:type="dxa"/>
          </w:tcPr>
          <w:p w14:paraId="446FD193" w14:textId="77777777" w:rsidR="000D3649" w:rsidRPr="00602C85" w:rsidRDefault="000D3649" w:rsidP="00C72EC9">
            <w:pPr>
              <w:rPr>
                <w:highlight w:val="yellow"/>
              </w:rPr>
            </w:pPr>
            <w:r w:rsidRPr="00602C85">
              <w:rPr>
                <w:highlight w:val="yellow"/>
              </w:rPr>
              <w:t>Droplist</w:t>
            </w:r>
          </w:p>
        </w:tc>
        <w:tc>
          <w:tcPr>
            <w:tcW w:w="5670" w:type="dxa"/>
          </w:tcPr>
          <w:p w14:paraId="10C7D3F0" w14:textId="77777777" w:rsidR="000D3649" w:rsidRPr="00602C85" w:rsidRDefault="000D3649" w:rsidP="00C72EC9">
            <w:pPr>
              <w:rPr>
                <w:rFonts w:cstheme="minorHAnsi"/>
                <w:highlight w:val="yellow"/>
              </w:rPr>
            </w:pPr>
            <w:r w:rsidRPr="00602C85">
              <w:rPr>
                <w:rFonts w:cstheme="minorHAnsi"/>
                <w:highlight w:val="yellow"/>
              </w:rPr>
              <w:t xml:space="preserve">Lựa chọn trong drop-down list cho tiêu chí case thuộc loại nào. </w:t>
            </w:r>
            <w:commentRangeStart w:id="1069"/>
            <w:commentRangeStart w:id="1070"/>
            <w:r w:rsidRPr="00602C85">
              <w:rPr>
                <w:rFonts w:cstheme="minorHAnsi"/>
                <w:highlight w:val="yellow"/>
              </w:rPr>
              <w:t>Ví dụ:</w:t>
            </w:r>
            <w:commentRangeEnd w:id="1069"/>
            <w:r w:rsidR="00FF622E" w:rsidRPr="00602C85">
              <w:rPr>
                <w:rStyle w:val="CommentReference"/>
                <w:highlight w:val="yellow"/>
              </w:rPr>
              <w:commentReference w:id="1069"/>
            </w:r>
            <w:commentRangeEnd w:id="1070"/>
            <w:r>
              <w:rPr>
                <w:rStyle w:val="CommentReference"/>
              </w:rPr>
              <w:commentReference w:id="1070"/>
            </w:r>
          </w:p>
          <w:p w14:paraId="5D1A685D" w14:textId="0432A318" w:rsidR="000D3649" w:rsidRPr="00602C85" w:rsidRDefault="000D3649" w:rsidP="00C00DCA">
            <w:pPr>
              <w:pStyle w:val="ListParagraph"/>
              <w:numPr>
                <w:ilvl w:val="0"/>
                <w:numId w:val="15"/>
              </w:numPr>
              <w:rPr>
                <w:highlight w:val="yellow"/>
              </w:rPr>
            </w:pPr>
            <w:r w:rsidRPr="00602C85">
              <w:rPr>
                <w:highlight w:val="yellow"/>
              </w:rPr>
              <w:t>AML_MN</w:t>
            </w:r>
            <w:r w:rsidR="003359EB" w:rsidRPr="00602C85">
              <w:rPr>
                <w:highlight w:val="yellow"/>
              </w:rPr>
              <w:t xml:space="preserve"> (Case thủ công)</w:t>
            </w:r>
          </w:p>
          <w:p w14:paraId="5922B13E" w14:textId="531347FB" w:rsidR="000D3649" w:rsidRPr="00602C85" w:rsidRDefault="000D3649" w:rsidP="00C00DCA">
            <w:pPr>
              <w:pStyle w:val="ListParagraph"/>
              <w:numPr>
                <w:ilvl w:val="0"/>
                <w:numId w:val="15"/>
              </w:numPr>
              <w:rPr>
                <w:highlight w:val="yellow"/>
              </w:rPr>
            </w:pPr>
            <w:r w:rsidRPr="00602C85">
              <w:rPr>
                <w:highlight w:val="yellow"/>
              </w:rPr>
              <w:t>AML_SURV</w:t>
            </w:r>
            <w:r w:rsidR="003359EB" w:rsidRPr="00602C85">
              <w:rPr>
                <w:highlight w:val="yellow"/>
              </w:rPr>
              <w:t xml:space="preserve"> (Case tự động)</w:t>
            </w:r>
          </w:p>
        </w:tc>
      </w:tr>
      <w:tr w:rsidR="00E81C29" w:rsidRPr="00A77E6F" w14:paraId="5E9D3BB4" w14:textId="77777777" w:rsidTr="00E81C29">
        <w:tc>
          <w:tcPr>
            <w:tcW w:w="1885" w:type="dxa"/>
          </w:tcPr>
          <w:p w14:paraId="093500E7" w14:textId="6A4FDE1C" w:rsidR="00E81C29" w:rsidRPr="00A77E6F" w:rsidRDefault="00E81C29" w:rsidP="00E81C29">
            <w:pPr>
              <w:rPr>
                <w:color w:val="000000" w:themeColor="text1"/>
                <w:highlight w:val="yellow"/>
              </w:rPr>
            </w:pPr>
            <w:r w:rsidRPr="00A77E6F">
              <w:rPr>
                <w:color w:val="000000" w:themeColor="text1"/>
                <w:highlight w:val="yellow"/>
              </w:rPr>
              <w:t>Jurisdiction</w:t>
            </w:r>
          </w:p>
        </w:tc>
        <w:tc>
          <w:tcPr>
            <w:tcW w:w="1710" w:type="dxa"/>
          </w:tcPr>
          <w:p w14:paraId="51705058" w14:textId="0AA30F01" w:rsidR="00E81C29" w:rsidRPr="00A77E6F" w:rsidRDefault="00E81C29" w:rsidP="00E81C29">
            <w:pPr>
              <w:rPr>
                <w:highlight w:val="yellow"/>
              </w:rPr>
            </w:pPr>
            <w:r w:rsidRPr="00A77E6F">
              <w:rPr>
                <w:highlight w:val="yellow"/>
              </w:rPr>
              <w:t>Droplist</w:t>
            </w:r>
          </w:p>
        </w:tc>
        <w:tc>
          <w:tcPr>
            <w:tcW w:w="5670" w:type="dxa"/>
          </w:tcPr>
          <w:p w14:paraId="5CC7232C" w14:textId="16230AD0" w:rsidR="00E81C29" w:rsidRPr="00A77E6F" w:rsidRDefault="00E81C29" w:rsidP="00E81C29">
            <w:pPr>
              <w:rPr>
                <w:highlight w:val="yellow"/>
              </w:rPr>
            </w:pPr>
            <w:r w:rsidRPr="00A77E6F">
              <w:rPr>
                <w:color w:val="000000" w:themeColor="text1"/>
                <w:highlight w:val="yellow"/>
              </w:rPr>
              <w:t>Mặc</w:t>
            </w:r>
            <w:r w:rsidRPr="00A77E6F">
              <w:rPr>
                <w:color w:val="000000" w:themeColor="text1"/>
                <w:highlight w:val="yellow"/>
                <w:lang w:val="vi-VN"/>
              </w:rPr>
              <w:t xml:space="preserve"> định: All</w:t>
            </w:r>
          </w:p>
        </w:tc>
      </w:tr>
      <w:tr w:rsidR="00E81C29" w:rsidRPr="001B0AA2" w14:paraId="34619C27" w14:textId="77777777" w:rsidTr="00E81C29">
        <w:tc>
          <w:tcPr>
            <w:tcW w:w="1885" w:type="dxa"/>
          </w:tcPr>
          <w:p w14:paraId="6C4388F2" w14:textId="40F8024B" w:rsidR="00E81C29" w:rsidRPr="00A77E6F" w:rsidRDefault="00E81C29" w:rsidP="00E81C29">
            <w:pPr>
              <w:rPr>
                <w:color w:val="000000" w:themeColor="text1"/>
                <w:highlight w:val="yellow"/>
              </w:rPr>
            </w:pPr>
            <w:r w:rsidRPr="00A77E6F">
              <w:rPr>
                <w:color w:val="000000" w:themeColor="text1"/>
                <w:highlight w:val="yellow"/>
              </w:rPr>
              <w:t>Business Domain</w:t>
            </w:r>
          </w:p>
        </w:tc>
        <w:tc>
          <w:tcPr>
            <w:tcW w:w="1710" w:type="dxa"/>
          </w:tcPr>
          <w:p w14:paraId="75E990C4" w14:textId="42199D72" w:rsidR="00E81C29" w:rsidRPr="00A77E6F" w:rsidRDefault="00E81C29" w:rsidP="00E81C29">
            <w:pPr>
              <w:rPr>
                <w:highlight w:val="yellow"/>
              </w:rPr>
            </w:pPr>
            <w:r w:rsidRPr="00A77E6F">
              <w:rPr>
                <w:highlight w:val="yellow"/>
              </w:rPr>
              <w:t>Droplist</w:t>
            </w:r>
          </w:p>
        </w:tc>
        <w:tc>
          <w:tcPr>
            <w:tcW w:w="5670" w:type="dxa"/>
          </w:tcPr>
          <w:p w14:paraId="1C639BED" w14:textId="327EB3FF" w:rsidR="00E81C29" w:rsidRPr="001B0AA2" w:rsidRDefault="00E81C29" w:rsidP="00E81C29">
            <w:r w:rsidRPr="00A77E6F">
              <w:rPr>
                <w:color w:val="000000" w:themeColor="text1"/>
                <w:highlight w:val="yellow"/>
              </w:rPr>
              <w:t>Mặc</w:t>
            </w:r>
            <w:r w:rsidRPr="00A77E6F">
              <w:rPr>
                <w:color w:val="000000" w:themeColor="text1"/>
                <w:highlight w:val="yellow"/>
                <w:lang w:val="vi-VN"/>
              </w:rPr>
              <w:t xml:space="preserve"> định: All</w:t>
            </w:r>
            <w:r w:rsidRPr="009D1EAD">
              <w:rPr>
                <w:color w:val="000000" w:themeColor="text1"/>
              </w:rPr>
              <w:t xml:space="preserve"> </w:t>
            </w:r>
          </w:p>
        </w:tc>
      </w:tr>
      <w:tr w:rsidR="000D3649" w:rsidRPr="001B0AA2" w14:paraId="38A090A6" w14:textId="77777777" w:rsidTr="00E81C29">
        <w:tc>
          <w:tcPr>
            <w:tcW w:w="1885" w:type="dxa"/>
          </w:tcPr>
          <w:p w14:paraId="65EE915B" w14:textId="77777777" w:rsidR="000D3649" w:rsidRPr="0063499B" w:rsidRDefault="000D3649" w:rsidP="00C72EC9">
            <w:pPr>
              <w:rPr>
                <w:color w:val="000000" w:themeColor="text1"/>
              </w:rPr>
            </w:pPr>
            <w:r w:rsidRPr="001B0AA2">
              <w:rPr>
                <w:color w:val="000000" w:themeColor="text1"/>
              </w:rPr>
              <w:t>Status</w:t>
            </w:r>
          </w:p>
        </w:tc>
        <w:tc>
          <w:tcPr>
            <w:tcW w:w="1710" w:type="dxa"/>
          </w:tcPr>
          <w:p w14:paraId="0C4B494C" w14:textId="77777777" w:rsidR="000D3649" w:rsidRPr="0063499B" w:rsidRDefault="000D3649" w:rsidP="00C72EC9">
            <w:r w:rsidRPr="001B0AA2">
              <w:t>Droplist</w:t>
            </w:r>
          </w:p>
        </w:tc>
        <w:tc>
          <w:tcPr>
            <w:tcW w:w="5670" w:type="dxa"/>
          </w:tcPr>
          <w:p w14:paraId="3F47980A" w14:textId="77777777" w:rsidR="000D3649" w:rsidRPr="0063499B" w:rsidRDefault="000D3649" w:rsidP="00C72EC9">
            <w:pPr>
              <w:rPr>
                <w:color w:val="000000" w:themeColor="text1"/>
              </w:rPr>
            </w:pPr>
            <w:r w:rsidRPr="001B0AA2">
              <w:t xml:space="preserve">Lọc theo trạng thái của case – </w:t>
            </w:r>
            <w:commentRangeStart w:id="1071"/>
            <w:commentRangeStart w:id="1072"/>
            <w:r w:rsidRPr="001B0AA2">
              <w:t>có thể lọc nhiều tiêu chí cùng lúc</w:t>
            </w:r>
            <w:commentRangeEnd w:id="1071"/>
            <w:r w:rsidR="00FF622E">
              <w:rPr>
                <w:rStyle w:val="CommentReference"/>
              </w:rPr>
              <w:commentReference w:id="1071"/>
            </w:r>
            <w:commentRangeEnd w:id="1072"/>
            <w:r>
              <w:rPr>
                <w:rStyle w:val="CommentReference"/>
              </w:rPr>
              <w:commentReference w:id="1072"/>
            </w:r>
          </w:p>
        </w:tc>
      </w:tr>
      <w:tr w:rsidR="00A77E6F" w:rsidRPr="001B0AA2" w14:paraId="03744AC6" w14:textId="77777777" w:rsidTr="00E81C29">
        <w:tc>
          <w:tcPr>
            <w:tcW w:w="1885" w:type="dxa"/>
          </w:tcPr>
          <w:p w14:paraId="0AD1A3EB" w14:textId="67530BA1" w:rsidR="00A77E6F" w:rsidRPr="00A77E6F" w:rsidRDefault="00A77E6F" w:rsidP="00C72EC9">
            <w:pPr>
              <w:rPr>
                <w:color w:val="000000" w:themeColor="text1"/>
                <w:highlight w:val="yellow"/>
              </w:rPr>
            </w:pPr>
            <w:r w:rsidRPr="00A77E6F">
              <w:rPr>
                <w:color w:val="000000" w:themeColor="text1"/>
                <w:highlight w:val="yellow"/>
              </w:rPr>
              <w:t>Creared by</w:t>
            </w:r>
          </w:p>
        </w:tc>
        <w:tc>
          <w:tcPr>
            <w:tcW w:w="1710" w:type="dxa"/>
          </w:tcPr>
          <w:p w14:paraId="278A24EC" w14:textId="1B3B8311" w:rsidR="00A77E6F" w:rsidRPr="001B0AA2" w:rsidRDefault="00A77E6F" w:rsidP="00C72EC9">
            <w:r w:rsidRPr="00A77E6F">
              <w:rPr>
                <w:highlight w:val="yellow"/>
              </w:rPr>
              <w:t>Droplist</w:t>
            </w:r>
          </w:p>
        </w:tc>
        <w:tc>
          <w:tcPr>
            <w:tcW w:w="5670" w:type="dxa"/>
          </w:tcPr>
          <w:p w14:paraId="79B72E33" w14:textId="77777777" w:rsidR="00A77E6F" w:rsidRPr="001B0AA2" w:rsidRDefault="00A77E6F" w:rsidP="00C72EC9"/>
        </w:tc>
      </w:tr>
      <w:tr w:rsidR="00A77E6F" w:rsidRPr="001B0AA2" w14:paraId="417FF24C" w14:textId="77777777" w:rsidTr="00E81C29">
        <w:tc>
          <w:tcPr>
            <w:tcW w:w="1885" w:type="dxa"/>
          </w:tcPr>
          <w:p w14:paraId="2AC19839" w14:textId="08A2B94D" w:rsidR="00A77E6F" w:rsidRPr="001B0AA2" w:rsidRDefault="00A77E6F" w:rsidP="00A77E6F">
            <w:pPr>
              <w:rPr>
                <w:color w:val="000000" w:themeColor="text1"/>
              </w:rPr>
            </w:pPr>
            <w:r>
              <w:rPr>
                <w:color w:val="000000" w:themeColor="text1"/>
              </w:rPr>
              <w:t>Entity type</w:t>
            </w:r>
          </w:p>
        </w:tc>
        <w:tc>
          <w:tcPr>
            <w:tcW w:w="1710" w:type="dxa"/>
          </w:tcPr>
          <w:p w14:paraId="5FF982D8" w14:textId="572AF6A4" w:rsidR="00A77E6F" w:rsidRPr="001B0AA2" w:rsidRDefault="00A77E6F" w:rsidP="00A77E6F">
            <w:r w:rsidRPr="001B0AA2">
              <w:t>Droplist</w:t>
            </w:r>
          </w:p>
        </w:tc>
        <w:tc>
          <w:tcPr>
            <w:tcW w:w="5670" w:type="dxa"/>
          </w:tcPr>
          <w:p w14:paraId="021D84E5" w14:textId="77777777" w:rsidR="00A77E6F" w:rsidRPr="001B0AA2" w:rsidRDefault="00A77E6F" w:rsidP="00A77E6F"/>
        </w:tc>
      </w:tr>
      <w:tr w:rsidR="00A77E6F" w:rsidRPr="001B0AA2" w14:paraId="70A9976B" w14:textId="77777777" w:rsidTr="00E81C29">
        <w:tc>
          <w:tcPr>
            <w:tcW w:w="1885" w:type="dxa"/>
          </w:tcPr>
          <w:p w14:paraId="02DA020E" w14:textId="77777777" w:rsidR="00A77E6F" w:rsidRPr="004054B5" w:rsidRDefault="00A77E6F" w:rsidP="00A77E6F">
            <w:pPr>
              <w:rPr>
                <w:color w:val="000000" w:themeColor="text1"/>
                <w:highlight w:val="yellow"/>
                <w:lang w:val="vi-VN"/>
              </w:rPr>
            </w:pPr>
            <w:r w:rsidRPr="004054B5">
              <w:rPr>
                <w:color w:val="000000" w:themeColor="text1"/>
                <w:highlight w:val="yellow"/>
              </w:rPr>
              <w:t>Entity</w:t>
            </w:r>
            <w:r w:rsidRPr="004054B5">
              <w:rPr>
                <w:color w:val="000000" w:themeColor="text1"/>
                <w:highlight w:val="yellow"/>
                <w:lang w:val="vi-VN"/>
              </w:rPr>
              <w:t xml:space="preserve"> ID</w:t>
            </w:r>
          </w:p>
        </w:tc>
        <w:tc>
          <w:tcPr>
            <w:tcW w:w="1710" w:type="dxa"/>
          </w:tcPr>
          <w:p w14:paraId="008D8D16" w14:textId="77777777" w:rsidR="00A77E6F" w:rsidRPr="004054B5" w:rsidRDefault="00A77E6F" w:rsidP="00A77E6F">
            <w:pPr>
              <w:rPr>
                <w:highlight w:val="yellow"/>
                <w:lang w:val="vi-VN"/>
              </w:rPr>
            </w:pPr>
            <w:commentRangeStart w:id="1073"/>
            <w:commentRangeStart w:id="1074"/>
            <w:commentRangeStart w:id="1075"/>
            <w:commentRangeStart w:id="1076"/>
            <w:r w:rsidRPr="004054B5">
              <w:rPr>
                <w:highlight w:val="yellow"/>
              </w:rPr>
              <w:t>Text</w:t>
            </w:r>
            <w:r w:rsidRPr="004054B5">
              <w:rPr>
                <w:highlight w:val="yellow"/>
                <w:lang w:val="vi-VN"/>
              </w:rPr>
              <w:t xml:space="preserve"> box</w:t>
            </w:r>
          </w:p>
        </w:tc>
        <w:tc>
          <w:tcPr>
            <w:tcW w:w="5670" w:type="dxa"/>
          </w:tcPr>
          <w:p w14:paraId="516A28BC" w14:textId="77777777" w:rsidR="00A77E6F" w:rsidRPr="004054B5" w:rsidRDefault="00A77E6F" w:rsidP="00A77E6F">
            <w:pPr>
              <w:rPr>
                <w:highlight w:val="yellow"/>
                <w:lang w:val="vi-VN"/>
              </w:rPr>
            </w:pPr>
            <w:r w:rsidRPr="004054B5">
              <w:rPr>
                <w:highlight w:val="yellow"/>
              </w:rPr>
              <w:t>ID</w:t>
            </w:r>
            <w:r w:rsidRPr="004054B5">
              <w:rPr>
                <w:highlight w:val="yellow"/>
                <w:lang w:val="vi-VN"/>
              </w:rPr>
              <w:t xml:space="preserve"> khách hàng</w:t>
            </w:r>
            <w:commentRangeEnd w:id="1073"/>
            <w:r w:rsidRPr="004054B5">
              <w:rPr>
                <w:rStyle w:val="CommentReference"/>
                <w:highlight w:val="yellow"/>
              </w:rPr>
              <w:commentReference w:id="1073"/>
            </w:r>
            <w:commentRangeEnd w:id="1074"/>
            <w:r>
              <w:rPr>
                <w:rStyle w:val="CommentReference"/>
              </w:rPr>
              <w:commentReference w:id="1074"/>
            </w:r>
            <w:commentRangeEnd w:id="1075"/>
            <w:r>
              <w:rPr>
                <w:rStyle w:val="CommentReference"/>
              </w:rPr>
              <w:commentReference w:id="1075"/>
            </w:r>
            <w:commentRangeEnd w:id="1076"/>
            <w:r>
              <w:rPr>
                <w:rStyle w:val="CommentReference"/>
              </w:rPr>
              <w:commentReference w:id="1076"/>
            </w:r>
          </w:p>
        </w:tc>
      </w:tr>
      <w:tr w:rsidR="00A77E6F" w:rsidRPr="001B0AA2" w14:paraId="335BDE66" w14:textId="77777777" w:rsidTr="00E81C29">
        <w:tc>
          <w:tcPr>
            <w:tcW w:w="1885" w:type="dxa"/>
          </w:tcPr>
          <w:p w14:paraId="3522DCE2" w14:textId="77777777" w:rsidR="00A77E6F" w:rsidRPr="0063499B" w:rsidRDefault="00A77E6F" w:rsidP="00A77E6F">
            <w:pPr>
              <w:rPr>
                <w:color w:val="000000" w:themeColor="text1"/>
                <w:lang w:val="vi-VN"/>
              </w:rPr>
            </w:pPr>
            <w:r w:rsidRPr="001B0AA2">
              <w:rPr>
                <w:color w:val="000000" w:themeColor="text1"/>
              </w:rPr>
              <w:t>Entity</w:t>
            </w:r>
            <w:r w:rsidRPr="001B0AA2">
              <w:rPr>
                <w:color w:val="000000" w:themeColor="text1"/>
                <w:lang w:val="vi-VN"/>
              </w:rPr>
              <w:t xml:space="preserve"> Name</w:t>
            </w:r>
          </w:p>
        </w:tc>
        <w:tc>
          <w:tcPr>
            <w:tcW w:w="1710" w:type="dxa"/>
          </w:tcPr>
          <w:p w14:paraId="15808B11" w14:textId="77777777" w:rsidR="00A77E6F" w:rsidRPr="0063499B" w:rsidRDefault="00A77E6F" w:rsidP="00A77E6F">
            <w:pPr>
              <w:rPr>
                <w:lang w:val="vi-VN"/>
              </w:rPr>
            </w:pPr>
            <w:r w:rsidRPr="001B0AA2">
              <w:t>Text</w:t>
            </w:r>
            <w:r w:rsidRPr="001B0AA2">
              <w:rPr>
                <w:lang w:val="vi-VN"/>
              </w:rPr>
              <w:t xml:space="preserve"> box</w:t>
            </w:r>
          </w:p>
        </w:tc>
        <w:tc>
          <w:tcPr>
            <w:tcW w:w="5670" w:type="dxa"/>
          </w:tcPr>
          <w:p w14:paraId="7F63D128" w14:textId="77777777" w:rsidR="00A77E6F" w:rsidRPr="0063499B" w:rsidRDefault="00A77E6F" w:rsidP="00A77E6F">
            <w:pPr>
              <w:rPr>
                <w:lang w:val="vi-VN"/>
              </w:rPr>
            </w:pPr>
            <w:r w:rsidRPr="001B0AA2">
              <w:t>Tên</w:t>
            </w:r>
            <w:r w:rsidRPr="001B0AA2">
              <w:rPr>
                <w:lang w:val="vi-VN"/>
              </w:rPr>
              <w:t xml:space="preserve"> khách hàng</w:t>
            </w:r>
          </w:p>
        </w:tc>
      </w:tr>
      <w:tr w:rsidR="00A77E6F" w:rsidRPr="001B0AA2" w14:paraId="672EF7B4" w14:textId="77777777" w:rsidTr="00E81C29">
        <w:tc>
          <w:tcPr>
            <w:tcW w:w="1885" w:type="dxa"/>
          </w:tcPr>
          <w:p w14:paraId="666FB410" w14:textId="77777777" w:rsidR="00A77E6F" w:rsidRPr="00A77E6F" w:rsidRDefault="00A77E6F" w:rsidP="00A77E6F">
            <w:pPr>
              <w:rPr>
                <w:color w:val="000000" w:themeColor="text1"/>
                <w:highlight w:val="yellow"/>
                <w:lang w:val="vi-VN"/>
              </w:rPr>
            </w:pPr>
            <w:r w:rsidRPr="00A77E6F">
              <w:rPr>
                <w:color w:val="000000" w:themeColor="text1"/>
                <w:highlight w:val="yellow"/>
              </w:rPr>
              <w:t>Branch</w:t>
            </w:r>
          </w:p>
        </w:tc>
        <w:tc>
          <w:tcPr>
            <w:tcW w:w="1710" w:type="dxa"/>
          </w:tcPr>
          <w:p w14:paraId="665BAED0" w14:textId="77777777" w:rsidR="00A77E6F" w:rsidRPr="00A77E6F" w:rsidRDefault="00A77E6F" w:rsidP="00A77E6F">
            <w:pPr>
              <w:rPr>
                <w:highlight w:val="yellow"/>
              </w:rPr>
            </w:pPr>
            <w:r w:rsidRPr="00A77E6F">
              <w:rPr>
                <w:highlight w:val="yellow"/>
              </w:rPr>
              <w:t>Droplist</w:t>
            </w:r>
          </w:p>
        </w:tc>
        <w:tc>
          <w:tcPr>
            <w:tcW w:w="5670" w:type="dxa"/>
          </w:tcPr>
          <w:p w14:paraId="664E5C11" w14:textId="77777777" w:rsidR="00A77E6F" w:rsidRPr="0063499B" w:rsidRDefault="00A77E6F" w:rsidP="00A77E6F">
            <w:pPr>
              <w:rPr>
                <w:lang w:val="vi-VN"/>
              </w:rPr>
            </w:pPr>
            <w:r w:rsidRPr="00A77E6F">
              <w:rPr>
                <w:highlight w:val="yellow"/>
              </w:rPr>
              <w:t>Chi</w:t>
            </w:r>
            <w:r w:rsidRPr="00A77E6F">
              <w:rPr>
                <w:highlight w:val="yellow"/>
                <w:lang w:val="vi-VN"/>
              </w:rPr>
              <w:t xml:space="preserve"> nhánh</w:t>
            </w:r>
            <w:r>
              <w:rPr>
                <w:lang w:val="vi-VN"/>
              </w:rPr>
              <w:t xml:space="preserve"> </w:t>
            </w:r>
          </w:p>
        </w:tc>
      </w:tr>
      <w:tr w:rsidR="00A77E6F" w:rsidRPr="001B0AA2" w14:paraId="5C948A91" w14:textId="77777777" w:rsidTr="00E81C29">
        <w:tc>
          <w:tcPr>
            <w:tcW w:w="1885" w:type="dxa"/>
          </w:tcPr>
          <w:p w14:paraId="0FE19414" w14:textId="77777777" w:rsidR="00A77E6F" w:rsidRPr="0063499B" w:rsidRDefault="00A77E6F" w:rsidP="00A77E6F">
            <w:pPr>
              <w:rPr>
                <w:color w:val="000000" w:themeColor="text1"/>
                <w:lang w:val="vi-VN"/>
              </w:rPr>
            </w:pPr>
            <w:r>
              <w:rPr>
                <w:color w:val="000000" w:themeColor="text1"/>
              </w:rPr>
              <w:t>Assignee</w:t>
            </w:r>
          </w:p>
        </w:tc>
        <w:tc>
          <w:tcPr>
            <w:tcW w:w="1710" w:type="dxa"/>
          </w:tcPr>
          <w:p w14:paraId="5BFA7504" w14:textId="77777777" w:rsidR="00A77E6F" w:rsidRPr="0063499B" w:rsidRDefault="00A77E6F" w:rsidP="00A77E6F">
            <w:pPr>
              <w:rPr>
                <w:lang w:val="vi-VN"/>
              </w:rPr>
            </w:pPr>
            <w:r>
              <w:t>Droplist</w:t>
            </w:r>
          </w:p>
        </w:tc>
        <w:tc>
          <w:tcPr>
            <w:tcW w:w="5670" w:type="dxa"/>
          </w:tcPr>
          <w:p w14:paraId="32680BAC" w14:textId="77777777" w:rsidR="00A77E6F" w:rsidRPr="0063499B" w:rsidRDefault="00A77E6F" w:rsidP="00A77E6F">
            <w:pPr>
              <w:rPr>
                <w:lang w:val="vi-VN"/>
              </w:rPr>
            </w:pPr>
            <w:commentRangeStart w:id="1077"/>
            <w:commentRangeStart w:id="1078"/>
            <w:r>
              <w:t>User</w:t>
            </w:r>
            <w:r>
              <w:rPr>
                <w:lang w:val="vi-VN"/>
              </w:rPr>
              <w:t xml:space="preserve"> đang xử lý case</w:t>
            </w:r>
            <w:commentRangeEnd w:id="1077"/>
            <w:r>
              <w:rPr>
                <w:rStyle w:val="CommentReference"/>
              </w:rPr>
              <w:commentReference w:id="1077"/>
            </w:r>
            <w:commentRangeEnd w:id="1078"/>
            <w:r>
              <w:rPr>
                <w:rStyle w:val="CommentReference"/>
              </w:rPr>
              <w:commentReference w:id="1078"/>
            </w:r>
          </w:p>
        </w:tc>
      </w:tr>
      <w:tr w:rsidR="00A77E6F" w:rsidRPr="001B0AA2" w14:paraId="3EBAE3A2" w14:textId="77777777" w:rsidTr="00E81C29">
        <w:tc>
          <w:tcPr>
            <w:tcW w:w="1885" w:type="dxa"/>
          </w:tcPr>
          <w:p w14:paraId="4994C8A6" w14:textId="77777777" w:rsidR="00A77E6F" w:rsidRPr="00A77E6F" w:rsidRDefault="00A77E6F" w:rsidP="00A77E6F">
            <w:pPr>
              <w:rPr>
                <w:color w:val="000000" w:themeColor="text1"/>
                <w:highlight w:val="yellow"/>
              </w:rPr>
            </w:pPr>
            <w:r w:rsidRPr="00A77E6F">
              <w:rPr>
                <w:rFonts w:cstheme="minorHAnsi"/>
                <w:highlight w:val="yellow"/>
              </w:rPr>
              <w:t>Title</w:t>
            </w:r>
          </w:p>
        </w:tc>
        <w:tc>
          <w:tcPr>
            <w:tcW w:w="1710" w:type="dxa"/>
          </w:tcPr>
          <w:p w14:paraId="6BE25853" w14:textId="77777777" w:rsidR="00A77E6F" w:rsidRPr="00A77E6F" w:rsidRDefault="00A77E6F" w:rsidP="00A77E6F">
            <w:pPr>
              <w:rPr>
                <w:highlight w:val="yellow"/>
              </w:rPr>
            </w:pPr>
            <w:r w:rsidRPr="00A77E6F">
              <w:rPr>
                <w:highlight w:val="yellow"/>
              </w:rPr>
              <w:t>Text</w:t>
            </w:r>
            <w:r w:rsidRPr="00A77E6F">
              <w:rPr>
                <w:highlight w:val="yellow"/>
                <w:lang w:val="vi-VN"/>
              </w:rPr>
              <w:t xml:space="preserve"> box</w:t>
            </w:r>
          </w:p>
        </w:tc>
        <w:tc>
          <w:tcPr>
            <w:tcW w:w="5670" w:type="dxa"/>
          </w:tcPr>
          <w:p w14:paraId="6563680E" w14:textId="77777777" w:rsidR="00A77E6F" w:rsidRPr="00A77E6F" w:rsidRDefault="00A77E6F" w:rsidP="00A77E6F">
            <w:pPr>
              <w:rPr>
                <w:rFonts w:cstheme="minorHAnsi"/>
                <w:highlight w:val="yellow"/>
              </w:rPr>
            </w:pPr>
            <w:r w:rsidRPr="00A77E6F">
              <w:rPr>
                <w:rFonts w:cstheme="minorHAnsi"/>
                <w:highlight w:val="yellow"/>
              </w:rPr>
              <w:t>Điền tên case cần tìm</w:t>
            </w:r>
          </w:p>
          <w:p w14:paraId="319BBD53" w14:textId="7883F89E" w:rsidR="00A77E6F" w:rsidRPr="004B75D6" w:rsidRDefault="00A77E6F" w:rsidP="00A77E6F">
            <w:r w:rsidRPr="00A77E6F">
              <w:rPr>
                <w:rFonts w:cstheme="minorHAnsi"/>
                <w:highlight w:val="yellow"/>
              </w:rPr>
              <w:t xml:space="preserve">Hệ thống cho phép tìm kiếm theo ký tự con chứa trong 1 Title dài bằng cách thêm dấu “%”. Ví dụ, nếu người dùng </w:t>
            </w:r>
            <w:r w:rsidRPr="00A77E6F">
              <w:rPr>
                <w:rFonts w:cstheme="minorHAnsi"/>
                <w:highlight w:val="yellow"/>
              </w:rPr>
              <w:lastRenderedPageBreak/>
              <w:t>nhập ‘%AML%’, hệ thống sẽ tìm kiếm tất cả các case có tên chứa ‘AML’ như AML123, AMLMSBBANK…</w:t>
            </w:r>
          </w:p>
        </w:tc>
      </w:tr>
      <w:tr w:rsidR="00A77E6F" w:rsidRPr="00FE7CCA" w14:paraId="67A1DE55" w14:textId="77777777" w:rsidTr="00E81C29">
        <w:tc>
          <w:tcPr>
            <w:tcW w:w="1885" w:type="dxa"/>
          </w:tcPr>
          <w:p w14:paraId="22BB8676" w14:textId="77777777" w:rsidR="00A77E6F" w:rsidRPr="004B75D6" w:rsidRDefault="00A77E6F" w:rsidP="00A77E6F">
            <w:pPr>
              <w:rPr>
                <w:color w:val="000000" w:themeColor="text1"/>
              </w:rPr>
            </w:pPr>
            <w:r w:rsidRPr="004B75D6">
              <w:rPr>
                <w:rFonts w:cstheme="minorHAnsi"/>
              </w:rPr>
              <w:lastRenderedPageBreak/>
              <w:t>Scenario</w:t>
            </w:r>
          </w:p>
        </w:tc>
        <w:tc>
          <w:tcPr>
            <w:tcW w:w="1710" w:type="dxa"/>
          </w:tcPr>
          <w:p w14:paraId="0F2210B9" w14:textId="77777777" w:rsidR="00A77E6F" w:rsidRPr="004B75D6" w:rsidRDefault="00A77E6F" w:rsidP="00A77E6F">
            <w:r w:rsidRPr="004B75D6">
              <w:t>Droplist</w:t>
            </w:r>
          </w:p>
        </w:tc>
        <w:tc>
          <w:tcPr>
            <w:tcW w:w="5670" w:type="dxa"/>
          </w:tcPr>
          <w:p w14:paraId="28E830FF" w14:textId="77777777" w:rsidR="00A77E6F" w:rsidRPr="004B75D6" w:rsidRDefault="00A77E6F" w:rsidP="00A77E6F">
            <w:pPr>
              <w:tabs>
                <w:tab w:val="left" w:pos="360"/>
              </w:tabs>
              <w:spacing w:line="276" w:lineRule="auto"/>
              <w:rPr>
                <w:rFonts w:cstheme="minorHAnsi"/>
              </w:rPr>
            </w:pPr>
            <w:r w:rsidRPr="004B75D6">
              <w:rPr>
                <w:rFonts w:cstheme="minorHAnsi"/>
              </w:rPr>
              <w:t>Lựa chọn trong drop-down list bao gồm danh sách các kịch bản</w:t>
            </w:r>
          </w:p>
          <w:p w14:paraId="6EAC6B6B" w14:textId="77777777" w:rsidR="00A77E6F" w:rsidRPr="004B75D6" w:rsidRDefault="00A77E6F" w:rsidP="00A77E6F">
            <w:pPr>
              <w:tabs>
                <w:tab w:val="left" w:pos="360"/>
              </w:tabs>
              <w:spacing w:line="276" w:lineRule="auto"/>
            </w:pPr>
            <w:r w:rsidRPr="004B75D6">
              <w:rPr>
                <w:rFonts w:cstheme="minorHAnsi"/>
              </w:rPr>
              <w:t>Có thể chọn 1 hoặc nhiều kịch bản từ drop-down list</w:t>
            </w:r>
          </w:p>
        </w:tc>
      </w:tr>
      <w:tr w:rsidR="00A77E6F" w:rsidRPr="001B0AA2" w14:paraId="59615D71" w14:textId="77777777" w:rsidTr="00E81C29">
        <w:tc>
          <w:tcPr>
            <w:tcW w:w="1885" w:type="dxa"/>
          </w:tcPr>
          <w:p w14:paraId="47DB4376" w14:textId="77777777" w:rsidR="00A77E6F" w:rsidRPr="004B75D6" w:rsidRDefault="00A77E6F" w:rsidP="00A77E6F">
            <w:pPr>
              <w:rPr>
                <w:rFonts w:cstheme="minorHAnsi"/>
              </w:rPr>
            </w:pPr>
            <w:r w:rsidRPr="004B75D6">
              <w:rPr>
                <w:rFonts w:cstheme="minorHAnsi"/>
              </w:rPr>
              <w:t>Description</w:t>
            </w:r>
          </w:p>
        </w:tc>
        <w:tc>
          <w:tcPr>
            <w:tcW w:w="1710" w:type="dxa"/>
          </w:tcPr>
          <w:p w14:paraId="41B7E4E0" w14:textId="77777777" w:rsidR="00A77E6F" w:rsidRPr="004B75D6" w:rsidRDefault="00A77E6F" w:rsidP="00A77E6F">
            <w:r w:rsidRPr="004B75D6">
              <w:t>Text</w:t>
            </w:r>
            <w:r w:rsidRPr="004B75D6">
              <w:rPr>
                <w:lang w:val="vi-VN"/>
              </w:rPr>
              <w:t xml:space="preserve"> box</w:t>
            </w:r>
          </w:p>
        </w:tc>
        <w:tc>
          <w:tcPr>
            <w:tcW w:w="5670" w:type="dxa"/>
          </w:tcPr>
          <w:p w14:paraId="46D44B81" w14:textId="77777777" w:rsidR="00A77E6F" w:rsidRPr="004B75D6" w:rsidRDefault="00A77E6F" w:rsidP="00A77E6F">
            <w:pPr>
              <w:tabs>
                <w:tab w:val="left" w:pos="360"/>
              </w:tabs>
              <w:spacing w:line="276" w:lineRule="auto"/>
              <w:rPr>
                <w:rFonts w:cstheme="minorHAnsi"/>
              </w:rPr>
            </w:pPr>
            <w:r w:rsidRPr="004B75D6">
              <w:rPr>
                <w:rFonts w:cstheme="minorHAnsi"/>
              </w:rPr>
              <w:t>Điền thông tin mô tả của case. Hệ thống cho phép tìm kiếm theo ký tự đại diện bằng cách thêm dấu “%” (tương tự trường ‘Title’)</w:t>
            </w:r>
          </w:p>
        </w:tc>
      </w:tr>
      <w:tr w:rsidR="00F85482" w:rsidRPr="001B0AA2" w14:paraId="756596C1" w14:textId="77777777" w:rsidTr="00E81C29">
        <w:tc>
          <w:tcPr>
            <w:tcW w:w="1885" w:type="dxa"/>
          </w:tcPr>
          <w:p w14:paraId="1A3B4E0B" w14:textId="77777777" w:rsidR="00F85482" w:rsidRDefault="00F85482" w:rsidP="00F85482">
            <w:pPr>
              <w:rPr>
                <w:rFonts w:cstheme="minorHAnsi"/>
              </w:rPr>
            </w:pPr>
            <w:r w:rsidRPr="00F85482">
              <w:rPr>
                <w:rFonts w:cstheme="minorHAnsi"/>
              </w:rPr>
              <w:t>Identification </w:t>
            </w:r>
          </w:p>
          <w:p w14:paraId="2BD55979" w14:textId="3EF00D4E" w:rsidR="00F85482" w:rsidRPr="004B75D6" w:rsidRDefault="00F85482" w:rsidP="00F85482">
            <w:pPr>
              <w:rPr>
                <w:rFonts w:cstheme="minorHAnsi"/>
              </w:rPr>
            </w:pPr>
            <w:r w:rsidRPr="00F85482">
              <w:rPr>
                <w:rFonts w:cstheme="minorHAnsi"/>
              </w:rPr>
              <w:t>number </w:t>
            </w:r>
          </w:p>
        </w:tc>
        <w:tc>
          <w:tcPr>
            <w:tcW w:w="1710" w:type="dxa"/>
          </w:tcPr>
          <w:p w14:paraId="32D644A9" w14:textId="6C18065A" w:rsidR="00F85482" w:rsidRPr="00F85482" w:rsidRDefault="00F85482" w:rsidP="00F85482">
            <w:pPr>
              <w:rPr>
                <w:rFonts w:cstheme="minorHAnsi"/>
              </w:rPr>
            </w:pPr>
            <w:r w:rsidRPr="00F85482">
              <w:rPr>
                <w:rFonts w:cstheme="minorHAnsi"/>
              </w:rPr>
              <w:t>Text box </w:t>
            </w:r>
          </w:p>
        </w:tc>
        <w:tc>
          <w:tcPr>
            <w:tcW w:w="5670" w:type="dxa"/>
          </w:tcPr>
          <w:p w14:paraId="70B8A606" w14:textId="77777777" w:rsidR="00F85482" w:rsidRPr="00F85482" w:rsidRDefault="00F85482" w:rsidP="00F85482">
            <w:pPr>
              <w:divId w:val="1211841755"/>
              <w:rPr>
                <w:rFonts w:cstheme="minorHAnsi"/>
              </w:rPr>
            </w:pPr>
            <w:r w:rsidRPr="00F85482">
              <w:rPr>
                <w:rFonts w:cstheme="minorHAnsi"/>
              </w:rPr>
              <w:t>Số giấy tờ tùy thân của khách hàng </w:t>
            </w:r>
          </w:p>
          <w:p w14:paraId="6114C8BB" w14:textId="7859A993" w:rsidR="00F85482" w:rsidRPr="004B75D6" w:rsidRDefault="00F85482" w:rsidP="00F85482">
            <w:pPr>
              <w:divId w:val="1211841755"/>
              <w:rPr>
                <w:rFonts w:cstheme="minorHAnsi"/>
              </w:rPr>
            </w:pPr>
            <w:r w:rsidRPr="00F85482">
              <w:rPr>
                <w:rFonts w:cstheme="minorHAnsi"/>
              </w:rPr>
              <w:t>Khi chọn Type</w:t>
            </w:r>
            <w:r>
              <w:rPr>
                <w:rFonts w:cstheme="minorHAnsi"/>
              </w:rPr>
              <w:t>: AML_MN, AML_SURV</w:t>
            </w:r>
          </w:p>
        </w:tc>
      </w:tr>
    </w:tbl>
    <w:p w14:paraId="20BB18C2" w14:textId="5C20CB23" w:rsidR="00074B5E" w:rsidRPr="00074B5E" w:rsidRDefault="00074B5E" w:rsidP="00530D91">
      <w:r w:rsidRPr="00074B5E">
        <w:t>Sau khi tìm kiếm sẽ hiển thị chi tiết các case theo kết quả tìm kiếm.</w:t>
      </w:r>
    </w:p>
    <w:p w14:paraId="074AA021" w14:textId="0D4878E4" w:rsidR="000D3649" w:rsidRDefault="000D3649" w:rsidP="000E48A7">
      <w:pPr>
        <w:pStyle w:val="Heading3"/>
      </w:pPr>
      <w:r w:rsidRPr="00810E05">
        <w:t>CM-3</w:t>
      </w:r>
      <w:r w:rsidR="00810E05">
        <w:t>:</w:t>
      </w:r>
      <w:r w:rsidRPr="00810E05">
        <w:t xml:space="preserve"> Hiển thị thông tin case</w:t>
      </w:r>
    </w:p>
    <w:p w14:paraId="67F5CFF8" w14:textId="77777777" w:rsidR="00F12E54" w:rsidRPr="00D96544" w:rsidRDefault="00F12E54" w:rsidP="00F12E54">
      <w:pPr>
        <w:rPr>
          <w:ins w:id="1079" w:author="Nhi Ngo Yen" w:date="2026-07-22T14:59:00Z"/>
          <w:lang w:val="vi-VN"/>
        </w:rPr>
      </w:pPr>
      <w:commentRangeStart w:id="1080"/>
      <w:ins w:id="1081" w:author="Nhi Ngo Yen" w:date="2026-07-22T14:59:00Z">
        <w:r w:rsidRPr="1D95873A">
          <w:rPr>
            <w:lang w:val="vi-VN"/>
          </w:rPr>
          <w:t xml:space="preserve">Trên màn hình hiển thị </w:t>
        </w:r>
        <w:r>
          <w:rPr>
            <w:lang w:val="vi-VN"/>
          </w:rPr>
          <w:t xml:space="preserve">chi tiết </w:t>
        </w:r>
        <w:r w:rsidRPr="1D95873A">
          <w:rPr>
            <w:lang w:val="vi-VN"/>
          </w:rPr>
          <w:t>cảnh báo có một nút “</w:t>
        </w:r>
        <w:r>
          <w:rPr>
            <w:lang w:val="vi-VN"/>
          </w:rPr>
          <w:t xml:space="preserve">MSB </w:t>
        </w:r>
        <w:r w:rsidRPr="1D95873A">
          <w:rPr>
            <w:lang w:val="vi-VN"/>
          </w:rPr>
          <w:t xml:space="preserve">Guideline”  cho phép NSD xem </w:t>
        </w:r>
        <w:r>
          <w:rPr>
            <w:lang w:val="vi-VN"/>
          </w:rPr>
          <w:t xml:space="preserve">một file </w:t>
        </w:r>
        <w:r w:rsidRPr="1D95873A">
          <w:rPr>
            <w:lang w:val="vi-VN"/>
          </w:rPr>
          <w:t>tài liệu Hướng dẫn xử lý AML đính kèm.</w:t>
        </w:r>
      </w:ins>
    </w:p>
    <w:p w14:paraId="5C38508F" w14:textId="0972A645" w:rsidR="00F12E54" w:rsidRPr="00D96544" w:rsidRDefault="00F12E54" w:rsidP="00F12E54">
      <w:pPr>
        <w:pStyle w:val="ListParagraph"/>
        <w:numPr>
          <w:ilvl w:val="0"/>
          <w:numId w:val="21"/>
        </w:numPr>
        <w:ind w:left="0" w:firstLine="0"/>
        <w:contextualSpacing w:val="0"/>
        <w:rPr>
          <w:ins w:id="1082" w:author="Nhi Ngo Yen" w:date="2026-07-22T14:59:00Z"/>
          <w:lang w:val="vi-VN"/>
        </w:rPr>
      </w:pPr>
      <w:ins w:id="1083" w:author="Nhi Ngo Yen" w:date="2026-07-22T14:59:00Z">
        <w:r w:rsidRPr="00D96544">
          <w:rPr>
            <w:lang w:val="vi-VN"/>
          </w:rPr>
          <w:t>Nội dung file Hướng dẫn do MSB cung cấp</w:t>
        </w:r>
      </w:ins>
    </w:p>
    <w:p w14:paraId="77775443" w14:textId="77777777" w:rsidR="00F12E54" w:rsidRPr="00D96544" w:rsidRDefault="00F12E54" w:rsidP="00F12E54">
      <w:pPr>
        <w:pStyle w:val="ListParagraph"/>
        <w:numPr>
          <w:ilvl w:val="0"/>
          <w:numId w:val="21"/>
        </w:numPr>
        <w:ind w:left="0" w:firstLine="0"/>
        <w:contextualSpacing w:val="0"/>
        <w:rPr>
          <w:ins w:id="1084" w:author="Nhi Ngo Yen" w:date="2026-07-22T14:59:00Z"/>
          <w:lang w:val="vi-VN"/>
        </w:rPr>
      </w:pPr>
      <w:ins w:id="1085" w:author="Nhi Ngo Yen" w:date="2026-07-22T14:59:00Z">
        <w:r>
          <w:rPr>
            <w:lang w:val="vi-VN"/>
          </w:rPr>
          <w:t xml:space="preserve">NSD có thể </w:t>
        </w:r>
        <w:r w:rsidRPr="00D96544">
          <w:rPr>
            <w:lang w:val="vi-VN"/>
          </w:rPr>
          <w:t>thay đổi file theo quy định của từng thời kì bằng cách upload lên server của hệ thống</w:t>
        </w:r>
      </w:ins>
      <w:commentRangeEnd w:id="1080"/>
      <w:r>
        <w:rPr>
          <w:rStyle w:val="CommentReference"/>
        </w:rPr>
        <w:commentReference w:id="1080"/>
      </w:r>
    </w:p>
    <w:p w14:paraId="431B9F7D" w14:textId="4A6E1E8D" w:rsidR="00AA371D" w:rsidRPr="00283044" w:rsidRDefault="00AA371D">
      <w:pPr>
        <w:pStyle w:val="Heading4"/>
        <w:numPr>
          <w:ilvl w:val="3"/>
          <w:numId w:val="25"/>
        </w:numPr>
        <w:tabs>
          <w:tab w:val="left" w:pos="1701"/>
        </w:tabs>
        <w:pPrChange w:id="1086" w:author="Pham Quynh Trang" w:date="2026-06-24T23:10:00Z">
          <w:pPr>
            <w:pStyle w:val="Heading4"/>
            <w:numPr>
              <w:ilvl w:val="3"/>
              <w:numId w:val="25"/>
            </w:numPr>
            <w:ind w:left="720"/>
          </w:pPr>
        </w:pPrChange>
      </w:pPr>
      <w:bookmarkStart w:id="1087" w:name="_Toc227688587"/>
      <w:r w:rsidRPr="00283044">
        <w:t xml:space="preserve">CM - </w:t>
      </w:r>
      <w:r w:rsidR="00C277F2">
        <w:t>3</w:t>
      </w:r>
      <w:r w:rsidRPr="00283044">
        <w:t xml:space="preserve">.1: </w:t>
      </w:r>
      <w:bookmarkEnd w:id="1087"/>
      <w:commentRangeStart w:id="1088"/>
      <w:commentRangeStart w:id="1089"/>
      <w:r w:rsidRPr="00283044">
        <w:t xml:space="preserve">Yêu </w:t>
      </w:r>
      <w:r w:rsidRPr="004D487F">
        <w:t>cầu</w:t>
      </w:r>
      <w:r w:rsidRPr="00283044">
        <w:t xml:space="preserve"> </w:t>
      </w:r>
      <w:commentRangeEnd w:id="1088"/>
      <w:r>
        <w:rPr>
          <w:rStyle w:val="CommentReference"/>
          <w:bCs w:val="0"/>
          <w:iCs w:val="0"/>
        </w:rPr>
        <w:commentReference w:id="1088"/>
      </w:r>
      <w:commentRangeEnd w:id="1089"/>
      <w:r>
        <w:rPr>
          <w:rStyle w:val="CommentReference"/>
        </w:rPr>
        <w:commentReference w:id="1089"/>
      </w:r>
      <w:r>
        <w:t>màn hình thông tin tổng hợp case</w:t>
      </w:r>
    </w:p>
    <w:p w14:paraId="15C25ACD" w14:textId="09B4E080" w:rsidR="00AA371D" w:rsidRPr="009D1EAD" w:rsidRDefault="00AA371D" w:rsidP="00AA371D">
      <w:pPr>
        <w:pStyle w:val="ListParagraph"/>
        <w:numPr>
          <w:ilvl w:val="0"/>
          <w:numId w:val="21"/>
        </w:numPr>
        <w:ind w:left="0" w:firstLine="0"/>
        <w:contextualSpacing w:val="0"/>
        <w:rPr>
          <w:lang w:val="vi-VN"/>
        </w:rPr>
      </w:pPr>
      <w:r w:rsidRPr="009D1EAD">
        <w:rPr>
          <w:rFonts w:hint="eastAsia"/>
          <w:lang w:val="vi-VN"/>
        </w:rPr>
        <w:t xml:space="preserve">Danh sách </w:t>
      </w:r>
      <w:r w:rsidRPr="00283044">
        <w:t xml:space="preserve">cảnh báo </w:t>
      </w:r>
      <w:r w:rsidRPr="009D1EAD">
        <w:rPr>
          <w:lang w:val="vi-VN"/>
        </w:rPr>
        <w:t>liệt</w:t>
      </w:r>
      <w:r w:rsidRPr="009D1EAD">
        <w:rPr>
          <w:rFonts w:hint="eastAsia"/>
          <w:lang w:val="vi-VN"/>
        </w:rPr>
        <w:t xml:space="preserve"> kê các </w:t>
      </w:r>
      <w:r w:rsidRPr="009D1EAD">
        <w:rPr>
          <w:lang w:val="vi-VN"/>
        </w:rPr>
        <w:t>tr</w:t>
      </w:r>
      <w:r w:rsidRPr="009D1EAD">
        <w:rPr>
          <w:rFonts w:hint="cs"/>
          <w:lang w:val="vi-VN"/>
        </w:rPr>
        <w:t>ư</w:t>
      </w:r>
      <w:r w:rsidRPr="009D1EAD">
        <w:rPr>
          <w:lang w:val="vi-VN"/>
        </w:rPr>
        <w:t>ờng</w:t>
      </w:r>
      <w:r w:rsidRPr="009D1EAD">
        <w:rPr>
          <w:rFonts w:hint="eastAsia"/>
          <w:lang w:val="vi-VN"/>
        </w:rPr>
        <w:t xml:space="preserve"> </w:t>
      </w:r>
      <w:r w:rsidRPr="009D1EAD">
        <w:rPr>
          <w:lang w:val="vi-VN"/>
        </w:rPr>
        <w:t>hợp</w:t>
      </w:r>
      <w:r w:rsidRPr="009D1EAD">
        <w:rPr>
          <w:rFonts w:hint="eastAsia"/>
          <w:lang w:val="vi-VN"/>
        </w:rPr>
        <w:t xml:space="preserve"> </w:t>
      </w:r>
      <w:r w:rsidRPr="00283044">
        <w:t>case phát sinh tự động, case thủ công</w:t>
      </w:r>
      <w:r w:rsidRPr="009D1EAD">
        <w:rPr>
          <w:lang w:val="vi-VN"/>
        </w:rPr>
        <w:t xml:space="preserve">. Từ </w:t>
      </w:r>
      <w:r w:rsidRPr="009D1EAD">
        <w:rPr>
          <w:rFonts w:hint="eastAsia"/>
          <w:lang w:val="vi-VN"/>
        </w:rPr>
        <w:t>đó</w:t>
      </w:r>
      <w:r w:rsidRPr="009D1EAD">
        <w:rPr>
          <w:lang w:val="vi-VN"/>
        </w:rPr>
        <w:t xml:space="preserve"> ng</w:t>
      </w:r>
      <w:r w:rsidRPr="009D1EAD">
        <w:rPr>
          <w:rFonts w:hint="cs"/>
          <w:lang w:val="vi-VN"/>
        </w:rPr>
        <w:t>ư</w:t>
      </w:r>
      <w:r w:rsidRPr="009D1EAD">
        <w:rPr>
          <w:lang w:val="vi-VN"/>
        </w:rPr>
        <w:t>ời d</w:t>
      </w:r>
      <w:r w:rsidRPr="009D1EAD">
        <w:rPr>
          <w:rFonts w:hint="eastAsia"/>
          <w:lang w:val="vi-VN"/>
        </w:rPr>
        <w:t>ù</w:t>
      </w:r>
      <w:r w:rsidRPr="009D1EAD">
        <w:rPr>
          <w:lang w:val="vi-VN"/>
        </w:rPr>
        <w:t xml:space="preserve">ng truy cập có </w:t>
      </w:r>
      <w:r w:rsidR="00371CC0">
        <w:t xml:space="preserve">thể thực hiện các bước </w:t>
      </w:r>
      <w:r w:rsidRPr="009D1EAD">
        <w:rPr>
          <w:lang w:val="vi-VN"/>
        </w:rPr>
        <w:t>xử lý</w:t>
      </w:r>
      <w:r w:rsidR="00DB6AB2">
        <w:t xml:space="preserve"> </w:t>
      </w:r>
      <w:r w:rsidR="00371CC0">
        <w:t>case theo luồng nghiệp vụ</w:t>
      </w:r>
      <w:r w:rsidRPr="009D1EAD">
        <w:rPr>
          <w:rFonts w:hint="eastAsia"/>
          <w:lang w:val="vi-VN"/>
        </w:rPr>
        <w:t>.</w:t>
      </w:r>
    </w:p>
    <w:p w14:paraId="5C221C86" w14:textId="77777777" w:rsidR="00AA371D" w:rsidRPr="009D1EAD" w:rsidRDefault="00AA371D" w:rsidP="00AA371D">
      <w:pPr>
        <w:pStyle w:val="ListParagraph"/>
        <w:numPr>
          <w:ilvl w:val="0"/>
          <w:numId w:val="21"/>
        </w:numPr>
        <w:ind w:left="0" w:firstLine="0"/>
        <w:contextualSpacing w:val="0"/>
        <w:rPr>
          <w:rFonts w:eastAsia="Times New Roman"/>
          <w:color w:val="000000"/>
          <w:szCs w:val="26"/>
          <w:lang w:val="vi-VN"/>
        </w:rPr>
      </w:pPr>
      <w:r w:rsidRPr="009D1EAD">
        <w:rPr>
          <w:rFonts w:eastAsia="Times New Roman"/>
          <w:lang w:val="vi-VN"/>
        </w:rPr>
        <w:t xml:space="preserve">Hệ thống hiển thị </w:t>
      </w:r>
      <w:r w:rsidRPr="009D1EAD">
        <w:rPr>
          <w:rFonts w:eastAsia="Arial"/>
          <w:lang w:val="vi-VN"/>
        </w:rPr>
        <w:t>tối thiểu bao gồm thông tin sau</w:t>
      </w:r>
      <w:r w:rsidRPr="009D1EAD">
        <w:rPr>
          <w:rFonts w:eastAsia="Times New Roman"/>
          <w:lang w:val="vi-VN"/>
        </w:rPr>
        <w:t>:</w:t>
      </w:r>
    </w:p>
    <w:tbl>
      <w:tblPr>
        <w:tblStyle w:val="TableGrid"/>
        <w:tblW w:w="0" w:type="auto"/>
        <w:tblLook w:val="04A0" w:firstRow="1" w:lastRow="0" w:firstColumn="1" w:lastColumn="0" w:noHBand="0" w:noVBand="1"/>
      </w:tblPr>
      <w:tblGrid>
        <w:gridCol w:w="2598"/>
        <w:gridCol w:w="7032"/>
      </w:tblGrid>
      <w:tr w:rsidR="00AA371D" w:rsidRPr="009D1EAD" w14:paraId="1EDCB57F" w14:textId="77777777" w:rsidTr="003958CC">
        <w:trPr>
          <w:tblHeader/>
        </w:trPr>
        <w:tc>
          <w:tcPr>
            <w:tcW w:w="2245" w:type="dxa"/>
            <w:shd w:val="clear" w:color="auto" w:fill="0070C0"/>
          </w:tcPr>
          <w:p w14:paraId="23AD2769" w14:textId="77777777" w:rsidR="00AA371D" w:rsidRPr="009D1EAD" w:rsidRDefault="00AA371D" w:rsidP="003958CC">
            <w:pPr>
              <w:spacing w:line="240" w:lineRule="auto"/>
              <w:jc w:val="center"/>
              <w:rPr>
                <w:b/>
                <w:color w:val="FFFFFF" w:themeColor="background1"/>
              </w:rPr>
            </w:pPr>
            <w:r w:rsidRPr="009D1EAD">
              <w:rPr>
                <w:b/>
                <w:color w:val="FFFFFF" w:themeColor="background1"/>
              </w:rPr>
              <w:t>Trường</w:t>
            </w:r>
          </w:p>
        </w:tc>
        <w:tc>
          <w:tcPr>
            <w:tcW w:w="7105" w:type="dxa"/>
            <w:shd w:val="clear" w:color="auto" w:fill="0070C0"/>
          </w:tcPr>
          <w:p w14:paraId="44CD9BBF" w14:textId="77777777" w:rsidR="00AA371D" w:rsidRPr="009D1EAD" w:rsidRDefault="00AA371D" w:rsidP="003958CC">
            <w:pPr>
              <w:spacing w:line="240" w:lineRule="auto"/>
              <w:jc w:val="center"/>
              <w:rPr>
                <w:b/>
                <w:color w:val="FFFFFF" w:themeColor="background1"/>
              </w:rPr>
            </w:pPr>
            <w:r w:rsidRPr="009D1EAD">
              <w:rPr>
                <w:b/>
                <w:color w:val="FFFFFF" w:themeColor="background1"/>
              </w:rPr>
              <w:t>Mô tả</w:t>
            </w:r>
          </w:p>
        </w:tc>
      </w:tr>
      <w:tr w:rsidR="00AA371D" w:rsidRPr="00E60B29" w14:paraId="4250C9CD" w14:textId="77777777" w:rsidTr="003958CC">
        <w:tc>
          <w:tcPr>
            <w:tcW w:w="2245" w:type="dxa"/>
          </w:tcPr>
          <w:p w14:paraId="142B8B14" w14:textId="77777777" w:rsidR="00AA371D" w:rsidRPr="009D1EAD" w:rsidRDefault="00AA371D" w:rsidP="003958CC">
            <w:pPr>
              <w:spacing w:line="240" w:lineRule="auto"/>
              <w:rPr>
                <w:color w:val="000000" w:themeColor="text1"/>
              </w:rPr>
            </w:pPr>
            <w:r w:rsidRPr="009D1EAD">
              <w:rPr>
                <w:color w:val="000000" w:themeColor="text1"/>
              </w:rPr>
              <w:t>Case ID</w:t>
            </w:r>
          </w:p>
        </w:tc>
        <w:tc>
          <w:tcPr>
            <w:tcW w:w="7105" w:type="dxa"/>
          </w:tcPr>
          <w:p w14:paraId="65832BBF"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r w:rsidRPr="009D1EAD">
              <w:rPr>
                <w:rFonts w:ascii="Times New Roman" w:hAnsi="Times New Roman" w:cs="Times New Roman"/>
                <w:sz w:val="24"/>
                <w:szCs w:val="24"/>
              </w:rPr>
              <w:t>Mã định danh duy nhất của case.</w:t>
            </w:r>
          </w:p>
          <w:p w14:paraId="7432220A" w14:textId="77777777" w:rsidR="00AA371D" w:rsidRPr="009D1EAD" w:rsidRDefault="00AA371D" w:rsidP="003958CC">
            <w:pPr>
              <w:spacing w:line="240" w:lineRule="auto"/>
              <w:rPr>
                <w:color w:val="000000" w:themeColor="text1"/>
                <w:lang w:val="vi-VN"/>
              </w:rPr>
            </w:pPr>
            <w:r w:rsidRPr="009D1EAD">
              <w:rPr>
                <w:lang w:val="vi-VN"/>
              </w:rPr>
              <w:t>Loại Hyperlink điều hướng người dùng đến trang Case Summary để xem thông tin chi tiết của case.</w:t>
            </w:r>
          </w:p>
        </w:tc>
      </w:tr>
      <w:tr w:rsidR="00AA371D" w:rsidRPr="009D1EAD" w14:paraId="0BCE0B48" w14:textId="77777777" w:rsidTr="003958CC">
        <w:tc>
          <w:tcPr>
            <w:tcW w:w="2245" w:type="dxa"/>
          </w:tcPr>
          <w:p w14:paraId="305A942A" w14:textId="77777777" w:rsidR="00AA371D" w:rsidRPr="009D1EAD" w:rsidRDefault="00AA371D" w:rsidP="003958CC">
            <w:pPr>
              <w:spacing w:line="240" w:lineRule="auto"/>
              <w:rPr>
                <w:color w:val="000000" w:themeColor="text1"/>
              </w:rPr>
            </w:pPr>
            <w:r w:rsidRPr="009D1EAD">
              <w:rPr>
                <w:color w:val="000000" w:themeColor="text1"/>
              </w:rPr>
              <w:t>Title</w:t>
            </w:r>
          </w:p>
        </w:tc>
        <w:tc>
          <w:tcPr>
            <w:tcW w:w="7105" w:type="dxa"/>
          </w:tcPr>
          <w:p w14:paraId="1DF2EF2B"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r w:rsidRPr="009D1EAD">
              <w:rPr>
                <w:rFonts w:ascii="Times New Roman" w:hAnsi="Times New Roman" w:cs="Times New Roman"/>
                <w:sz w:val="24"/>
                <w:szCs w:val="24"/>
              </w:rPr>
              <w:t>Tên của case</w:t>
            </w:r>
          </w:p>
        </w:tc>
      </w:tr>
      <w:tr w:rsidR="00AA371D" w:rsidRPr="009D1EAD" w14:paraId="6FF1D012" w14:textId="77777777" w:rsidTr="003958CC">
        <w:tc>
          <w:tcPr>
            <w:tcW w:w="2245" w:type="dxa"/>
          </w:tcPr>
          <w:p w14:paraId="7A9387A5" w14:textId="77777777" w:rsidR="00AA371D" w:rsidRPr="001E09CC" w:rsidRDefault="00AA371D" w:rsidP="003958CC">
            <w:pPr>
              <w:spacing w:line="240" w:lineRule="auto"/>
              <w:rPr>
                <w:color w:val="000000" w:themeColor="text1"/>
                <w:highlight w:val="yellow"/>
              </w:rPr>
            </w:pPr>
            <w:r w:rsidRPr="001E09CC">
              <w:rPr>
                <w:color w:val="000000" w:themeColor="text1"/>
                <w:highlight w:val="yellow"/>
              </w:rPr>
              <w:t>Type</w:t>
            </w:r>
          </w:p>
        </w:tc>
        <w:tc>
          <w:tcPr>
            <w:tcW w:w="7105" w:type="dxa"/>
          </w:tcPr>
          <w:p w14:paraId="08C7B184" w14:textId="77777777" w:rsidR="00AA371D" w:rsidRPr="001E09CC" w:rsidRDefault="00AA371D" w:rsidP="003958CC">
            <w:pPr>
              <w:pStyle w:val="ListBullet"/>
              <w:spacing w:before="120" w:after="0" w:line="240" w:lineRule="auto"/>
              <w:contextualSpacing w:val="0"/>
              <w:rPr>
                <w:rFonts w:ascii="Times New Roman" w:hAnsi="Times New Roman" w:cs="Times New Roman"/>
                <w:color w:val="000000" w:themeColor="text1"/>
                <w:sz w:val="24"/>
                <w:szCs w:val="24"/>
                <w:highlight w:val="yellow"/>
              </w:rPr>
            </w:pPr>
            <w:commentRangeStart w:id="1090"/>
            <w:commentRangeStart w:id="1091"/>
            <w:r w:rsidRPr="001E09CC">
              <w:rPr>
                <w:rFonts w:ascii="Times New Roman" w:hAnsi="Times New Roman" w:cs="Times New Roman"/>
                <w:sz w:val="24"/>
                <w:szCs w:val="24"/>
                <w:highlight w:val="yellow"/>
              </w:rPr>
              <w:t>Loại case</w:t>
            </w:r>
            <w:r w:rsidRPr="001E09CC">
              <w:rPr>
                <w:rFonts w:ascii="Times New Roman" w:hAnsi="Times New Roman" w:cs="Times New Roman"/>
                <w:sz w:val="24"/>
                <w:szCs w:val="24"/>
                <w:highlight w:val="yellow"/>
                <w:lang w:val="en-US"/>
              </w:rPr>
              <w:t>: g</w:t>
            </w:r>
            <w:r>
              <w:rPr>
                <w:rFonts w:ascii="Times New Roman" w:hAnsi="Times New Roman" w:cs="Times New Roman"/>
                <w:sz w:val="24"/>
                <w:szCs w:val="24"/>
                <w:highlight w:val="yellow"/>
                <w:lang w:val="en-US"/>
              </w:rPr>
              <w:t>ồ</w:t>
            </w:r>
            <w:r w:rsidRPr="001E09CC">
              <w:rPr>
                <w:rFonts w:ascii="Times New Roman" w:hAnsi="Times New Roman" w:cs="Times New Roman"/>
                <w:sz w:val="24"/>
                <w:szCs w:val="24"/>
                <w:highlight w:val="yellow"/>
                <w:lang w:val="en-US"/>
              </w:rPr>
              <w:t>m AML_MN, AML_SURV</w:t>
            </w:r>
            <w:r w:rsidRPr="001E09CC">
              <w:rPr>
                <w:rFonts w:ascii="Times New Roman" w:hAnsi="Times New Roman" w:cs="Times New Roman"/>
                <w:sz w:val="24"/>
                <w:szCs w:val="24"/>
                <w:highlight w:val="yellow"/>
              </w:rPr>
              <w:t xml:space="preserve"> </w:t>
            </w:r>
            <w:commentRangeEnd w:id="1090"/>
            <w:r w:rsidRPr="001E09CC">
              <w:rPr>
                <w:rStyle w:val="CommentReference"/>
                <w:rFonts w:ascii="Times New Roman" w:hAnsi="Times New Roman" w:cs="Times New Roman"/>
                <w:noProof w:val="0"/>
                <w:kern w:val="2"/>
                <w:highlight w:val="yellow"/>
                <w:lang w:val="en-US"/>
                <w14:ligatures w14:val="standardContextual"/>
              </w:rPr>
              <w:commentReference w:id="1090"/>
            </w:r>
            <w:commentRangeEnd w:id="1091"/>
            <w:r>
              <w:rPr>
                <w:rStyle w:val="CommentReference"/>
              </w:rPr>
              <w:commentReference w:id="1091"/>
            </w:r>
          </w:p>
        </w:tc>
      </w:tr>
      <w:tr w:rsidR="00AA371D" w:rsidRPr="009D1EAD" w14:paraId="05330225" w14:textId="77777777" w:rsidTr="003958CC">
        <w:tc>
          <w:tcPr>
            <w:tcW w:w="2245" w:type="dxa"/>
          </w:tcPr>
          <w:p w14:paraId="2AC82871" w14:textId="77777777" w:rsidR="00AA371D" w:rsidRPr="009D1EAD" w:rsidRDefault="00AA371D" w:rsidP="003958CC">
            <w:pPr>
              <w:spacing w:line="240" w:lineRule="auto"/>
              <w:rPr>
                <w:color w:val="000000" w:themeColor="text1"/>
              </w:rPr>
            </w:pPr>
            <w:r w:rsidRPr="009D1EAD">
              <w:rPr>
                <w:color w:val="000000" w:themeColor="text1"/>
              </w:rPr>
              <w:t>Due Date</w:t>
            </w:r>
          </w:p>
        </w:tc>
        <w:tc>
          <w:tcPr>
            <w:tcW w:w="7105" w:type="dxa"/>
          </w:tcPr>
          <w:p w14:paraId="5BC45216"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commentRangeStart w:id="1092"/>
            <w:commentRangeStart w:id="1093"/>
            <w:commentRangeStart w:id="1094"/>
            <w:commentRangeStart w:id="1095"/>
            <w:r w:rsidRPr="009D1EAD">
              <w:rPr>
                <w:rFonts w:ascii="Times New Roman" w:hAnsi="Times New Roman" w:cs="Times New Roman"/>
                <w:sz w:val="24"/>
                <w:szCs w:val="24"/>
              </w:rPr>
              <w:t>Thời hạn xử lý case.</w:t>
            </w:r>
            <w:commentRangeEnd w:id="1092"/>
            <w:r>
              <w:rPr>
                <w:rStyle w:val="CommentReference"/>
                <w:rFonts w:ascii="Times New Roman" w:hAnsi="Times New Roman" w:cs="Times New Roman"/>
                <w:noProof w:val="0"/>
                <w:kern w:val="2"/>
                <w:lang w:val="en-US"/>
                <w14:ligatures w14:val="standardContextual"/>
              </w:rPr>
              <w:commentReference w:id="1092"/>
            </w:r>
            <w:commentRangeEnd w:id="1093"/>
            <w:r>
              <w:rPr>
                <w:rStyle w:val="CommentReference"/>
              </w:rPr>
              <w:commentReference w:id="1093"/>
            </w:r>
            <w:commentRangeEnd w:id="1094"/>
            <w:r>
              <w:rPr>
                <w:rStyle w:val="CommentReference"/>
              </w:rPr>
              <w:commentReference w:id="1094"/>
            </w:r>
            <w:commentRangeEnd w:id="1095"/>
            <w:r>
              <w:rPr>
                <w:rStyle w:val="CommentReference"/>
              </w:rPr>
              <w:commentReference w:id="1095"/>
            </w:r>
          </w:p>
          <w:p w14:paraId="158E0A6F" w14:textId="77777777" w:rsidR="00AA371D" w:rsidRPr="009D1EAD" w:rsidRDefault="00AA371D" w:rsidP="003958CC">
            <w:pPr>
              <w:pStyle w:val="ListBullet"/>
              <w:spacing w:before="120" w:after="0" w:line="240" w:lineRule="auto"/>
              <w:contextualSpacing w:val="0"/>
              <w:rPr>
                <w:color w:val="000000" w:themeColor="text1"/>
                <w:sz w:val="24"/>
                <w:szCs w:val="24"/>
              </w:rPr>
            </w:pPr>
            <w:r w:rsidRPr="009D1EAD">
              <w:rPr>
                <w:rFonts w:ascii="Times New Roman" w:hAnsi="Times New Roman" w:cs="Times New Roman"/>
                <w:b/>
                <w:bCs/>
                <w:sz w:val="24"/>
                <w:szCs w:val="24"/>
              </w:rPr>
              <w:t>Format</w:t>
            </w:r>
            <w:r w:rsidRPr="009D1EAD">
              <w:rPr>
                <w:rFonts w:ascii="Times New Roman" w:hAnsi="Times New Roman" w:cs="Times New Roman"/>
                <w:b/>
                <w:bCs/>
                <w:sz w:val="24"/>
                <w:szCs w:val="24"/>
                <w:lang w:val="en-US"/>
              </w:rPr>
              <w:t xml:space="preserve">: </w:t>
            </w:r>
            <w:r w:rsidRPr="009D1EAD">
              <w:rPr>
                <w:rFonts w:ascii="Times New Roman" w:hAnsi="Times New Roman" w:cs="Times New Roman"/>
                <w:sz w:val="24"/>
                <w:szCs w:val="24"/>
              </w:rPr>
              <w:t>MM/DD/YYYY</w:t>
            </w:r>
          </w:p>
        </w:tc>
      </w:tr>
      <w:tr w:rsidR="00AA371D" w:rsidRPr="009D1EAD" w14:paraId="62DE7696" w14:textId="77777777" w:rsidTr="003958CC">
        <w:tc>
          <w:tcPr>
            <w:tcW w:w="2245" w:type="dxa"/>
          </w:tcPr>
          <w:p w14:paraId="10E5F34D" w14:textId="77777777" w:rsidR="00AA371D" w:rsidRPr="009D1EAD" w:rsidRDefault="00AA371D" w:rsidP="003958CC">
            <w:pPr>
              <w:spacing w:line="240" w:lineRule="auto"/>
              <w:rPr>
                <w:color w:val="000000" w:themeColor="text1"/>
              </w:rPr>
            </w:pPr>
            <w:r w:rsidRPr="009D1EAD">
              <w:rPr>
                <w:color w:val="000000" w:themeColor="text1"/>
              </w:rPr>
              <w:t>Priority</w:t>
            </w:r>
          </w:p>
        </w:tc>
        <w:tc>
          <w:tcPr>
            <w:tcW w:w="7105" w:type="dxa"/>
          </w:tcPr>
          <w:p w14:paraId="60B38ABE"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commentRangeStart w:id="1096"/>
            <w:commentRangeStart w:id="1097"/>
            <w:r w:rsidRPr="009D1EAD">
              <w:rPr>
                <w:rFonts w:ascii="Times New Roman" w:hAnsi="Times New Roman" w:cs="Times New Roman"/>
                <w:sz w:val="24"/>
                <w:szCs w:val="24"/>
              </w:rPr>
              <w:t>Mức độ ưu tiên của case sau khi đã được tạo</w:t>
            </w:r>
            <w:commentRangeEnd w:id="1096"/>
            <w:r>
              <w:rPr>
                <w:rStyle w:val="CommentReference"/>
                <w:rFonts w:ascii="Times New Roman" w:hAnsi="Times New Roman" w:cs="Times New Roman"/>
                <w:noProof w:val="0"/>
                <w:kern w:val="2"/>
                <w:lang w:val="en-US"/>
                <w14:ligatures w14:val="standardContextual"/>
              </w:rPr>
              <w:commentReference w:id="1096"/>
            </w:r>
            <w:commentRangeEnd w:id="1097"/>
            <w:r>
              <w:rPr>
                <w:rStyle w:val="CommentReference"/>
              </w:rPr>
              <w:commentReference w:id="1097"/>
            </w:r>
            <w:r w:rsidRPr="00973A1F">
              <w:rPr>
                <w:rFonts w:ascii="Times New Roman" w:hAnsi="Times New Roman" w:cs="Times New Roman"/>
                <w:noProof w:val="0"/>
                <w:kern w:val="2"/>
                <w:sz w:val="24"/>
                <w:szCs w:val="24"/>
                <w14:ligatures w14:val="standardContextual"/>
              </w:rPr>
              <w:t>(Bao gồm 3 giá trị: High/</w:t>
            </w:r>
            <w:r>
              <w:rPr>
                <w:rFonts w:ascii="Times New Roman" w:hAnsi="Times New Roman" w:cs="Times New Roman"/>
                <w:noProof w:val="0"/>
                <w:kern w:val="2"/>
                <w:sz w:val="24"/>
                <w:szCs w:val="24"/>
                <w:lang w:val="en-US"/>
                <w14:ligatures w14:val="standardContextual"/>
              </w:rPr>
              <w:t xml:space="preserve"> </w:t>
            </w:r>
            <w:r w:rsidRPr="00973A1F">
              <w:rPr>
                <w:rFonts w:ascii="Times New Roman" w:hAnsi="Times New Roman" w:cs="Times New Roman"/>
                <w:noProof w:val="0"/>
                <w:kern w:val="2"/>
                <w:sz w:val="24"/>
                <w:szCs w:val="24"/>
                <w14:ligatures w14:val="standardContextual"/>
              </w:rPr>
              <w:t>Medium/Low)</w:t>
            </w:r>
          </w:p>
        </w:tc>
      </w:tr>
      <w:tr w:rsidR="00AA371D" w:rsidRPr="009D1EAD" w14:paraId="09D46095" w14:textId="77777777" w:rsidTr="003958CC">
        <w:tc>
          <w:tcPr>
            <w:tcW w:w="2245" w:type="dxa"/>
          </w:tcPr>
          <w:p w14:paraId="0B7830FC" w14:textId="77777777" w:rsidR="00AA371D" w:rsidRPr="009D1EAD" w:rsidRDefault="00AA371D" w:rsidP="003958CC">
            <w:pPr>
              <w:spacing w:line="240" w:lineRule="auto"/>
              <w:rPr>
                <w:color w:val="000000" w:themeColor="text1"/>
              </w:rPr>
            </w:pPr>
            <w:r w:rsidRPr="009D1EAD">
              <w:rPr>
                <w:color w:val="000000" w:themeColor="text1"/>
              </w:rPr>
              <w:t>Status</w:t>
            </w:r>
          </w:p>
        </w:tc>
        <w:tc>
          <w:tcPr>
            <w:tcW w:w="7105" w:type="dxa"/>
          </w:tcPr>
          <w:p w14:paraId="1CFBFAE2"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commentRangeStart w:id="1098"/>
            <w:commentRangeStart w:id="1099"/>
            <w:r w:rsidRPr="009D1EAD">
              <w:rPr>
                <w:rFonts w:ascii="Times New Roman" w:hAnsi="Times New Roman" w:cs="Times New Roman"/>
                <w:sz w:val="24"/>
                <w:szCs w:val="24"/>
              </w:rPr>
              <w:t>Trạng thái hiện tại của case</w:t>
            </w:r>
            <w:r>
              <w:rPr>
                <w:rFonts w:ascii="Times New Roman" w:hAnsi="Times New Roman" w:cs="Times New Roman"/>
                <w:sz w:val="24"/>
                <w:szCs w:val="24"/>
                <w:lang w:val="en-US"/>
              </w:rPr>
              <w:t xml:space="preserve"> (gồm các trạng thái được mô tả trong luồng nghiệp vụ)</w:t>
            </w:r>
            <w:r w:rsidRPr="009D1EAD">
              <w:rPr>
                <w:rFonts w:ascii="Times New Roman" w:hAnsi="Times New Roman" w:cs="Times New Roman"/>
                <w:sz w:val="24"/>
                <w:szCs w:val="24"/>
              </w:rPr>
              <w:t xml:space="preserve"> </w:t>
            </w:r>
            <w:commentRangeEnd w:id="1098"/>
            <w:r>
              <w:rPr>
                <w:rStyle w:val="CommentReference"/>
                <w:rFonts w:ascii="Times New Roman" w:hAnsi="Times New Roman" w:cs="Times New Roman"/>
                <w:noProof w:val="0"/>
                <w:kern w:val="2"/>
                <w:lang w:val="en-US"/>
                <w14:ligatures w14:val="standardContextual"/>
              </w:rPr>
              <w:commentReference w:id="1098"/>
            </w:r>
            <w:commentRangeEnd w:id="1099"/>
            <w:r>
              <w:rPr>
                <w:rStyle w:val="CommentReference"/>
              </w:rPr>
              <w:commentReference w:id="1099"/>
            </w:r>
          </w:p>
        </w:tc>
      </w:tr>
      <w:tr w:rsidR="00AA371D" w:rsidRPr="009D1EAD" w14:paraId="742E4561" w14:textId="77777777" w:rsidTr="003958CC">
        <w:tc>
          <w:tcPr>
            <w:tcW w:w="2245" w:type="dxa"/>
          </w:tcPr>
          <w:p w14:paraId="3389FB9D" w14:textId="77777777" w:rsidR="00AA371D" w:rsidRPr="001E09CC" w:rsidRDefault="00AA371D" w:rsidP="003958CC">
            <w:pPr>
              <w:spacing w:line="240" w:lineRule="auto"/>
              <w:rPr>
                <w:color w:val="000000" w:themeColor="text1"/>
                <w:highlight w:val="yellow"/>
              </w:rPr>
            </w:pPr>
            <w:r w:rsidRPr="001E09CC">
              <w:rPr>
                <w:color w:val="000000" w:themeColor="text1"/>
                <w:highlight w:val="yellow"/>
              </w:rPr>
              <w:t>Owner</w:t>
            </w:r>
          </w:p>
        </w:tc>
        <w:tc>
          <w:tcPr>
            <w:tcW w:w="7105" w:type="dxa"/>
          </w:tcPr>
          <w:p w14:paraId="4F867473" w14:textId="77777777" w:rsidR="00AA371D" w:rsidRPr="001E09CC" w:rsidRDefault="00AA371D" w:rsidP="003958CC">
            <w:pPr>
              <w:spacing w:line="240" w:lineRule="auto"/>
              <w:rPr>
                <w:color w:val="000000" w:themeColor="text1"/>
                <w:highlight w:val="yellow"/>
              </w:rPr>
            </w:pPr>
            <w:commentRangeStart w:id="1100"/>
            <w:commentRangeStart w:id="1101"/>
            <w:r w:rsidRPr="001E09CC">
              <w:rPr>
                <w:highlight w:val="yellow"/>
              </w:rPr>
              <w:t>Tên người dùng hoặc nhóm người dùng sở hữu case</w:t>
            </w:r>
            <w:commentRangeEnd w:id="1100"/>
            <w:r w:rsidRPr="001E09CC">
              <w:rPr>
                <w:rStyle w:val="CommentReference"/>
                <w:highlight w:val="yellow"/>
              </w:rPr>
              <w:commentReference w:id="1100"/>
            </w:r>
            <w:commentRangeEnd w:id="1101"/>
            <w:r>
              <w:rPr>
                <w:rStyle w:val="CommentReference"/>
              </w:rPr>
              <w:commentReference w:id="1101"/>
            </w:r>
          </w:p>
        </w:tc>
      </w:tr>
      <w:tr w:rsidR="00AA371D" w:rsidRPr="009D1EAD" w14:paraId="2321DB65" w14:textId="77777777" w:rsidTr="003958CC">
        <w:tc>
          <w:tcPr>
            <w:tcW w:w="2245" w:type="dxa"/>
          </w:tcPr>
          <w:p w14:paraId="2E287FC4" w14:textId="77777777" w:rsidR="00AA371D" w:rsidRPr="001E09CC" w:rsidRDefault="00AA371D" w:rsidP="003958CC">
            <w:pPr>
              <w:spacing w:line="240" w:lineRule="auto"/>
              <w:rPr>
                <w:color w:val="000000" w:themeColor="text1"/>
                <w:highlight w:val="yellow"/>
              </w:rPr>
            </w:pPr>
            <w:r w:rsidRPr="001E09CC">
              <w:rPr>
                <w:color w:val="000000" w:themeColor="text1"/>
                <w:highlight w:val="yellow"/>
              </w:rPr>
              <w:t>Assigned to</w:t>
            </w:r>
          </w:p>
        </w:tc>
        <w:tc>
          <w:tcPr>
            <w:tcW w:w="7105" w:type="dxa"/>
          </w:tcPr>
          <w:p w14:paraId="62BA60D6" w14:textId="77777777" w:rsidR="00AA371D" w:rsidRPr="001E09CC" w:rsidRDefault="00AA371D" w:rsidP="003958CC">
            <w:pPr>
              <w:spacing w:line="240" w:lineRule="auto"/>
              <w:rPr>
                <w:color w:val="000000" w:themeColor="text1"/>
                <w:highlight w:val="yellow"/>
              </w:rPr>
            </w:pPr>
            <w:r w:rsidRPr="001E09CC">
              <w:rPr>
                <w:highlight w:val="yellow"/>
              </w:rPr>
              <w:t xml:space="preserve">Tên người dùng hoặc </w:t>
            </w:r>
            <w:commentRangeStart w:id="1102"/>
            <w:commentRangeStart w:id="1103"/>
            <w:r w:rsidRPr="001E09CC">
              <w:rPr>
                <w:highlight w:val="yellow"/>
              </w:rPr>
              <w:t xml:space="preserve">nhóm người dùng </w:t>
            </w:r>
            <w:commentRangeEnd w:id="1102"/>
            <w:r w:rsidRPr="001E09CC">
              <w:rPr>
                <w:rStyle w:val="CommentReference"/>
                <w:highlight w:val="yellow"/>
              </w:rPr>
              <w:commentReference w:id="1102"/>
            </w:r>
            <w:commentRangeEnd w:id="1103"/>
            <w:r>
              <w:rPr>
                <w:rStyle w:val="CommentReference"/>
              </w:rPr>
              <w:commentReference w:id="1103"/>
            </w:r>
            <w:r w:rsidRPr="001E09CC">
              <w:rPr>
                <w:highlight w:val="yellow"/>
              </w:rPr>
              <w:t>được chỉ định xử lý case</w:t>
            </w:r>
          </w:p>
        </w:tc>
      </w:tr>
      <w:tr w:rsidR="00AA371D" w:rsidRPr="009D1EAD" w14:paraId="1385F934" w14:textId="77777777" w:rsidTr="003958CC">
        <w:tc>
          <w:tcPr>
            <w:tcW w:w="2245" w:type="dxa"/>
          </w:tcPr>
          <w:p w14:paraId="64EA6983" w14:textId="77777777" w:rsidR="00AA371D" w:rsidRPr="009D1EAD" w:rsidRDefault="00AA371D" w:rsidP="003958CC">
            <w:pPr>
              <w:spacing w:line="240" w:lineRule="auto"/>
              <w:rPr>
                <w:color w:val="000000" w:themeColor="text1"/>
              </w:rPr>
            </w:pPr>
            <w:r w:rsidRPr="009D1EAD">
              <w:rPr>
                <w:color w:val="000000" w:themeColor="text1"/>
              </w:rPr>
              <w:lastRenderedPageBreak/>
              <w:t>Created</w:t>
            </w:r>
          </w:p>
        </w:tc>
        <w:tc>
          <w:tcPr>
            <w:tcW w:w="7105" w:type="dxa"/>
          </w:tcPr>
          <w:p w14:paraId="0FDEACCC"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r w:rsidRPr="009D1EAD">
              <w:rPr>
                <w:rFonts w:ascii="Times New Roman" w:hAnsi="Times New Roman" w:cs="Times New Roman"/>
                <w:sz w:val="24"/>
                <w:szCs w:val="24"/>
              </w:rPr>
              <w:t>Thời gian case được tạo</w:t>
            </w:r>
          </w:p>
          <w:p w14:paraId="6C97B84B" w14:textId="77777777" w:rsidR="00AA371D" w:rsidRPr="009D1EAD" w:rsidRDefault="00AA371D" w:rsidP="003958CC">
            <w:pPr>
              <w:pStyle w:val="ListBullet"/>
              <w:spacing w:before="120" w:after="0" w:line="240" w:lineRule="auto"/>
              <w:contextualSpacing w:val="0"/>
              <w:rPr>
                <w:color w:val="000000" w:themeColor="text1"/>
                <w:sz w:val="24"/>
                <w:szCs w:val="24"/>
              </w:rPr>
            </w:pPr>
            <w:r w:rsidRPr="009D1EAD">
              <w:rPr>
                <w:rFonts w:ascii="Times New Roman" w:hAnsi="Times New Roman" w:cs="Times New Roman"/>
                <w:b/>
                <w:bCs/>
                <w:sz w:val="24"/>
                <w:szCs w:val="24"/>
              </w:rPr>
              <w:t>Format</w:t>
            </w:r>
            <w:r w:rsidRPr="009D1EAD">
              <w:rPr>
                <w:rFonts w:ascii="Times New Roman" w:hAnsi="Times New Roman" w:cs="Times New Roman"/>
                <w:b/>
                <w:bCs/>
                <w:sz w:val="24"/>
                <w:szCs w:val="24"/>
                <w:lang w:val="en-US"/>
              </w:rPr>
              <w:t xml:space="preserve">: </w:t>
            </w:r>
            <w:r w:rsidRPr="009D1EAD">
              <w:rPr>
                <w:rFonts w:ascii="Times New Roman" w:hAnsi="Times New Roman" w:cs="Times New Roman"/>
                <w:sz w:val="24"/>
                <w:szCs w:val="24"/>
              </w:rPr>
              <w:t>MM/DD/YYYY hh:mm:ss</w:t>
            </w:r>
          </w:p>
        </w:tc>
      </w:tr>
      <w:tr w:rsidR="00AA371D" w:rsidRPr="009D1EAD" w14:paraId="0B813630" w14:textId="77777777" w:rsidTr="003958CC">
        <w:tc>
          <w:tcPr>
            <w:tcW w:w="2245" w:type="dxa"/>
          </w:tcPr>
          <w:p w14:paraId="15B5FF5C" w14:textId="77777777" w:rsidR="00AA371D" w:rsidRPr="009D1EAD" w:rsidRDefault="00AA371D" w:rsidP="003958CC">
            <w:pPr>
              <w:spacing w:line="240" w:lineRule="auto"/>
              <w:rPr>
                <w:color w:val="000000" w:themeColor="text1"/>
              </w:rPr>
            </w:pPr>
            <w:commentRangeStart w:id="1104"/>
            <w:commentRangeStart w:id="1105"/>
            <w:r w:rsidRPr="009D1EAD">
              <w:rPr>
                <w:color w:val="000000" w:themeColor="text1"/>
              </w:rPr>
              <w:t>Jurisdiction</w:t>
            </w:r>
            <w:commentRangeEnd w:id="1104"/>
            <w:r>
              <w:rPr>
                <w:rStyle w:val="CommentReference"/>
              </w:rPr>
              <w:commentReference w:id="1104"/>
            </w:r>
            <w:commentRangeEnd w:id="1105"/>
            <w:r>
              <w:rPr>
                <w:rStyle w:val="CommentReference"/>
              </w:rPr>
              <w:commentReference w:id="1105"/>
            </w:r>
          </w:p>
        </w:tc>
        <w:tc>
          <w:tcPr>
            <w:tcW w:w="7105" w:type="dxa"/>
          </w:tcPr>
          <w:p w14:paraId="02121A22" w14:textId="77777777" w:rsidR="00AA371D" w:rsidRPr="009D1EAD" w:rsidRDefault="00AA371D" w:rsidP="003958CC">
            <w:pPr>
              <w:spacing w:line="240" w:lineRule="auto"/>
              <w:rPr>
                <w:color w:val="000000" w:themeColor="text1"/>
                <w:lang w:val="vi-VN"/>
              </w:rPr>
            </w:pPr>
            <w:r w:rsidRPr="009D1EAD">
              <w:rPr>
                <w:color w:val="000000" w:themeColor="text1"/>
              </w:rPr>
              <w:t>Mặc</w:t>
            </w:r>
            <w:r w:rsidRPr="009D1EAD">
              <w:rPr>
                <w:color w:val="000000" w:themeColor="text1"/>
                <w:lang w:val="vi-VN"/>
              </w:rPr>
              <w:t xml:space="preserve"> định: All</w:t>
            </w:r>
          </w:p>
        </w:tc>
      </w:tr>
      <w:tr w:rsidR="00AA371D" w:rsidRPr="009D1EAD" w14:paraId="20C7387F" w14:textId="77777777" w:rsidTr="003958CC">
        <w:tc>
          <w:tcPr>
            <w:tcW w:w="2245" w:type="dxa"/>
          </w:tcPr>
          <w:p w14:paraId="77088CE1" w14:textId="77777777" w:rsidR="00AA371D" w:rsidRPr="009D1EAD" w:rsidRDefault="00AA371D" w:rsidP="003958CC">
            <w:pPr>
              <w:spacing w:line="240" w:lineRule="auto"/>
              <w:rPr>
                <w:color w:val="000000" w:themeColor="text1"/>
              </w:rPr>
            </w:pPr>
            <w:commentRangeStart w:id="1106"/>
            <w:commentRangeStart w:id="1107"/>
            <w:r w:rsidRPr="009D1EAD">
              <w:rPr>
                <w:color w:val="000000" w:themeColor="text1"/>
              </w:rPr>
              <w:t>Business Domain</w:t>
            </w:r>
            <w:commentRangeEnd w:id="1106"/>
            <w:r>
              <w:rPr>
                <w:rStyle w:val="CommentReference"/>
              </w:rPr>
              <w:commentReference w:id="1106"/>
            </w:r>
            <w:commentRangeEnd w:id="1107"/>
            <w:r>
              <w:rPr>
                <w:rStyle w:val="CommentReference"/>
              </w:rPr>
              <w:commentReference w:id="1107"/>
            </w:r>
          </w:p>
        </w:tc>
        <w:tc>
          <w:tcPr>
            <w:tcW w:w="7105" w:type="dxa"/>
          </w:tcPr>
          <w:p w14:paraId="1E11827A" w14:textId="77777777" w:rsidR="00AA371D" w:rsidRPr="009D1EAD" w:rsidRDefault="00AA371D" w:rsidP="003958CC">
            <w:pPr>
              <w:spacing w:line="240" w:lineRule="auto"/>
              <w:rPr>
                <w:color w:val="000000" w:themeColor="text1"/>
              </w:rPr>
            </w:pPr>
            <w:r w:rsidRPr="009D1EAD">
              <w:rPr>
                <w:color w:val="000000" w:themeColor="text1"/>
              </w:rPr>
              <w:t>Mặc</w:t>
            </w:r>
            <w:r w:rsidRPr="009D1EAD">
              <w:rPr>
                <w:color w:val="000000" w:themeColor="text1"/>
                <w:lang w:val="vi-VN"/>
              </w:rPr>
              <w:t xml:space="preserve"> định: All</w:t>
            </w:r>
            <w:r w:rsidRPr="009D1EAD">
              <w:rPr>
                <w:color w:val="000000" w:themeColor="text1"/>
              </w:rPr>
              <w:t xml:space="preserve"> </w:t>
            </w:r>
          </w:p>
        </w:tc>
      </w:tr>
    </w:tbl>
    <w:p w14:paraId="08786284" w14:textId="58702233" w:rsidR="00AA371D" w:rsidRPr="00283044" w:rsidRDefault="00AA371D" w:rsidP="00AA371D"/>
    <w:p w14:paraId="08AD386D" w14:textId="1AB1867B" w:rsidR="00AA371D" w:rsidRPr="00283044" w:rsidRDefault="00AA371D">
      <w:pPr>
        <w:pStyle w:val="Heading4"/>
        <w:numPr>
          <w:ilvl w:val="3"/>
          <w:numId w:val="25"/>
        </w:numPr>
        <w:tabs>
          <w:tab w:val="left" w:pos="1701"/>
        </w:tabs>
        <w:pPrChange w:id="1108" w:author="Pham Quynh Trang" w:date="2026-06-24T23:10:00Z">
          <w:pPr>
            <w:pStyle w:val="Heading4"/>
            <w:numPr>
              <w:ilvl w:val="3"/>
              <w:numId w:val="25"/>
            </w:numPr>
            <w:ind w:left="720"/>
          </w:pPr>
        </w:pPrChange>
      </w:pPr>
      <w:r w:rsidRPr="00283044">
        <w:t xml:space="preserve">CM - </w:t>
      </w:r>
      <w:r>
        <w:t>3</w:t>
      </w:r>
      <w:r w:rsidRPr="00283044">
        <w:t>.</w:t>
      </w:r>
      <w:r w:rsidR="006D28CB">
        <w:t>2</w:t>
      </w:r>
      <w:r w:rsidRPr="00283044">
        <w:t xml:space="preserve">: Yêu </w:t>
      </w:r>
      <w:r w:rsidRPr="004D487F">
        <w:t>cầu</w:t>
      </w:r>
      <w:r w:rsidRPr="00283044">
        <w:t xml:space="preserve"> hiển thị thông tin </w:t>
      </w:r>
      <w:r>
        <w:t>chi tiết case</w:t>
      </w:r>
    </w:p>
    <w:p w14:paraId="54EDD0ED" w14:textId="77777777" w:rsidR="000D3649" w:rsidRPr="00982447" w:rsidRDefault="000D3649" w:rsidP="00A80752">
      <w:pPr>
        <w:rPr>
          <w:lang w:val="vi-VN"/>
        </w:rPr>
      </w:pPr>
      <w:r w:rsidRPr="00775519">
        <w:t xml:space="preserve">Trong màn hình </w:t>
      </w:r>
      <w:commentRangeStart w:id="1109"/>
      <w:commentRangeStart w:id="1110"/>
      <w:r>
        <w:t>Case List</w:t>
      </w:r>
      <w:commentRangeEnd w:id="1109"/>
      <w:r w:rsidR="007406BB">
        <w:rPr>
          <w:rStyle w:val="CommentReference"/>
        </w:rPr>
        <w:commentReference w:id="1109"/>
      </w:r>
      <w:commentRangeEnd w:id="1110"/>
      <w:r>
        <w:rPr>
          <w:rStyle w:val="CommentReference"/>
        </w:rPr>
        <w:commentReference w:id="1110"/>
      </w:r>
      <w:r w:rsidRPr="00775519">
        <w:t xml:space="preserve">, khi người dùng click vào 1 Case ID, hệ thống hiển thị màn hình thể hiện thông tin chi tiết case (Case Details). </w:t>
      </w:r>
      <w:r>
        <w:rPr>
          <w:lang w:val="vi-VN"/>
        </w:rPr>
        <w:t xml:space="preserve">Thông tin </w:t>
      </w:r>
      <w:r w:rsidRPr="00775519">
        <w:t>chi tiết</w:t>
      </w:r>
      <w:r>
        <w:rPr>
          <w:lang w:val="vi-VN"/>
        </w:rPr>
        <w:t xml:space="preserve"> được hiển thị trên màn hình theo các nhóm </w:t>
      </w:r>
      <w:r w:rsidRPr="00982447">
        <w:rPr>
          <w:lang w:val="vi-VN"/>
        </w:rPr>
        <w:t>sau:</w:t>
      </w:r>
    </w:p>
    <w:p w14:paraId="4275041E" w14:textId="77777777" w:rsidR="000D3649" w:rsidRPr="00E57013" w:rsidRDefault="000D3649" w:rsidP="00C00DCA">
      <w:pPr>
        <w:pStyle w:val="ListParagraph"/>
        <w:numPr>
          <w:ilvl w:val="0"/>
          <w:numId w:val="22"/>
        </w:numPr>
        <w:ind w:left="0" w:firstLine="0"/>
        <w:contextualSpacing w:val="0"/>
        <w:rPr>
          <w:lang w:val="vi-VN"/>
        </w:rPr>
      </w:pPr>
      <w:r w:rsidRPr="00E57013">
        <w:rPr>
          <w:lang w:val="vi-VN"/>
        </w:rPr>
        <w:t>Thông tin tổng quan của case: Case ID, Title, Status, Priority</w:t>
      </w:r>
    </w:p>
    <w:p w14:paraId="1E2BBB95" w14:textId="0BF94970" w:rsidR="000D3649" w:rsidRPr="00982447" w:rsidRDefault="000D3649" w:rsidP="00C00DCA">
      <w:pPr>
        <w:pStyle w:val="ListParagraph"/>
        <w:numPr>
          <w:ilvl w:val="0"/>
          <w:numId w:val="22"/>
        </w:numPr>
        <w:ind w:left="0" w:firstLine="0"/>
        <w:contextualSpacing w:val="0"/>
      </w:pPr>
      <w:r w:rsidRPr="00E57013">
        <w:rPr>
          <w:lang w:val="vi-VN"/>
        </w:rPr>
        <w:t xml:space="preserve">Thông tin chi tiết của Event: </w:t>
      </w:r>
      <w:commentRangeStart w:id="1111"/>
      <w:commentRangeStart w:id="1112"/>
      <w:r w:rsidR="003F3688" w:rsidRPr="00E57013">
        <w:rPr>
          <w:lang w:val="vi-VN"/>
        </w:rPr>
        <w:t xml:space="preserve">hiển thị danh sách các </w:t>
      </w:r>
      <w:r w:rsidR="005972FD" w:rsidRPr="005972FD">
        <w:rPr>
          <w:lang w:val="vi-VN"/>
        </w:rPr>
        <w:t>Even</w:t>
      </w:r>
      <w:r w:rsidR="005972FD">
        <w:t>t</w:t>
      </w:r>
      <w:r w:rsidR="003F3688" w:rsidRPr="00E57013">
        <w:rPr>
          <w:lang w:val="vi-VN"/>
        </w:rPr>
        <w:t xml:space="preserve"> (HIT kịch bản).</w:t>
      </w:r>
      <w:commentRangeEnd w:id="1111"/>
      <w:r w:rsidR="003F3688" w:rsidRPr="00E57013">
        <w:rPr>
          <w:rStyle w:val="CommentReference"/>
          <w:sz w:val="24"/>
          <w:szCs w:val="24"/>
          <w:lang w:val="vi-VN"/>
        </w:rPr>
        <w:commentReference w:id="1111"/>
      </w:r>
      <w:commentRangeEnd w:id="1112"/>
      <w:r>
        <w:rPr>
          <w:rStyle w:val="CommentReference"/>
        </w:rPr>
        <w:commentReference w:id="1112"/>
      </w:r>
      <w:r w:rsidRPr="00E57013">
        <w:rPr>
          <w:lang w:val="vi-VN"/>
        </w:rPr>
        <w:t xml:space="preserve"> Thông tin chi tiết </w:t>
      </w:r>
      <w:r w:rsidRPr="00982447">
        <w:t xml:space="preserve">được chia làm hai phần chính: Event List và Event Details. </w:t>
      </w:r>
    </w:p>
    <w:p w14:paraId="0EC7FDF3" w14:textId="58855635" w:rsidR="000D3649" w:rsidRPr="00982447" w:rsidRDefault="000D3649" w:rsidP="00E15D5C">
      <w:pPr>
        <w:pStyle w:val="ListParagraph"/>
        <w:numPr>
          <w:ilvl w:val="0"/>
          <w:numId w:val="16"/>
        </w:numPr>
        <w:ind w:left="709" w:hanging="425"/>
        <w:contextualSpacing w:val="0"/>
        <w:rPr>
          <w:rFonts w:ascii="Calibri" w:eastAsia="Times New Roman" w:hAnsi="Calibri" w:cs="Calibri"/>
          <w:color w:val="000000"/>
        </w:rPr>
      </w:pPr>
      <w:commentRangeStart w:id="1113"/>
      <w:r w:rsidRPr="00982447">
        <w:rPr>
          <w:rFonts w:cstheme="minorHAnsi"/>
        </w:rPr>
        <w:t>Event</w:t>
      </w:r>
      <w:commentRangeEnd w:id="1113"/>
      <w:r w:rsidR="007406BB">
        <w:rPr>
          <w:rStyle w:val="CommentReference"/>
        </w:rPr>
        <w:commentReference w:id="1113"/>
      </w:r>
      <w:r w:rsidRPr="00982447">
        <w:rPr>
          <w:rFonts w:cstheme="minorHAnsi"/>
        </w:rPr>
        <w:t xml:space="preserve"> list hiển thị tối thiểu bao gồm các trường thông tin:</w:t>
      </w:r>
      <w:r w:rsidRPr="00982447">
        <w:rPr>
          <w:rFonts w:ascii="Calibri" w:eastAsia="Times New Roman" w:hAnsi="Calibri" w:cs="Calibri"/>
          <w:color w:val="000000"/>
        </w:rPr>
        <w:t xml:space="preserve"> </w:t>
      </w:r>
      <w:r w:rsidRPr="00982447">
        <w:rPr>
          <w:rFonts w:cstheme="minorHAnsi"/>
        </w:rPr>
        <w:t xml:space="preserve">Event ID, Loại đối tượng, Mã khách hàng, tên đối tượng trong event, tên kịch bản, ngày tạo event, </w:t>
      </w:r>
      <w:proofErr w:type="gramStart"/>
      <w:r w:rsidRPr="00982447">
        <w:rPr>
          <w:rFonts w:cstheme="minorHAnsi"/>
        </w:rPr>
        <w:t>Highlight</w:t>
      </w:r>
      <w:proofErr w:type="gramEnd"/>
      <w:r w:rsidRPr="00982447">
        <w:rPr>
          <w:rFonts w:cstheme="minorHAnsi"/>
        </w:rPr>
        <w:t xml:space="preserve"> của event (được set up theo kịch bản), </w:t>
      </w:r>
      <w:commentRangeStart w:id="1114"/>
      <w:commentRangeStart w:id="1115"/>
      <w:r w:rsidR="003F3688" w:rsidRPr="00982447">
        <w:rPr>
          <w:rFonts w:cstheme="minorHAnsi"/>
        </w:rPr>
        <w:t>Ngày event được promote</w:t>
      </w:r>
      <w:commentRangeEnd w:id="1114"/>
      <w:r w:rsidR="003F3688" w:rsidRPr="00982447">
        <w:rPr>
          <w:rStyle w:val="CommentReference"/>
          <w:rFonts w:cstheme="minorHAnsi"/>
          <w:sz w:val="24"/>
          <w:szCs w:val="24"/>
        </w:rPr>
        <w:commentReference w:id="1114"/>
      </w:r>
      <w:commentRangeEnd w:id="1115"/>
      <w:r>
        <w:rPr>
          <w:rStyle w:val="CommentReference"/>
        </w:rPr>
        <w:commentReference w:id="1115"/>
      </w:r>
      <w:r w:rsidRPr="00982447">
        <w:rPr>
          <w:rFonts w:cstheme="minorHAnsi"/>
        </w:rPr>
        <w:t>, Trạng thái của event</w:t>
      </w:r>
      <w:r w:rsidR="00831F5E">
        <w:rPr>
          <w:rFonts w:cstheme="minorHAnsi"/>
        </w:rPr>
        <w:t>.</w:t>
      </w:r>
    </w:p>
    <w:p w14:paraId="29661D4F" w14:textId="73A4C828" w:rsidR="000D3649" w:rsidRPr="00982447" w:rsidRDefault="000D3649" w:rsidP="00E15D5C">
      <w:pPr>
        <w:pStyle w:val="ListParagraph"/>
        <w:numPr>
          <w:ilvl w:val="0"/>
          <w:numId w:val="16"/>
        </w:numPr>
        <w:ind w:left="709" w:hanging="425"/>
        <w:contextualSpacing w:val="0"/>
        <w:rPr>
          <w:rFonts w:cstheme="minorHAnsi"/>
        </w:rPr>
      </w:pPr>
      <w:r w:rsidRPr="00982447">
        <w:rPr>
          <w:rFonts w:cstheme="minorHAnsi"/>
        </w:rPr>
        <w:t xml:space="preserve">Event Details: Hiển thị các thông tin chi tiết </w:t>
      </w:r>
      <w:r w:rsidR="00A317BF">
        <w:rPr>
          <w:rFonts w:cstheme="minorHAnsi"/>
        </w:rPr>
        <w:t>liên quan đến</w:t>
      </w:r>
      <w:r w:rsidRPr="00982447">
        <w:rPr>
          <w:rFonts w:cstheme="minorHAnsi"/>
        </w:rPr>
        <w:t xml:space="preserve"> các event bị HIT trong case</w:t>
      </w:r>
      <w:r w:rsidR="00831F5E">
        <w:rPr>
          <w:rFonts w:cstheme="minorHAnsi"/>
        </w:rPr>
        <w:t>.</w:t>
      </w:r>
    </w:p>
    <w:p w14:paraId="583F7267" w14:textId="77777777" w:rsidR="000D3649" w:rsidRDefault="000D3649" w:rsidP="00520021">
      <w:pPr>
        <w:pStyle w:val="ListParagraph"/>
        <w:numPr>
          <w:ilvl w:val="0"/>
          <w:numId w:val="23"/>
        </w:numPr>
        <w:ind w:left="0" w:firstLine="0"/>
        <w:contextualSpacing w:val="0"/>
      </w:pPr>
      <w:r w:rsidRPr="00982447">
        <w:rPr>
          <w:lang w:val="vi-VN"/>
        </w:rPr>
        <w:t>Thông tin chi tiết</w:t>
      </w:r>
      <w:r>
        <w:t xml:space="preserve"> của tài khoản bao gồm: Số tài khoản, tên tài khoản, status, loại chủ sở hữu</w:t>
      </w:r>
    </w:p>
    <w:p w14:paraId="1514B356" w14:textId="5A826779" w:rsidR="000D3649" w:rsidRDefault="000D3649" w:rsidP="00C00DCA">
      <w:pPr>
        <w:pStyle w:val="ListParagraph"/>
        <w:numPr>
          <w:ilvl w:val="0"/>
          <w:numId w:val="23"/>
        </w:numPr>
        <w:ind w:left="0" w:firstLine="0"/>
        <w:contextualSpacing w:val="0"/>
      </w:pPr>
      <w:r>
        <w:t xml:space="preserve">Thông tin chi tiết của khách hàng: </w:t>
      </w:r>
      <w:commentRangeStart w:id="1116"/>
      <w:commentRangeStart w:id="1117"/>
      <w:r w:rsidR="003F3688">
        <w:t xml:space="preserve">Loại khách hàng, tên khách hàng, </w:t>
      </w:r>
      <w:r w:rsidR="00F64850">
        <w:t>Số GTTT/ĐKKD</w:t>
      </w:r>
      <w:r w:rsidR="003F3688">
        <w:t>,</w:t>
      </w:r>
      <w:r w:rsidR="00125376">
        <w:t xml:space="preserve"> mã khách hàng</w:t>
      </w:r>
      <w:r w:rsidR="00D07CEE">
        <w:t xml:space="preserve"> (CIF)</w:t>
      </w:r>
      <w:r w:rsidR="00125376">
        <w:t>,</w:t>
      </w:r>
      <w:r w:rsidR="003F3688">
        <w:t xml:space="preserve"> địa chỉ, số điện thoại, email, số tài khoản</w:t>
      </w:r>
      <w:r w:rsidR="00125376">
        <w:t>, điểm rủi ro của khách hàng</w:t>
      </w:r>
      <w:r w:rsidR="003F3688">
        <w:t>.</w:t>
      </w:r>
      <w:commentRangeEnd w:id="1116"/>
      <w:r w:rsidR="003F3688">
        <w:rPr>
          <w:rStyle w:val="CommentReference"/>
          <w:sz w:val="24"/>
          <w:szCs w:val="24"/>
        </w:rPr>
        <w:commentReference w:id="1116"/>
      </w:r>
      <w:commentRangeEnd w:id="1117"/>
      <w:r>
        <w:rPr>
          <w:rStyle w:val="CommentReference"/>
        </w:rPr>
        <w:commentReference w:id="1117"/>
      </w:r>
    </w:p>
    <w:p w14:paraId="5D1D8389" w14:textId="688C62BE" w:rsidR="0049674F" w:rsidRPr="0049674F" w:rsidRDefault="000D3649" w:rsidP="00C00DCA">
      <w:pPr>
        <w:pStyle w:val="ListParagraph"/>
        <w:numPr>
          <w:ilvl w:val="0"/>
          <w:numId w:val="23"/>
        </w:numPr>
        <w:ind w:left="0" w:firstLine="0"/>
        <w:contextualSpacing w:val="0"/>
      </w:pPr>
      <w:r w:rsidRPr="0049674F">
        <w:t xml:space="preserve">Thông tin </w:t>
      </w:r>
      <w:r w:rsidR="00283044" w:rsidRPr="0049674F">
        <w:t>chi tiết</w:t>
      </w:r>
      <w:r w:rsidR="00D23CDA" w:rsidRPr="0049674F">
        <w:t xml:space="preserve"> các</w:t>
      </w:r>
      <w:r w:rsidR="00283044" w:rsidRPr="0049674F">
        <w:t xml:space="preserve"> giao dịch</w:t>
      </w:r>
      <w:r w:rsidR="00457084" w:rsidRPr="0049674F">
        <w:t xml:space="preserve">: </w:t>
      </w:r>
      <w:commentRangeStart w:id="1118"/>
      <w:commentRangeStart w:id="1119"/>
      <w:r w:rsidR="003F3688" w:rsidRPr="0049674F">
        <w:t>Ngày giao dịch, loại giao dịch, số tiền giao dịch,</w:t>
      </w:r>
      <w:r w:rsidR="003F3688">
        <w:t xml:space="preserve"> </w:t>
      </w:r>
      <w:commentRangeEnd w:id="1118"/>
      <w:r w:rsidR="003F3688">
        <w:rPr>
          <w:rStyle w:val="CommentReference"/>
          <w:sz w:val="24"/>
          <w:szCs w:val="24"/>
        </w:rPr>
        <w:commentReference w:id="1118"/>
      </w:r>
      <w:commentRangeEnd w:id="1119"/>
      <w:r>
        <w:rPr>
          <w:rStyle w:val="CommentReference"/>
        </w:rPr>
        <w:commentReference w:id="1119"/>
      </w:r>
      <w:r w:rsidR="00125376">
        <w:t>Đơn vị tiền tệ,</w:t>
      </w:r>
      <w:r w:rsidR="00D9544F">
        <w:t xml:space="preserve"> thông tin của bên</w:t>
      </w:r>
      <w:r w:rsidR="00D844E7">
        <w:t xml:space="preserve"> đối </w:t>
      </w:r>
      <w:proofErr w:type="gramStart"/>
      <w:r w:rsidR="00D844E7">
        <w:t>ứng</w:t>
      </w:r>
      <w:r w:rsidR="00D07395">
        <w:t>,</w:t>
      </w:r>
      <w:r w:rsidR="003F3688" w:rsidRPr="0049674F">
        <w:t>…</w:t>
      </w:r>
      <w:proofErr w:type="gramEnd"/>
    </w:p>
    <w:p w14:paraId="545BF96D" w14:textId="77777777" w:rsidR="00A570E4" w:rsidRDefault="000D3649" w:rsidP="009B35DA">
      <w:pPr>
        <w:pStyle w:val="Heading3"/>
      </w:pPr>
      <w:commentRangeStart w:id="1120"/>
      <w:r w:rsidRPr="00D73536">
        <w:t>CM-</w:t>
      </w:r>
      <w:r>
        <w:t>4</w:t>
      </w:r>
      <w:r w:rsidRPr="00D73536">
        <w:t xml:space="preserve">: </w:t>
      </w:r>
      <w:r>
        <w:t>Điều phối và phân công xử lý case</w:t>
      </w:r>
      <w:commentRangeEnd w:id="1120"/>
      <w:r>
        <w:rPr>
          <w:rStyle w:val="CommentReference"/>
          <w:sz w:val="24"/>
          <w:szCs w:val="24"/>
        </w:rPr>
        <w:commentReference w:id="1120"/>
      </w:r>
    </w:p>
    <w:p w14:paraId="6038FEE6" w14:textId="7225F5AA" w:rsidR="00BB65AC" w:rsidRPr="00AE65BD" w:rsidRDefault="00BD3F44" w:rsidP="005E5AD8">
      <w:pPr>
        <w:pStyle w:val="ListParagraph"/>
        <w:numPr>
          <w:ilvl w:val="0"/>
          <w:numId w:val="14"/>
        </w:numPr>
        <w:ind w:left="0" w:firstLine="0"/>
        <w:contextualSpacing w:val="0"/>
        <w:rPr>
          <w:highlight w:val="yellow"/>
        </w:rPr>
      </w:pPr>
      <w:r w:rsidRPr="00AE65BD">
        <w:rPr>
          <w:highlight w:val="yellow"/>
        </w:rPr>
        <w:t>Khi hệ thống phát sinh sự vụ</w:t>
      </w:r>
      <w:r w:rsidR="009C59C2" w:rsidRPr="00AE65BD">
        <w:rPr>
          <w:highlight w:val="yellow"/>
        </w:rPr>
        <w:t xml:space="preserve"> (case)</w:t>
      </w:r>
      <w:r w:rsidR="00BB65AC" w:rsidRPr="00AE65BD">
        <w:rPr>
          <w:highlight w:val="yellow"/>
        </w:rPr>
        <w:t>,</w:t>
      </w:r>
      <w:r w:rsidR="009C59C2" w:rsidRPr="00AE65BD">
        <w:rPr>
          <w:highlight w:val="yellow"/>
        </w:rPr>
        <w:t xml:space="preserve"> case</w:t>
      </w:r>
      <w:r w:rsidR="00BB65AC" w:rsidRPr="00AE65BD">
        <w:rPr>
          <w:highlight w:val="yellow"/>
        </w:rPr>
        <w:t xml:space="preserve"> </w:t>
      </w:r>
      <w:r w:rsidR="009C59C2" w:rsidRPr="00AE65BD">
        <w:rPr>
          <w:highlight w:val="yellow"/>
        </w:rPr>
        <w:t xml:space="preserve">sẽ được tự động phân công cho nhóm </w:t>
      </w:r>
      <w:commentRangeStart w:id="1121"/>
      <w:commentRangeStart w:id="1122"/>
      <w:r w:rsidR="009C59C2" w:rsidRPr="00AE65BD">
        <w:rPr>
          <w:highlight w:val="yellow"/>
        </w:rPr>
        <w:t xml:space="preserve">user </w:t>
      </w:r>
      <w:r w:rsidR="00F67F34" w:rsidRPr="00AE65BD">
        <w:rPr>
          <w:highlight w:val="yellow"/>
        </w:rPr>
        <w:t>gán quyền case</w:t>
      </w:r>
      <w:r w:rsidR="00952F2C" w:rsidRPr="00AE65BD">
        <w:rPr>
          <w:highlight w:val="yellow"/>
        </w:rPr>
        <w:t xml:space="preserve"> type của TM</w:t>
      </w:r>
      <w:commentRangeEnd w:id="1121"/>
      <w:r w:rsidR="007406BB" w:rsidRPr="00AE65BD">
        <w:rPr>
          <w:rStyle w:val="CommentReference"/>
          <w:highlight w:val="yellow"/>
        </w:rPr>
        <w:commentReference w:id="1121"/>
      </w:r>
      <w:commentRangeEnd w:id="1122"/>
      <w:r>
        <w:rPr>
          <w:rStyle w:val="CommentReference"/>
        </w:rPr>
        <w:commentReference w:id="1122"/>
      </w:r>
      <w:r w:rsidR="009C59C2" w:rsidRPr="00AE65BD">
        <w:rPr>
          <w:highlight w:val="yellow"/>
        </w:rPr>
        <w:t xml:space="preserve">. </w:t>
      </w:r>
      <w:r w:rsidR="00BB65AC" w:rsidRPr="00AE65BD">
        <w:rPr>
          <w:highlight w:val="yellow"/>
        </w:rPr>
        <w:t>User đầu tiên</w:t>
      </w:r>
      <w:r w:rsidR="009C59C2" w:rsidRPr="00AE65BD">
        <w:rPr>
          <w:highlight w:val="yellow"/>
        </w:rPr>
        <w:t xml:space="preserve"> trong nhóm thực hiện mở case sẽ được gán làm người xử lý của case đó.</w:t>
      </w:r>
    </w:p>
    <w:p w14:paraId="56EC84D1" w14:textId="77777777" w:rsidR="00242C85" w:rsidRPr="00AE65BD" w:rsidRDefault="00242C85" w:rsidP="00242C85">
      <w:pPr>
        <w:pStyle w:val="ListParagraph"/>
        <w:numPr>
          <w:ilvl w:val="0"/>
          <w:numId w:val="14"/>
        </w:numPr>
        <w:ind w:left="0" w:firstLine="0"/>
        <w:contextualSpacing w:val="0"/>
        <w:rPr>
          <w:highlight w:val="yellow"/>
        </w:rPr>
      </w:pPr>
      <w:r w:rsidRPr="00AE65BD">
        <w:rPr>
          <w:highlight w:val="yellow"/>
        </w:rPr>
        <w:t>Khi user thực hiện tạo case thủ công, trường thông tin Assign sẽ được gán cho user tạo case.</w:t>
      </w:r>
    </w:p>
    <w:p w14:paraId="2757E42C" w14:textId="06E4BBB0" w:rsidR="00BB65AC" w:rsidRPr="00AE65BD" w:rsidRDefault="00BB65AC" w:rsidP="005E5AD8">
      <w:pPr>
        <w:pStyle w:val="ListParagraph"/>
        <w:numPr>
          <w:ilvl w:val="0"/>
          <w:numId w:val="14"/>
        </w:numPr>
        <w:ind w:left="0" w:firstLine="0"/>
        <w:contextualSpacing w:val="0"/>
        <w:rPr>
          <w:highlight w:val="yellow"/>
        </w:rPr>
      </w:pPr>
      <w:commentRangeStart w:id="1123"/>
      <w:commentRangeStart w:id="1124"/>
      <w:r w:rsidRPr="00AE65BD">
        <w:rPr>
          <w:highlight w:val="yellow"/>
        </w:rPr>
        <w:t xml:space="preserve">Các </w:t>
      </w:r>
      <w:r w:rsidR="003359EB" w:rsidRPr="00AE65BD">
        <w:rPr>
          <w:highlight w:val="yellow"/>
        </w:rPr>
        <w:t>u</w:t>
      </w:r>
      <w:r w:rsidR="009C59C2" w:rsidRPr="00AE65BD">
        <w:rPr>
          <w:highlight w:val="yellow"/>
        </w:rPr>
        <w:t>ser</w:t>
      </w:r>
      <w:r w:rsidRPr="00AE65BD">
        <w:rPr>
          <w:highlight w:val="yellow"/>
        </w:rPr>
        <w:t xml:space="preserve"> thuộc cùng </w:t>
      </w:r>
      <w:r w:rsidR="003359EB" w:rsidRPr="00AE65BD">
        <w:rPr>
          <w:highlight w:val="yellow"/>
        </w:rPr>
        <w:t>một nhóm</w:t>
      </w:r>
      <w:r w:rsidRPr="00AE65BD">
        <w:rPr>
          <w:highlight w:val="yellow"/>
        </w:rPr>
        <w:t xml:space="preserve"> quyền sẽ được </w:t>
      </w:r>
      <w:r w:rsidR="003359EB" w:rsidRPr="00AE65BD">
        <w:rPr>
          <w:highlight w:val="yellow"/>
        </w:rPr>
        <w:t xml:space="preserve">thực hiện </w:t>
      </w:r>
      <w:r w:rsidRPr="00AE65BD">
        <w:rPr>
          <w:highlight w:val="yellow"/>
        </w:rPr>
        <w:t>thao tác giống nhau</w:t>
      </w:r>
      <w:r w:rsidR="003359EB" w:rsidRPr="00AE65BD">
        <w:rPr>
          <w:highlight w:val="yellow"/>
        </w:rPr>
        <w:t>.</w:t>
      </w:r>
      <w:commentRangeEnd w:id="1123"/>
      <w:r w:rsidR="002D565D" w:rsidRPr="00AE65BD">
        <w:rPr>
          <w:rStyle w:val="CommentReference"/>
          <w:highlight w:val="yellow"/>
        </w:rPr>
        <w:commentReference w:id="1123"/>
      </w:r>
      <w:commentRangeEnd w:id="1124"/>
      <w:r>
        <w:rPr>
          <w:rStyle w:val="CommentReference"/>
        </w:rPr>
        <w:commentReference w:id="1124"/>
      </w:r>
    </w:p>
    <w:p w14:paraId="21F16F96" w14:textId="14684240" w:rsidR="000D3649" w:rsidRPr="006B791D" w:rsidDel="00FE19A5" w:rsidRDefault="000D3649" w:rsidP="00E732DE">
      <w:pPr>
        <w:rPr>
          <w:del w:id="1125" w:author="Pham Quynh Trang" w:date="2026-06-24T23:32:00Z"/>
        </w:rPr>
      </w:pPr>
    </w:p>
    <w:p w14:paraId="6A3B0CF3" w14:textId="5EA37206" w:rsidR="000D3649" w:rsidRPr="006402A4" w:rsidRDefault="000D3649" w:rsidP="00C563A3">
      <w:pPr>
        <w:pStyle w:val="Heading3"/>
      </w:pPr>
      <w:r w:rsidRPr="00D73536">
        <w:t>CM-</w:t>
      </w:r>
      <w:r>
        <w:t>5</w:t>
      </w:r>
      <w:r w:rsidRPr="00D73536">
        <w:t xml:space="preserve">: </w:t>
      </w:r>
      <w:commentRangeStart w:id="1126"/>
      <w:commentRangeStart w:id="1127"/>
      <w:r>
        <w:t>Đánh giá và xử lý case</w:t>
      </w:r>
      <w:commentRangeEnd w:id="1126"/>
      <w:r w:rsidR="002D565D">
        <w:rPr>
          <w:rStyle w:val="CommentReference"/>
          <w:bCs w:val="0"/>
          <w:i w:val="0"/>
        </w:rPr>
        <w:commentReference w:id="1126"/>
      </w:r>
      <w:commentRangeEnd w:id="1127"/>
      <w:r>
        <w:rPr>
          <w:rStyle w:val="CommentReference"/>
        </w:rPr>
        <w:commentReference w:id="1127"/>
      </w:r>
    </w:p>
    <w:p w14:paraId="766CA402" w14:textId="6513DB1D" w:rsidR="000D3649" w:rsidRDefault="000D3649" w:rsidP="00D34291">
      <w:pPr>
        <w:pStyle w:val="ListParagraph"/>
        <w:numPr>
          <w:ilvl w:val="0"/>
          <w:numId w:val="14"/>
        </w:numPr>
        <w:ind w:left="0" w:firstLine="0"/>
        <w:contextualSpacing w:val="0"/>
      </w:pPr>
      <w:r>
        <w:t xml:space="preserve">Để thực hiện đánh giá, người dùng lựa chọn nút chức năng </w:t>
      </w:r>
      <w:r w:rsidR="0029697A">
        <w:t>“</w:t>
      </w:r>
      <w:r>
        <w:t>Take Action</w:t>
      </w:r>
      <w:r w:rsidR="0029697A">
        <w:t>”</w:t>
      </w:r>
      <w:r>
        <w:t xml:space="preserve"> trên màn hình Case ECM.</w:t>
      </w:r>
    </w:p>
    <w:p w14:paraId="40DCE9D8" w14:textId="0EE1EF77" w:rsidR="000D3649" w:rsidRPr="00296C2D" w:rsidRDefault="000D3649" w:rsidP="00D34291">
      <w:pPr>
        <w:pStyle w:val="ListParagraph"/>
        <w:numPr>
          <w:ilvl w:val="0"/>
          <w:numId w:val="14"/>
        </w:numPr>
        <w:ind w:left="0" w:firstLine="0"/>
        <w:contextualSpacing w:val="0"/>
      </w:pPr>
      <w:r w:rsidRPr="00296C2D">
        <w:t xml:space="preserve">Hệ thống cần yêu cầu người dùng nhập Comment trước khi hoàn thành </w:t>
      </w:r>
      <w:r w:rsidR="0029697A" w:rsidRPr="00296C2D">
        <w:t>“</w:t>
      </w:r>
      <w:r w:rsidRPr="00296C2D">
        <w:t>Take Action</w:t>
      </w:r>
      <w:r w:rsidR="0029697A" w:rsidRPr="00296C2D">
        <w:t>”</w:t>
      </w:r>
      <w:r w:rsidRPr="00296C2D">
        <w:t>.</w:t>
      </w:r>
    </w:p>
    <w:p w14:paraId="7603ECE4" w14:textId="204C5C4C" w:rsidR="000D3649" w:rsidRDefault="000D3649" w:rsidP="00D34291">
      <w:pPr>
        <w:pStyle w:val="ListParagraph"/>
        <w:numPr>
          <w:ilvl w:val="0"/>
          <w:numId w:val="14"/>
        </w:numPr>
        <w:ind w:left="0" w:firstLine="0"/>
        <w:contextualSpacing w:val="0"/>
        <w:rPr>
          <w:rFonts w:eastAsia="Times New Roman"/>
          <w:color w:val="000000"/>
          <w:lang w:val="vi-VN"/>
        </w:rPr>
      </w:pPr>
      <w:r>
        <w:rPr>
          <w:rFonts w:eastAsia="Times New Roman"/>
          <w:color w:val="000000"/>
          <w:lang w:val="vi-VN"/>
        </w:rPr>
        <w:lastRenderedPageBreak/>
        <w:t xml:space="preserve">Hệ thống cho phép người dùng đính kèm file </w:t>
      </w:r>
      <w:commentRangeStart w:id="1128"/>
      <w:r w:rsidR="002D7E46">
        <w:rPr>
          <w:rFonts w:eastAsia="Times New Roman"/>
          <w:color w:val="000000"/>
          <w:lang w:val="vi-VN"/>
        </w:rPr>
        <w:t xml:space="preserve">không giới hạn </w:t>
      </w:r>
      <w:commentRangeEnd w:id="1128"/>
      <w:r w:rsidR="002D7E46">
        <w:rPr>
          <w:rStyle w:val="CommentReference"/>
          <w:rFonts w:eastAsia="Times New Roman"/>
          <w:color w:val="000000"/>
          <w:sz w:val="24"/>
          <w:szCs w:val="24"/>
          <w:lang w:val="vi-VN"/>
        </w:rPr>
        <w:commentReference w:id="1128"/>
      </w:r>
      <w:r>
        <w:rPr>
          <w:rFonts w:eastAsia="Times New Roman"/>
          <w:color w:val="000000"/>
          <w:lang w:val="vi-VN"/>
        </w:rPr>
        <w:t>trong quá trình đánh giá tổng thể cảnh báo với những File có dung lượng không quá 9 MB và các định dạng attach file gồm word, excel, text, PDF</w:t>
      </w:r>
      <w:r w:rsidR="005E27DD">
        <w:rPr>
          <w:rFonts w:eastAsia="Times New Roman"/>
          <w:color w:val="000000"/>
        </w:rPr>
        <w:t>.</w:t>
      </w:r>
    </w:p>
    <w:p w14:paraId="0FA3D679" w14:textId="05B9CD46" w:rsidR="000D3649" w:rsidRDefault="000D3649" w:rsidP="00C563A3">
      <w:pPr>
        <w:pStyle w:val="Heading3"/>
      </w:pPr>
      <w:commentRangeStart w:id="1129"/>
      <w:commentRangeStart w:id="1130"/>
      <w:r w:rsidRPr="00D73536">
        <w:t>CM-</w:t>
      </w:r>
      <w:r>
        <w:t>6</w:t>
      </w:r>
      <w:r w:rsidRPr="00D73536">
        <w:t xml:space="preserve">: </w:t>
      </w:r>
      <w:commentRangeStart w:id="1131"/>
      <w:commentRangeStart w:id="1132"/>
      <w:r>
        <w:t>Gửi email/ thông báo liên quan đến case</w:t>
      </w:r>
      <w:commentRangeEnd w:id="1131"/>
      <w:r w:rsidR="002D565D">
        <w:rPr>
          <w:rStyle w:val="CommentReference"/>
          <w:bCs w:val="0"/>
          <w:i w:val="0"/>
        </w:rPr>
        <w:commentReference w:id="1131"/>
      </w:r>
      <w:commentRangeEnd w:id="1132"/>
      <w:r>
        <w:rPr>
          <w:rStyle w:val="CommentReference"/>
        </w:rPr>
        <w:commentReference w:id="1132"/>
      </w:r>
      <w:r w:rsidR="00792309">
        <w:t xml:space="preserve"> thủ công</w:t>
      </w:r>
      <w:r w:rsidR="006A4492">
        <w:t xml:space="preserve"> (Send Email/RFI)</w:t>
      </w:r>
      <w:commentRangeEnd w:id="1129"/>
      <w:r w:rsidR="00C67AC0">
        <w:rPr>
          <w:rStyle w:val="CommentReference"/>
          <w:bCs w:val="0"/>
          <w:i w:val="0"/>
        </w:rPr>
        <w:commentReference w:id="1129"/>
      </w:r>
      <w:commentRangeEnd w:id="1130"/>
      <w:r>
        <w:rPr>
          <w:rStyle w:val="CommentReference"/>
        </w:rPr>
        <w:commentReference w:id="1130"/>
      </w:r>
    </w:p>
    <w:p w14:paraId="1B67AC50" w14:textId="77777777" w:rsidR="000D3649" w:rsidRPr="00695BB1" w:rsidRDefault="000D3649" w:rsidP="00695BB1">
      <w:pPr>
        <w:pStyle w:val="ListParagraph"/>
        <w:numPr>
          <w:ilvl w:val="0"/>
          <w:numId w:val="14"/>
        </w:numPr>
        <w:ind w:left="0" w:firstLine="0"/>
        <w:contextualSpacing w:val="0"/>
        <w:rPr>
          <w:rFonts w:eastAsia="Times New Roman"/>
          <w:color w:val="000000"/>
          <w:lang w:val="vi-VN"/>
        </w:rPr>
      </w:pPr>
      <w:r w:rsidRPr="00695BB1">
        <w:rPr>
          <w:rFonts w:eastAsia="Times New Roman"/>
          <w:color w:val="000000"/>
          <w:lang w:val="vi-VN"/>
        </w:rPr>
        <w:t>Hệ thống cho phép người dùng thực hiện gửi email để tư vấn xử lý case</w:t>
      </w:r>
    </w:p>
    <w:p w14:paraId="734A300F" w14:textId="77777777" w:rsidR="000D3649" w:rsidRPr="00695BB1" w:rsidRDefault="000D3649" w:rsidP="00695BB1">
      <w:pPr>
        <w:pStyle w:val="ListParagraph"/>
        <w:numPr>
          <w:ilvl w:val="0"/>
          <w:numId w:val="14"/>
        </w:numPr>
        <w:ind w:left="0" w:firstLine="0"/>
        <w:contextualSpacing w:val="0"/>
        <w:rPr>
          <w:rFonts w:eastAsia="Times New Roman"/>
          <w:color w:val="000000"/>
          <w:lang w:val="vi-VN"/>
        </w:rPr>
      </w:pPr>
      <w:r w:rsidRPr="00695BB1">
        <w:rPr>
          <w:rFonts w:eastAsia="Times New Roman"/>
          <w:color w:val="000000"/>
          <w:lang w:val="vi-VN"/>
        </w:rPr>
        <w:t xml:space="preserve">Với tính năng gửi email, hệ thống cho phép gửi email chỉ theo 1 chiều đi và </w:t>
      </w:r>
      <w:commentRangeStart w:id="1133"/>
      <w:commentRangeStart w:id="1134"/>
      <w:r w:rsidRPr="00695BB1">
        <w:rPr>
          <w:rFonts w:eastAsia="Times New Roman"/>
          <w:color w:val="000000"/>
          <w:lang w:val="vi-VN"/>
        </w:rPr>
        <w:t>không có chiều nhận phản hồi về</w:t>
      </w:r>
      <w:commentRangeEnd w:id="1133"/>
      <w:r w:rsidR="002D565D">
        <w:rPr>
          <w:rStyle w:val="CommentReference"/>
        </w:rPr>
        <w:commentReference w:id="1133"/>
      </w:r>
      <w:commentRangeEnd w:id="1134"/>
      <w:r>
        <w:rPr>
          <w:rStyle w:val="CommentReference"/>
        </w:rPr>
        <w:commentReference w:id="1134"/>
      </w:r>
    </w:p>
    <w:p w14:paraId="002295BB" w14:textId="77777777" w:rsidR="000D3649" w:rsidRPr="00695BB1" w:rsidRDefault="000D3649" w:rsidP="00695BB1">
      <w:pPr>
        <w:pStyle w:val="ListParagraph"/>
        <w:numPr>
          <w:ilvl w:val="0"/>
          <w:numId w:val="14"/>
        </w:numPr>
        <w:ind w:left="0" w:firstLine="0"/>
        <w:contextualSpacing w:val="0"/>
        <w:rPr>
          <w:rFonts w:eastAsia="Times New Roman"/>
          <w:color w:val="000000"/>
          <w:lang w:val="vi-VN"/>
        </w:rPr>
      </w:pPr>
      <w:r w:rsidRPr="00695BB1">
        <w:rPr>
          <w:rFonts w:eastAsia="Times New Roman"/>
          <w:color w:val="000000"/>
          <w:lang w:val="vi-VN"/>
        </w:rPr>
        <w:t>Khi người dùng chọn tính năng này, hệ thống cần yêu cầu người dùng nhập thông tin cho các trường sau:</w:t>
      </w:r>
    </w:p>
    <w:tbl>
      <w:tblPr>
        <w:tblStyle w:val="TableGrid"/>
        <w:tblW w:w="5000" w:type="pct"/>
        <w:tblLook w:val="04A0" w:firstRow="1" w:lastRow="0" w:firstColumn="1" w:lastColumn="0" w:noHBand="0" w:noVBand="1"/>
      </w:tblPr>
      <w:tblGrid>
        <w:gridCol w:w="2263"/>
        <w:gridCol w:w="7367"/>
      </w:tblGrid>
      <w:tr w:rsidR="000D3649" w:rsidRPr="0093520E" w14:paraId="22330B5C" w14:textId="77777777" w:rsidTr="0029697A">
        <w:trPr>
          <w:tblHeader/>
        </w:trPr>
        <w:tc>
          <w:tcPr>
            <w:tcW w:w="1175" w:type="pct"/>
            <w:shd w:val="clear" w:color="auto" w:fill="0070C0"/>
          </w:tcPr>
          <w:p w14:paraId="03DC33FC" w14:textId="77777777" w:rsidR="000D3649" w:rsidRPr="008C3D24" w:rsidRDefault="000D3649" w:rsidP="00C72EC9">
            <w:pPr>
              <w:jc w:val="center"/>
              <w:rPr>
                <w:rFonts w:cstheme="minorHAnsi"/>
                <w:b/>
                <w:bCs/>
                <w:color w:val="FFFFFF" w:themeColor="background1"/>
              </w:rPr>
            </w:pPr>
            <w:r w:rsidRPr="008C3D24">
              <w:rPr>
                <w:rFonts w:cstheme="minorHAnsi"/>
                <w:b/>
                <w:bCs/>
                <w:color w:val="FFFFFF" w:themeColor="background1"/>
              </w:rPr>
              <w:t>Tên trường</w:t>
            </w:r>
          </w:p>
        </w:tc>
        <w:tc>
          <w:tcPr>
            <w:tcW w:w="3825" w:type="pct"/>
            <w:shd w:val="clear" w:color="auto" w:fill="0070C0"/>
          </w:tcPr>
          <w:p w14:paraId="31C308BD" w14:textId="77777777" w:rsidR="000D3649" w:rsidRPr="008C3D24" w:rsidRDefault="000D3649" w:rsidP="00C72EC9">
            <w:pPr>
              <w:jc w:val="center"/>
              <w:rPr>
                <w:rFonts w:cstheme="minorHAnsi"/>
                <w:b/>
                <w:bCs/>
                <w:color w:val="FFFFFF" w:themeColor="background1"/>
              </w:rPr>
            </w:pPr>
            <w:r w:rsidRPr="008C3D24">
              <w:rPr>
                <w:rFonts w:cstheme="minorHAnsi"/>
                <w:b/>
                <w:bCs/>
                <w:color w:val="FFFFFF" w:themeColor="background1"/>
              </w:rPr>
              <w:t>Nội dung</w:t>
            </w:r>
          </w:p>
        </w:tc>
      </w:tr>
      <w:tr w:rsidR="000D3649" w:rsidRPr="0093520E" w14:paraId="3C52695D" w14:textId="77777777" w:rsidTr="0029697A">
        <w:tc>
          <w:tcPr>
            <w:tcW w:w="1175" w:type="pct"/>
          </w:tcPr>
          <w:p w14:paraId="1B4793F4" w14:textId="77777777" w:rsidR="000D3649" w:rsidRPr="009F4D3C" w:rsidRDefault="000D3649" w:rsidP="00C72EC9">
            <w:pPr>
              <w:rPr>
                <w:rFonts w:cstheme="minorHAnsi"/>
                <w:highlight w:val="yellow"/>
              </w:rPr>
            </w:pPr>
            <w:r w:rsidRPr="009F4D3C">
              <w:rPr>
                <w:rFonts w:cstheme="minorHAnsi"/>
                <w:highlight w:val="yellow"/>
              </w:rPr>
              <w:t>From</w:t>
            </w:r>
          </w:p>
        </w:tc>
        <w:tc>
          <w:tcPr>
            <w:tcW w:w="3825" w:type="pct"/>
          </w:tcPr>
          <w:p w14:paraId="2403AEB7" w14:textId="77777777" w:rsidR="000D3649" w:rsidRPr="009F4D3C" w:rsidRDefault="000D3649" w:rsidP="00C72EC9">
            <w:pPr>
              <w:rPr>
                <w:rFonts w:cstheme="minorHAnsi"/>
                <w:highlight w:val="yellow"/>
              </w:rPr>
            </w:pPr>
            <w:r w:rsidRPr="009F4D3C">
              <w:rPr>
                <w:rFonts w:cstheme="minorHAnsi"/>
                <w:highlight w:val="yellow"/>
              </w:rPr>
              <w:t xml:space="preserve">Mặc định </w:t>
            </w:r>
            <w:commentRangeStart w:id="1135"/>
            <w:commentRangeStart w:id="1136"/>
            <w:r w:rsidRPr="009F4D3C">
              <w:rPr>
                <w:rFonts w:cstheme="minorHAnsi"/>
                <w:highlight w:val="yellow"/>
              </w:rPr>
              <w:t xml:space="preserve">hiển thị 1 email </w:t>
            </w:r>
            <w:commentRangeEnd w:id="1135"/>
            <w:r w:rsidR="002D565D" w:rsidRPr="009F4D3C">
              <w:rPr>
                <w:rStyle w:val="CommentReference"/>
                <w:highlight w:val="yellow"/>
              </w:rPr>
              <w:commentReference w:id="1135"/>
            </w:r>
            <w:commentRangeEnd w:id="1136"/>
            <w:r>
              <w:rPr>
                <w:rStyle w:val="CommentReference"/>
              </w:rPr>
              <w:commentReference w:id="1136"/>
            </w:r>
            <w:r w:rsidRPr="009F4D3C">
              <w:rPr>
                <w:rFonts w:cstheme="minorHAnsi"/>
                <w:highlight w:val="yellow"/>
              </w:rPr>
              <w:t>gửi đối với tất cả các case.</w:t>
            </w:r>
          </w:p>
        </w:tc>
      </w:tr>
      <w:tr w:rsidR="000D3649" w:rsidRPr="001B18BE" w14:paraId="65FBF35C" w14:textId="77777777" w:rsidTr="0029697A">
        <w:tc>
          <w:tcPr>
            <w:tcW w:w="1175" w:type="pct"/>
          </w:tcPr>
          <w:p w14:paraId="40A0E82E" w14:textId="77777777" w:rsidR="000D3649" w:rsidRPr="008C3D24" w:rsidRDefault="000D3649" w:rsidP="00C72EC9">
            <w:pPr>
              <w:rPr>
                <w:rFonts w:cstheme="minorHAnsi"/>
              </w:rPr>
            </w:pPr>
            <w:r w:rsidRPr="008C3D24">
              <w:rPr>
                <w:rFonts w:cstheme="minorHAnsi"/>
              </w:rPr>
              <w:t>To</w:t>
            </w:r>
          </w:p>
        </w:tc>
        <w:tc>
          <w:tcPr>
            <w:tcW w:w="3825" w:type="pct"/>
          </w:tcPr>
          <w:p w14:paraId="77F80CEA" w14:textId="77777777" w:rsidR="000D3649" w:rsidRPr="008C3D24" w:rsidRDefault="000D3649" w:rsidP="00C72EC9">
            <w:pPr>
              <w:rPr>
                <w:rFonts w:cstheme="minorHAnsi"/>
              </w:rPr>
            </w:pPr>
            <w:r w:rsidRPr="008C3D24">
              <w:rPr>
                <w:rFonts w:cstheme="minorHAnsi"/>
              </w:rPr>
              <w:t>Nhập free-text email người nhận (cho phép người dùng có thể giới hạn domain trong trường hợp có nhu cầu)</w:t>
            </w:r>
          </w:p>
          <w:p w14:paraId="021475E8" w14:textId="3E1DDC5F" w:rsidR="000D3649" w:rsidRPr="008C3D24" w:rsidRDefault="000D3649" w:rsidP="00C72EC9">
            <w:pPr>
              <w:rPr>
                <w:rFonts w:cstheme="minorHAnsi"/>
              </w:rPr>
            </w:pPr>
            <w:commentRangeStart w:id="1137"/>
            <w:commentRangeStart w:id="1138"/>
            <w:r w:rsidRPr="008C3D24">
              <w:rPr>
                <w:rFonts w:cstheme="minorHAnsi"/>
              </w:rPr>
              <w:t xml:space="preserve">Hệ thống cho phép </w:t>
            </w:r>
            <w:r w:rsidR="009F0543">
              <w:rPr>
                <w:rFonts w:cstheme="minorHAnsi"/>
              </w:rPr>
              <w:t xml:space="preserve">gửi email tới </w:t>
            </w:r>
            <w:r w:rsidRPr="008C3D24">
              <w:rPr>
                <w:rFonts w:cstheme="minorHAnsi"/>
              </w:rPr>
              <w:t>nhiều người nhận</w:t>
            </w:r>
            <w:r w:rsidR="00396918">
              <w:rPr>
                <w:rFonts w:cstheme="minorHAnsi"/>
              </w:rPr>
              <w:t xml:space="preserve">, mỗi email được phân cách </w:t>
            </w:r>
            <w:r w:rsidRPr="008C3D24">
              <w:rPr>
                <w:rFonts w:cstheme="minorHAnsi"/>
              </w:rPr>
              <w:t xml:space="preserve">bằng </w:t>
            </w:r>
            <w:r w:rsidR="00396918">
              <w:rPr>
                <w:rFonts w:cstheme="minorHAnsi"/>
              </w:rPr>
              <w:t>d</w:t>
            </w:r>
            <w:r w:rsidRPr="008C3D24">
              <w:rPr>
                <w:rFonts w:cstheme="minorHAnsi"/>
              </w:rPr>
              <w:t>ấu phẩy “,” và không có dấu cách.</w:t>
            </w:r>
            <w:commentRangeEnd w:id="1137"/>
            <w:r w:rsidR="002D565D">
              <w:rPr>
                <w:rStyle w:val="CommentReference"/>
              </w:rPr>
              <w:commentReference w:id="1137"/>
            </w:r>
            <w:commentRangeEnd w:id="1138"/>
            <w:r>
              <w:rPr>
                <w:rStyle w:val="CommentReference"/>
              </w:rPr>
              <w:commentReference w:id="1138"/>
            </w:r>
          </w:p>
        </w:tc>
      </w:tr>
      <w:tr w:rsidR="000D3649" w:rsidRPr="005E51B3" w14:paraId="64529116" w14:textId="77777777" w:rsidTr="0029697A">
        <w:tc>
          <w:tcPr>
            <w:tcW w:w="1175" w:type="pct"/>
          </w:tcPr>
          <w:p w14:paraId="0DB40577" w14:textId="77777777" w:rsidR="000D3649" w:rsidRPr="0061202E" w:rsidRDefault="000D3649" w:rsidP="00C72EC9">
            <w:pPr>
              <w:rPr>
                <w:rFonts w:cstheme="minorHAnsi"/>
                <w:highlight w:val="yellow"/>
              </w:rPr>
            </w:pPr>
            <w:commentRangeStart w:id="1139"/>
            <w:commentRangeStart w:id="1140"/>
            <w:commentRangeStart w:id="1141"/>
            <w:r w:rsidRPr="0061202E">
              <w:rPr>
                <w:rFonts w:cstheme="minorHAnsi"/>
                <w:highlight w:val="yellow"/>
              </w:rPr>
              <w:t>Cc</w:t>
            </w:r>
          </w:p>
        </w:tc>
        <w:tc>
          <w:tcPr>
            <w:tcW w:w="3825" w:type="pct"/>
          </w:tcPr>
          <w:p w14:paraId="4E426612" w14:textId="77777777" w:rsidR="000D3649" w:rsidRPr="0061202E" w:rsidRDefault="000D3649" w:rsidP="00C72EC9">
            <w:pPr>
              <w:rPr>
                <w:rFonts w:cstheme="minorHAnsi"/>
                <w:highlight w:val="yellow"/>
              </w:rPr>
            </w:pPr>
            <w:r w:rsidRPr="0061202E">
              <w:rPr>
                <w:rFonts w:cstheme="minorHAnsi"/>
                <w:highlight w:val="yellow"/>
              </w:rPr>
              <w:t>Nhập email người nhận gián tiếp.</w:t>
            </w:r>
            <w:commentRangeEnd w:id="1139"/>
            <w:r w:rsidR="001C1275" w:rsidRPr="0061202E">
              <w:rPr>
                <w:rStyle w:val="CommentReference"/>
                <w:highlight w:val="yellow"/>
              </w:rPr>
              <w:commentReference w:id="1139"/>
            </w:r>
            <w:commentRangeEnd w:id="1140"/>
            <w:r>
              <w:rPr>
                <w:rStyle w:val="CommentReference"/>
              </w:rPr>
              <w:commentReference w:id="1140"/>
            </w:r>
            <w:commentRangeEnd w:id="1141"/>
            <w:r>
              <w:rPr>
                <w:rStyle w:val="CommentReference"/>
              </w:rPr>
              <w:commentReference w:id="1141"/>
            </w:r>
          </w:p>
        </w:tc>
      </w:tr>
      <w:tr w:rsidR="000D3649" w:rsidRPr="0093520E" w14:paraId="05622E5B" w14:textId="77777777" w:rsidTr="0029697A">
        <w:tc>
          <w:tcPr>
            <w:tcW w:w="1175" w:type="pct"/>
          </w:tcPr>
          <w:p w14:paraId="4E94DCF2" w14:textId="77777777" w:rsidR="000D3649" w:rsidRPr="008C3D24" w:rsidRDefault="000D3649" w:rsidP="00C72EC9">
            <w:pPr>
              <w:rPr>
                <w:rFonts w:cstheme="minorHAnsi"/>
              </w:rPr>
            </w:pPr>
            <w:r w:rsidRPr="008C3D24">
              <w:rPr>
                <w:rFonts w:cstheme="minorHAnsi"/>
              </w:rPr>
              <w:t>Subject</w:t>
            </w:r>
          </w:p>
        </w:tc>
        <w:tc>
          <w:tcPr>
            <w:tcW w:w="3825" w:type="pct"/>
          </w:tcPr>
          <w:p w14:paraId="3FED1598" w14:textId="77777777" w:rsidR="000D3649" w:rsidRPr="008C3D24" w:rsidRDefault="000D3649" w:rsidP="00C72EC9">
            <w:pPr>
              <w:rPr>
                <w:rFonts w:cstheme="minorHAnsi"/>
              </w:rPr>
            </w:pPr>
            <w:r w:rsidRPr="008C3D24">
              <w:rPr>
                <w:rFonts w:cstheme="minorHAnsi"/>
              </w:rPr>
              <w:t>Cho phép nhập free-text Tiêu đề liên quan đến case</w:t>
            </w:r>
          </w:p>
        </w:tc>
      </w:tr>
      <w:tr w:rsidR="000D3649" w:rsidRPr="001B18BE" w14:paraId="704303E5" w14:textId="77777777" w:rsidTr="0029697A">
        <w:tc>
          <w:tcPr>
            <w:tcW w:w="1175" w:type="pct"/>
          </w:tcPr>
          <w:p w14:paraId="22990D23" w14:textId="5D19C542" w:rsidR="000D3649" w:rsidRPr="008C3D24" w:rsidRDefault="000D3649" w:rsidP="00C72EC9">
            <w:pPr>
              <w:rPr>
                <w:rFonts w:cstheme="minorHAnsi"/>
              </w:rPr>
            </w:pPr>
            <w:r w:rsidRPr="008C3D24">
              <w:rPr>
                <w:rFonts w:cstheme="minorHAnsi"/>
              </w:rPr>
              <w:t>Attac</w:t>
            </w:r>
            <w:r w:rsidR="00520021">
              <w:rPr>
                <w:rFonts w:cstheme="minorHAnsi"/>
              </w:rPr>
              <w:t>h</w:t>
            </w:r>
          </w:p>
        </w:tc>
        <w:tc>
          <w:tcPr>
            <w:tcW w:w="3825" w:type="pct"/>
          </w:tcPr>
          <w:p w14:paraId="77AAD890" w14:textId="1348DDED" w:rsidR="000D3649" w:rsidRPr="008C3D24" w:rsidRDefault="00396918" w:rsidP="00C72EC9">
            <w:pPr>
              <w:rPr>
                <w:rFonts w:cstheme="minorHAnsi"/>
              </w:rPr>
            </w:pPr>
            <w:r>
              <w:rPr>
                <w:rFonts w:cstheme="minorHAnsi"/>
              </w:rPr>
              <w:t>Cho phép đ</w:t>
            </w:r>
            <w:commentRangeStart w:id="1142"/>
            <w:commentRangeStart w:id="1143"/>
            <w:r w:rsidR="000D3649" w:rsidRPr="008C3D24">
              <w:rPr>
                <w:rFonts w:cstheme="minorHAnsi"/>
              </w:rPr>
              <w:t>ính</w:t>
            </w:r>
            <w:commentRangeEnd w:id="1142"/>
            <w:r w:rsidR="002D565D">
              <w:rPr>
                <w:rStyle w:val="CommentReference"/>
              </w:rPr>
              <w:commentReference w:id="1142"/>
            </w:r>
            <w:commentRangeEnd w:id="1143"/>
            <w:r>
              <w:rPr>
                <w:rStyle w:val="CommentReference"/>
              </w:rPr>
              <w:commentReference w:id="1143"/>
            </w:r>
            <w:r w:rsidR="000D3649" w:rsidRPr="008C3D24">
              <w:rPr>
                <w:rFonts w:cstheme="minorHAnsi"/>
              </w:rPr>
              <w:t xml:space="preserve"> kèm file Word, Excel, pdf, hình ảnh hoặc audio </w:t>
            </w:r>
            <w:commentRangeStart w:id="1144"/>
            <w:commentRangeStart w:id="1145"/>
            <w:commentRangeEnd w:id="1144"/>
            <w:r w:rsidR="002D565D">
              <w:rPr>
                <w:rStyle w:val="CommentReference"/>
              </w:rPr>
              <w:commentReference w:id="1144"/>
            </w:r>
            <w:commentRangeEnd w:id="1145"/>
            <w:r>
              <w:rPr>
                <w:rStyle w:val="CommentReference"/>
              </w:rPr>
              <w:commentReference w:id="1145"/>
            </w:r>
          </w:p>
        </w:tc>
      </w:tr>
      <w:tr w:rsidR="000D3649" w:rsidRPr="0093520E" w14:paraId="6ECA72BA" w14:textId="77777777" w:rsidTr="0029697A">
        <w:tc>
          <w:tcPr>
            <w:tcW w:w="1175" w:type="pct"/>
          </w:tcPr>
          <w:p w14:paraId="55F9647F" w14:textId="77777777" w:rsidR="000D3649" w:rsidRPr="009F4D3C" w:rsidRDefault="000D3649" w:rsidP="00C72EC9">
            <w:pPr>
              <w:rPr>
                <w:rFonts w:cstheme="minorHAnsi"/>
                <w:highlight w:val="yellow"/>
              </w:rPr>
            </w:pPr>
            <w:r w:rsidRPr="009F4D3C">
              <w:rPr>
                <w:rFonts w:cstheme="minorHAnsi"/>
                <w:highlight w:val="yellow"/>
              </w:rPr>
              <w:t>Include Case Details</w:t>
            </w:r>
          </w:p>
        </w:tc>
        <w:tc>
          <w:tcPr>
            <w:tcW w:w="3825" w:type="pct"/>
          </w:tcPr>
          <w:p w14:paraId="5B914329" w14:textId="77777777" w:rsidR="000D3649" w:rsidRPr="009F4D3C" w:rsidRDefault="000D3649" w:rsidP="00C72EC9">
            <w:pPr>
              <w:rPr>
                <w:rFonts w:cstheme="minorHAnsi"/>
                <w:highlight w:val="yellow"/>
              </w:rPr>
            </w:pPr>
            <w:r w:rsidRPr="009F4D3C">
              <w:rPr>
                <w:rFonts w:cstheme="minorHAnsi"/>
                <w:highlight w:val="yellow"/>
              </w:rPr>
              <w:t xml:space="preserve">Hệ thống cho phép gửi kèm </w:t>
            </w:r>
            <w:commentRangeStart w:id="1146"/>
            <w:commentRangeStart w:id="1147"/>
            <w:r w:rsidRPr="009F4D3C">
              <w:rPr>
                <w:rFonts w:cstheme="minorHAnsi"/>
                <w:highlight w:val="yellow"/>
              </w:rPr>
              <w:t>chi tiết case</w:t>
            </w:r>
            <w:commentRangeEnd w:id="1146"/>
            <w:r w:rsidR="002D565D" w:rsidRPr="009F4D3C">
              <w:rPr>
                <w:rStyle w:val="CommentReference"/>
                <w:highlight w:val="yellow"/>
              </w:rPr>
              <w:commentReference w:id="1146"/>
            </w:r>
            <w:commentRangeEnd w:id="1147"/>
            <w:r>
              <w:rPr>
                <w:rStyle w:val="CommentReference"/>
              </w:rPr>
              <w:commentReference w:id="1147"/>
            </w:r>
          </w:p>
        </w:tc>
      </w:tr>
      <w:tr w:rsidR="000D3649" w:rsidRPr="0093520E" w14:paraId="096FE69E" w14:textId="77777777" w:rsidTr="0029697A">
        <w:tc>
          <w:tcPr>
            <w:tcW w:w="1175" w:type="pct"/>
          </w:tcPr>
          <w:p w14:paraId="67A04CEB" w14:textId="77777777" w:rsidR="000D3649" w:rsidRPr="0093520E" w:rsidRDefault="000D3649" w:rsidP="00C72EC9">
            <w:pPr>
              <w:rPr>
                <w:rFonts w:cstheme="minorHAnsi"/>
              </w:rPr>
            </w:pPr>
            <w:r w:rsidRPr="0093520E">
              <w:rPr>
                <w:rFonts w:cstheme="minorHAnsi"/>
              </w:rPr>
              <w:t>Email content</w:t>
            </w:r>
          </w:p>
        </w:tc>
        <w:tc>
          <w:tcPr>
            <w:tcW w:w="3825" w:type="pct"/>
          </w:tcPr>
          <w:p w14:paraId="0BB3BD40" w14:textId="77777777" w:rsidR="000D3649" w:rsidRPr="0093520E" w:rsidRDefault="000D3649" w:rsidP="00C72EC9">
            <w:pPr>
              <w:rPr>
                <w:rFonts w:cstheme="minorHAnsi"/>
              </w:rPr>
            </w:pPr>
            <w:r w:rsidRPr="0093520E">
              <w:rPr>
                <w:rFonts w:cstheme="minorHAnsi"/>
              </w:rPr>
              <w:t>Cho phép nhập free-text - nội dung về case muốn gửi email</w:t>
            </w:r>
          </w:p>
        </w:tc>
      </w:tr>
    </w:tbl>
    <w:p w14:paraId="24EEEEE0" w14:textId="19A5494D" w:rsidR="000D3649" w:rsidRPr="00791D55" w:rsidRDefault="000D3649" w:rsidP="00C00DCA">
      <w:pPr>
        <w:pStyle w:val="ListParagraph"/>
        <w:numPr>
          <w:ilvl w:val="0"/>
          <w:numId w:val="14"/>
        </w:numPr>
        <w:spacing w:line="25" w:lineRule="atLeast"/>
        <w:ind w:left="0" w:firstLine="0"/>
        <w:contextualSpacing w:val="0"/>
      </w:pPr>
      <w:r w:rsidRPr="008B1363">
        <w:t>Nội dung email đã gửi sẽ được lưu lại trên hệ thống OFSAA</w:t>
      </w:r>
    </w:p>
    <w:p w14:paraId="7D03D087" w14:textId="1BBC2B14" w:rsidR="0002683E" w:rsidRDefault="0002683E" w:rsidP="00C563A3">
      <w:pPr>
        <w:pStyle w:val="Heading3"/>
      </w:pPr>
      <w:r w:rsidRPr="00D73536">
        <w:t>CM-</w:t>
      </w:r>
      <w:r>
        <w:t>7</w:t>
      </w:r>
      <w:r w:rsidRPr="00D73536">
        <w:t xml:space="preserve">: </w:t>
      </w:r>
      <w:r>
        <w:t>Ghi chú, bình luận và đính kèm tài liệu</w:t>
      </w:r>
    </w:p>
    <w:p w14:paraId="1CCD6DC4" w14:textId="0AD164EE" w:rsidR="003158B6" w:rsidRDefault="003158B6" w:rsidP="00C00DCA">
      <w:pPr>
        <w:pStyle w:val="ListParagraph"/>
        <w:numPr>
          <w:ilvl w:val="0"/>
          <w:numId w:val="10"/>
        </w:numPr>
        <w:ind w:left="0" w:firstLine="0"/>
        <w:contextualSpacing w:val="0"/>
      </w:pPr>
      <w:commentRangeStart w:id="1148"/>
      <w:commentRangeStart w:id="1149"/>
      <w:r w:rsidRPr="731BA690">
        <w:rPr>
          <w:b/>
          <w:bCs/>
        </w:rPr>
        <w:t>Mục đích tính năng</w:t>
      </w:r>
      <w:commentRangeEnd w:id="1148"/>
      <w:r w:rsidR="00C27BFB">
        <w:rPr>
          <w:rStyle w:val="CommentReference"/>
        </w:rPr>
        <w:commentReference w:id="1148"/>
      </w:r>
      <w:commentRangeEnd w:id="1149"/>
      <w:r>
        <w:rPr>
          <w:rStyle w:val="CommentReference"/>
        </w:rPr>
        <w:commentReference w:id="1149"/>
      </w:r>
      <w:r w:rsidRPr="731BA690">
        <w:rPr>
          <w:b/>
          <w:bCs/>
        </w:rPr>
        <w:t>:</w:t>
      </w:r>
      <w:r>
        <w:t xml:space="preserve"> Trong trường hợp phát sinh nhu cầu đính kèm giấy tờ hoặc hồ sơ cho một hoặc nhiều case, người dùng có thể lựa chọn thêm </w:t>
      </w:r>
      <w:r w:rsidR="1DF44084">
        <w:t>Ghi chú, bình luận</w:t>
      </w:r>
      <w:r>
        <w:t xml:space="preserve"> và</w:t>
      </w:r>
      <w:r w:rsidR="00017E50">
        <w:t xml:space="preserve"> </w:t>
      </w:r>
      <w:commentRangeStart w:id="1150"/>
      <w:commentRangeStart w:id="1151"/>
      <w:r w:rsidR="002D7E46">
        <w:t>đính kèm file</w:t>
      </w:r>
      <w:commentRangeEnd w:id="1150"/>
      <w:r w:rsidR="002D7E46">
        <w:rPr>
          <w:rStyle w:val="CommentReference"/>
          <w:sz w:val="24"/>
          <w:szCs w:val="24"/>
        </w:rPr>
        <w:commentReference w:id="1150"/>
      </w:r>
      <w:commentRangeEnd w:id="1151"/>
      <w:r>
        <w:rPr>
          <w:rStyle w:val="CommentReference"/>
        </w:rPr>
        <w:commentReference w:id="1151"/>
      </w:r>
      <w:r w:rsidR="00F8687B">
        <w:t xml:space="preserve"> </w:t>
      </w:r>
      <w:commentRangeStart w:id="1152"/>
      <w:commentRangeStart w:id="1153"/>
      <w:r w:rsidR="00F8687B">
        <w:t>(</w:t>
      </w:r>
      <w:r w:rsidR="00F8687B" w:rsidRPr="00F8687B">
        <w:t>Số lượng file ko có giới hạn</w:t>
      </w:r>
      <w:r w:rsidR="00F8687B">
        <w:t>,</w:t>
      </w:r>
      <w:r w:rsidR="00F8687B" w:rsidRPr="00F8687B">
        <w:t xml:space="preserve"> phụ thuộc vào hạ tầng cung cấp</w:t>
      </w:r>
      <w:r w:rsidR="00F8687B">
        <w:t>;</w:t>
      </w:r>
      <w:r w:rsidR="00F8687B" w:rsidRPr="00F8687B">
        <w:t xml:space="preserve"> </w:t>
      </w:r>
      <w:r w:rsidR="00F8687B">
        <w:t>dung</w:t>
      </w:r>
      <w:r w:rsidR="00F8687B" w:rsidRPr="00F8687B">
        <w:t xml:space="preserve"> lượng 1 file tối đa </w:t>
      </w:r>
      <w:r w:rsidR="00F8687B">
        <w:t>có thể điều chỉnh</w:t>
      </w:r>
      <w:r w:rsidR="00F8687B" w:rsidRPr="00F8687B">
        <w:t>, hiện hệ thống đang setup 10MB</w:t>
      </w:r>
      <w:r w:rsidR="00F32EC5">
        <w:t xml:space="preserve"> </w:t>
      </w:r>
      <w:commentRangeStart w:id="1154"/>
      <w:r w:rsidR="00F32EC5">
        <w:t>hoặc theo nhu cầu điều chỉnh của MSB từng thời kỳ</w:t>
      </w:r>
      <w:commentRangeEnd w:id="1154"/>
      <w:r w:rsidR="00F32EC5">
        <w:rPr>
          <w:rStyle w:val="CommentReference"/>
        </w:rPr>
        <w:commentReference w:id="1154"/>
      </w:r>
      <w:r w:rsidR="00F8687B" w:rsidRPr="00F8687B">
        <w:t>)</w:t>
      </w:r>
      <w:r w:rsidR="00F8687B">
        <w:t>.</w:t>
      </w:r>
      <w:commentRangeEnd w:id="1152"/>
      <w:r w:rsidR="00C27BFB">
        <w:rPr>
          <w:rStyle w:val="CommentReference"/>
        </w:rPr>
        <w:commentReference w:id="1152"/>
      </w:r>
      <w:commentRangeEnd w:id="1153"/>
      <w:r>
        <w:rPr>
          <w:rStyle w:val="CommentReference"/>
        </w:rPr>
        <w:commentReference w:id="1153"/>
      </w:r>
    </w:p>
    <w:p w14:paraId="0588D29E" w14:textId="09309249" w:rsidR="0084204A" w:rsidRPr="000D72B6" w:rsidRDefault="0084204A" w:rsidP="00C00DCA">
      <w:pPr>
        <w:pStyle w:val="ListParagraph"/>
        <w:numPr>
          <w:ilvl w:val="0"/>
          <w:numId w:val="10"/>
        </w:numPr>
        <w:ind w:left="0" w:firstLine="0"/>
        <w:contextualSpacing w:val="0"/>
        <w:rPr>
          <w:highlight w:val="yellow"/>
        </w:rPr>
      </w:pPr>
      <w:r w:rsidRPr="000D72B6">
        <w:rPr>
          <w:highlight w:val="yellow"/>
        </w:rPr>
        <w:t xml:space="preserve">Hệ thống cần có tối thiểu các trường thông tin: </w:t>
      </w:r>
      <w:commentRangeStart w:id="1155"/>
      <w:commentRangeStart w:id="1156"/>
      <w:r w:rsidRPr="000D72B6">
        <w:rPr>
          <w:highlight w:val="yellow"/>
        </w:rPr>
        <w:t>Loại hồ sơ</w:t>
      </w:r>
      <w:commentRangeEnd w:id="1155"/>
      <w:r w:rsidR="00C27BFB" w:rsidRPr="000D72B6">
        <w:rPr>
          <w:rStyle w:val="CommentReference"/>
          <w:highlight w:val="yellow"/>
        </w:rPr>
        <w:commentReference w:id="1155"/>
      </w:r>
      <w:commentRangeEnd w:id="1156"/>
      <w:r>
        <w:rPr>
          <w:rStyle w:val="CommentReference"/>
        </w:rPr>
        <w:commentReference w:id="1156"/>
      </w:r>
      <w:r w:rsidRPr="000D72B6">
        <w:rPr>
          <w:highlight w:val="yellow"/>
        </w:rPr>
        <w:t>/giấy tờ, Ghi chú tiêu chuẩn (</w:t>
      </w:r>
      <w:commentRangeStart w:id="1157"/>
      <w:commentRangeStart w:id="1158"/>
      <w:r w:rsidRPr="000D72B6">
        <w:rPr>
          <w:highlight w:val="yellow"/>
        </w:rPr>
        <w:t>theo mẫu có sẵn</w:t>
      </w:r>
      <w:commentRangeEnd w:id="1157"/>
      <w:r w:rsidR="00C27BFB" w:rsidRPr="000D72B6">
        <w:rPr>
          <w:rStyle w:val="CommentReference"/>
          <w:highlight w:val="yellow"/>
        </w:rPr>
        <w:commentReference w:id="1157"/>
      </w:r>
      <w:commentRangeEnd w:id="1158"/>
      <w:r>
        <w:rPr>
          <w:rStyle w:val="CommentReference"/>
        </w:rPr>
        <w:commentReference w:id="1158"/>
      </w:r>
      <w:r w:rsidRPr="000D72B6">
        <w:rPr>
          <w:highlight w:val="yellow"/>
        </w:rPr>
        <w:t>), Ghi chú/</w:t>
      </w:r>
      <w:commentRangeStart w:id="1159"/>
      <w:commentRangeStart w:id="1160"/>
      <w:r w:rsidRPr="000D72B6">
        <w:rPr>
          <w:highlight w:val="yellow"/>
        </w:rPr>
        <w:t xml:space="preserve">bình luận </w:t>
      </w:r>
      <w:commentRangeEnd w:id="1159"/>
      <w:r w:rsidR="00C27BFB" w:rsidRPr="000D72B6">
        <w:rPr>
          <w:rStyle w:val="CommentReference"/>
          <w:highlight w:val="yellow"/>
        </w:rPr>
        <w:commentReference w:id="1159"/>
      </w:r>
      <w:commentRangeEnd w:id="1160"/>
      <w:r>
        <w:rPr>
          <w:rStyle w:val="CommentReference"/>
        </w:rPr>
        <w:commentReference w:id="1160"/>
      </w:r>
      <w:r w:rsidRPr="000D72B6">
        <w:rPr>
          <w:highlight w:val="yellow"/>
        </w:rPr>
        <w:t xml:space="preserve">nhập thủ công, </w:t>
      </w:r>
      <w:commentRangeStart w:id="1161"/>
      <w:commentRangeStart w:id="1162"/>
      <w:r w:rsidRPr="000D72B6">
        <w:rPr>
          <w:highlight w:val="yellow"/>
        </w:rPr>
        <w:t>Ghi chú/bình luận đính kèm cùng file.</w:t>
      </w:r>
      <w:commentRangeEnd w:id="1161"/>
      <w:r w:rsidR="00C27BFB" w:rsidRPr="000D72B6">
        <w:rPr>
          <w:rStyle w:val="CommentReference"/>
          <w:highlight w:val="yellow"/>
        </w:rPr>
        <w:commentReference w:id="1161"/>
      </w:r>
      <w:commentRangeEnd w:id="1162"/>
      <w:r>
        <w:rPr>
          <w:rStyle w:val="CommentReference"/>
        </w:rPr>
        <w:commentReference w:id="1162"/>
      </w:r>
    </w:p>
    <w:p w14:paraId="790D3871" w14:textId="4BB066D1" w:rsidR="0002683E" w:rsidRDefault="0002683E" w:rsidP="00C563A3">
      <w:pPr>
        <w:pStyle w:val="Heading3"/>
      </w:pPr>
      <w:r w:rsidRPr="00D73536">
        <w:t>CM-</w:t>
      </w:r>
      <w:r>
        <w:t>8</w:t>
      </w:r>
      <w:r w:rsidRPr="00D73536">
        <w:t xml:space="preserve">: </w:t>
      </w:r>
      <w:r>
        <w:t>Lưu vết kiểm toán (Audit Trail)</w:t>
      </w:r>
    </w:p>
    <w:p w14:paraId="0BB8CFF4" w14:textId="6595CF12" w:rsidR="00647626" w:rsidRDefault="00647626" w:rsidP="00C00DCA">
      <w:pPr>
        <w:pStyle w:val="ListParagraph"/>
        <w:numPr>
          <w:ilvl w:val="0"/>
          <w:numId w:val="11"/>
        </w:numPr>
        <w:ind w:left="0" w:firstLine="0"/>
        <w:contextualSpacing w:val="0"/>
      </w:pPr>
      <w:r w:rsidRPr="00465A5B">
        <w:rPr>
          <w:b/>
          <w:bCs/>
        </w:rPr>
        <w:t>Mục đích tính năng:</w:t>
      </w:r>
      <w:r>
        <w:t xml:space="preserve"> Cho phép người dùng xem lịch sử </w:t>
      </w:r>
      <w:commentRangeStart w:id="1163"/>
      <w:commentRangeStart w:id="1164"/>
      <w:r>
        <w:t xml:space="preserve">các hành động </w:t>
      </w:r>
      <w:commentRangeEnd w:id="1163"/>
      <w:r w:rsidR="00C27BFB">
        <w:rPr>
          <w:rStyle w:val="CommentReference"/>
        </w:rPr>
        <w:commentReference w:id="1163"/>
      </w:r>
      <w:commentRangeEnd w:id="1164"/>
      <w:r>
        <w:rPr>
          <w:rStyle w:val="CommentReference"/>
        </w:rPr>
        <w:commentReference w:id="1164"/>
      </w:r>
      <w:r>
        <w:t>đã thực hiện lên case.</w:t>
      </w:r>
    </w:p>
    <w:p w14:paraId="49654D19" w14:textId="236769E1" w:rsidR="005A78E9" w:rsidRPr="00295C05" w:rsidRDefault="00647626" w:rsidP="00C00DCA">
      <w:pPr>
        <w:pStyle w:val="ListParagraph"/>
        <w:numPr>
          <w:ilvl w:val="0"/>
          <w:numId w:val="11"/>
        </w:numPr>
        <w:ind w:left="0" w:firstLine="0"/>
        <w:contextualSpacing w:val="0"/>
      </w:pPr>
      <w:r>
        <w:t xml:space="preserve">Hệ thống cần có </w:t>
      </w:r>
      <w:commentRangeStart w:id="1165"/>
      <w:commentRangeStart w:id="1166"/>
      <w:r>
        <w:t xml:space="preserve">tối thiểu </w:t>
      </w:r>
      <w:commentRangeEnd w:id="1165"/>
      <w:r w:rsidR="00C27BFB">
        <w:rPr>
          <w:rStyle w:val="CommentReference"/>
        </w:rPr>
        <w:commentReference w:id="1165"/>
      </w:r>
      <w:commentRangeEnd w:id="1166"/>
      <w:r>
        <w:rPr>
          <w:rStyle w:val="CommentReference"/>
        </w:rPr>
        <w:commentReference w:id="1166"/>
      </w:r>
      <w:r>
        <w:t>các trường thông tin: Tên người dùng, Thời gian thực hiện (ngày, giờ), Hành động</w:t>
      </w:r>
      <w:r w:rsidR="6913238C">
        <w:t xml:space="preserve"> đối với</w:t>
      </w:r>
      <w:r>
        <w:t xml:space="preserve"> case</w:t>
      </w:r>
      <w:del w:id="1167" w:author="Pham Quynh Trang" w:date="2026-06-22T17:13:00Z">
        <w:r w:rsidDel="00547878">
          <w:delText xml:space="preserve"> </w:delText>
        </w:r>
      </w:del>
      <w:r>
        <w:t xml:space="preserve">, Người tạo case, Người xử lý hiện tại, Trạng thái của case, </w:t>
      </w:r>
      <w:r w:rsidR="3E3A49B1">
        <w:t>Comment</w:t>
      </w:r>
      <w:r>
        <w:t xml:space="preserve">, </w:t>
      </w:r>
      <w:r w:rsidRPr="00FE7CCA">
        <w:t>Thời hạn xử lý case.</w:t>
      </w:r>
    </w:p>
    <w:p w14:paraId="45080512" w14:textId="1689FC02" w:rsidR="00A82760" w:rsidRPr="00860825" w:rsidRDefault="00B739B0" w:rsidP="00C563A3">
      <w:pPr>
        <w:pStyle w:val="Heading2"/>
      </w:pPr>
      <w:r>
        <w:t>Danh sách</w:t>
      </w:r>
      <w:r w:rsidR="00A82760">
        <w:t xml:space="preserve"> kịch bản giám sát </w:t>
      </w:r>
    </w:p>
    <w:p w14:paraId="58A18794" w14:textId="57DD6EDD" w:rsidR="00127BF8" w:rsidRPr="001D2005" w:rsidRDefault="00127BF8" w:rsidP="009D63DB">
      <w:pPr>
        <w:spacing w:line="360" w:lineRule="auto"/>
      </w:pPr>
      <w:r w:rsidRPr="001D2005">
        <w:lastRenderedPageBreak/>
        <w:t>Các</w:t>
      </w:r>
      <w:r w:rsidR="0065793E" w:rsidRPr="001D2005">
        <w:t xml:space="preserve"> kịch bản</w:t>
      </w:r>
      <w:r w:rsidRPr="001D2005">
        <w:t xml:space="preserve"> sử dụng cho </w:t>
      </w:r>
      <w:r w:rsidR="001D2005">
        <w:t xml:space="preserve">nghiệp vụ </w:t>
      </w:r>
      <w:r w:rsidRPr="001D2005">
        <w:t>TM</w:t>
      </w:r>
      <w:r w:rsidR="001D2005">
        <w:t xml:space="preserve"> sẽ được trình bày bao gồm các nội dung chính</w:t>
      </w:r>
      <w:r w:rsidRPr="001D2005">
        <w:t>:</w:t>
      </w:r>
    </w:p>
    <w:p w14:paraId="2917EC38" w14:textId="261C9F20" w:rsidR="00127BF8" w:rsidRPr="001D2005" w:rsidRDefault="004B1F24" w:rsidP="001D2005">
      <w:pPr>
        <w:pStyle w:val="ListParagraph"/>
        <w:numPr>
          <w:ilvl w:val="0"/>
          <w:numId w:val="1"/>
        </w:numPr>
        <w:ind w:left="0" w:firstLine="0"/>
        <w:contextualSpacing w:val="0"/>
      </w:pPr>
      <w:r w:rsidRPr="001D2005">
        <w:t>Tên kịch bản</w:t>
      </w:r>
    </w:p>
    <w:p w14:paraId="31457EB0" w14:textId="450414A6" w:rsidR="003754D6" w:rsidRPr="001D2005" w:rsidRDefault="00623B48" w:rsidP="001D2005">
      <w:pPr>
        <w:pStyle w:val="ListParagraph"/>
        <w:numPr>
          <w:ilvl w:val="0"/>
          <w:numId w:val="1"/>
        </w:numPr>
        <w:ind w:left="0" w:firstLine="0"/>
        <w:contextualSpacing w:val="0"/>
      </w:pPr>
      <w:r w:rsidRPr="001D2005">
        <w:t>Mô tả</w:t>
      </w:r>
      <w:ins w:id="1168" w:author="Pham Quynh Trang" w:date="2026-06-22T23:12:00Z">
        <w:r w:rsidR="002B2248">
          <w:t xml:space="preserve"> và Mục tiêu</w:t>
        </w:r>
      </w:ins>
      <w:r w:rsidRPr="001D2005">
        <w:t xml:space="preserve"> kịch bản</w:t>
      </w:r>
    </w:p>
    <w:p w14:paraId="76FCDA35" w14:textId="01BE636A" w:rsidR="006F5396" w:rsidRPr="001D2005" w:rsidRDefault="00623B48" w:rsidP="001D2005">
      <w:pPr>
        <w:pStyle w:val="ListParagraph"/>
        <w:numPr>
          <w:ilvl w:val="0"/>
          <w:numId w:val="1"/>
        </w:numPr>
        <w:ind w:left="0" w:firstLine="0"/>
        <w:contextualSpacing w:val="0"/>
      </w:pPr>
      <w:r w:rsidRPr="001D2005">
        <w:t>Phạm vi kịch bản</w:t>
      </w:r>
      <w:r w:rsidR="00641745" w:rsidRPr="001D2005">
        <w:t>:</w:t>
      </w:r>
    </w:p>
    <w:p w14:paraId="6FBEC159" w14:textId="77777777" w:rsidR="006F5396" w:rsidRPr="001D2005" w:rsidRDefault="00C878AA" w:rsidP="001D2005">
      <w:pPr>
        <w:pStyle w:val="ListParagraph"/>
        <w:numPr>
          <w:ilvl w:val="0"/>
          <w:numId w:val="3"/>
        </w:numPr>
        <w:ind w:left="284" w:firstLine="425"/>
        <w:contextualSpacing w:val="0"/>
      </w:pPr>
      <w:r w:rsidRPr="001D2005">
        <w:t>Chiều giám sát</w:t>
      </w:r>
    </w:p>
    <w:p w14:paraId="1CC230D3" w14:textId="324B524C" w:rsidR="006F5396" w:rsidRPr="001D2005" w:rsidDel="002B2248" w:rsidRDefault="00C04053" w:rsidP="001D2005">
      <w:pPr>
        <w:pStyle w:val="ListParagraph"/>
        <w:numPr>
          <w:ilvl w:val="0"/>
          <w:numId w:val="3"/>
        </w:numPr>
        <w:ind w:left="284" w:firstLine="425"/>
        <w:contextualSpacing w:val="0"/>
        <w:rPr>
          <w:del w:id="1169" w:author="Pham Quynh Trang" w:date="2026-06-22T23:12:00Z"/>
        </w:rPr>
      </w:pPr>
      <w:del w:id="1170" w:author="Pham Quynh Trang" w:date="2026-06-22T23:12:00Z">
        <w:r w:rsidRPr="001D2005" w:rsidDel="002B2248">
          <w:delText>Mục tiêu kịch bản</w:delText>
        </w:r>
      </w:del>
    </w:p>
    <w:p w14:paraId="36CCE058" w14:textId="77777777" w:rsidR="006F5396" w:rsidRPr="001D2005" w:rsidRDefault="001C68B6" w:rsidP="001D2005">
      <w:pPr>
        <w:pStyle w:val="ListParagraph"/>
        <w:numPr>
          <w:ilvl w:val="0"/>
          <w:numId w:val="3"/>
        </w:numPr>
        <w:ind w:left="284" w:firstLine="425"/>
        <w:contextualSpacing w:val="0"/>
      </w:pPr>
      <w:r w:rsidRPr="001D2005">
        <w:t>Phạm vi khách hàng</w:t>
      </w:r>
    </w:p>
    <w:p w14:paraId="45566C61" w14:textId="77777777" w:rsidR="006F5396" w:rsidRPr="001D2005" w:rsidRDefault="00542EDD" w:rsidP="001D2005">
      <w:pPr>
        <w:pStyle w:val="ListParagraph"/>
        <w:numPr>
          <w:ilvl w:val="0"/>
          <w:numId w:val="3"/>
        </w:numPr>
        <w:ind w:left="284" w:firstLine="425"/>
        <w:contextualSpacing w:val="0"/>
      </w:pPr>
      <w:r w:rsidRPr="001D2005">
        <w:t>Loại tài khoản</w:t>
      </w:r>
    </w:p>
    <w:p w14:paraId="2BAD58CF" w14:textId="37D36F02" w:rsidR="00542EDD" w:rsidRPr="001D2005" w:rsidRDefault="007D11A7" w:rsidP="001D2005">
      <w:pPr>
        <w:pStyle w:val="ListParagraph"/>
        <w:numPr>
          <w:ilvl w:val="0"/>
          <w:numId w:val="3"/>
        </w:numPr>
        <w:ind w:left="284" w:firstLine="425"/>
        <w:contextualSpacing w:val="0"/>
      </w:pPr>
      <w:r w:rsidRPr="001D2005">
        <w:t>Loại giao dịch giám sát</w:t>
      </w:r>
    </w:p>
    <w:p w14:paraId="777B854C" w14:textId="004DC13F" w:rsidR="006F5396" w:rsidRPr="001D2005" w:rsidRDefault="00623B48" w:rsidP="001D2005">
      <w:pPr>
        <w:pStyle w:val="ListParagraph"/>
        <w:numPr>
          <w:ilvl w:val="0"/>
          <w:numId w:val="1"/>
        </w:numPr>
        <w:ind w:left="0" w:firstLine="0"/>
        <w:contextualSpacing w:val="0"/>
      </w:pPr>
      <w:r w:rsidRPr="001D2005">
        <w:t xml:space="preserve">Điều kiện </w:t>
      </w:r>
      <w:r w:rsidR="006248E1" w:rsidRPr="001D2005">
        <w:t>cảnh báo</w:t>
      </w:r>
    </w:p>
    <w:p w14:paraId="4ABA11A5" w14:textId="263364DD" w:rsidR="006248E1" w:rsidRPr="001D2005" w:rsidRDefault="0073763D" w:rsidP="001D2005">
      <w:pPr>
        <w:pStyle w:val="ListParagraph"/>
        <w:numPr>
          <w:ilvl w:val="0"/>
          <w:numId w:val="4"/>
        </w:numPr>
        <w:ind w:left="0" w:firstLine="709"/>
        <w:contextualSpacing w:val="0"/>
      </w:pPr>
      <w:r w:rsidRPr="001D2005">
        <w:t>Thời gian thực hiện cảnh báo:</w:t>
      </w:r>
    </w:p>
    <w:p w14:paraId="02942FB7" w14:textId="714EACB4" w:rsidR="0073763D" w:rsidRPr="001D2005" w:rsidRDefault="0073763D" w:rsidP="001D2005">
      <w:pPr>
        <w:pStyle w:val="ListParagraph"/>
        <w:numPr>
          <w:ilvl w:val="0"/>
          <w:numId w:val="2"/>
        </w:numPr>
        <w:ind w:left="0" w:firstLine="1418"/>
        <w:contextualSpacing w:val="0"/>
      </w:pPr>
      <w:r w:rsidRPr="001D2005">
        <w:t>Tần suất chạy kịch bản</w:t>
      </w:r>
    </w:p>
    <w:p w14:paraId="4831F073" w14:textId="308F252E" w:rsidR="0073763D" w:rsidRPr="001D2005" w:rsidRDefault="0073763D" w:rsidP="001D2005">
      <w:pPr>
        <w:pStyle w:val="ListParagraph"/>
        <w:numPr>
          <w:ilvl w:val="0"/>
          <w:numId w:val="2"/>
        </w:numPr>
        <w:ind w:left="0" w:firstLine="1418"/>
        <w:contextualSpacing w:val="0"/>
      </w:pPr>
      <w:r w:rsidRPr="001D2005">
        <w:t>Khoảng thời gia</w:t>
      </w:r>
      <w:r w:rsidR="00B02272" w:rsidRPr="001D2005">
        <w:t>n giám sát</w:t>
      </w:r>
    </w:p>
    <w:p w14:paraId="41DDDE71" w14:textId="77A16604" w:rsidR="002F64F4" w:rsidRPr="001D2005" w:rsidRDefault="00EC6349" w:rsidP="001D2005">
      <w:pPr>
        <w:pStyle w:val="ListParagraph"/>
        <w:numPr>
          <w:ilvl w:val="0"/>
          <w:numId w:val="4"/>
        </w:numPr>
        <w:ind w:left="0" w:firstLine="709"/>
        <w:contextualSpacing w:val="0"/>
      </w:pPr>
      <w:r w:rsidRPr="001D2005">
        <w:t>Các điều kiện của kịch bản</w:t>
      </w:r>
    </w:p>
    <w:p w14:paraId="3F67D25A" w14:textId="5D5F5E75" w:rsidR="004F7FE0" w:rsidRDefault="004F7FE0" w:rsidP="004F7FE0">
      <w:pPr>
        <w:pStyle w:val="ListParagraph"/>
        <w:ind w:left="0"/>
        <w:contextualSpacing w:val="0"/>
      </w:pPr>
      <w:r>
        <w:t xml:space="preserve">Nội dung chi tiết của từng kịch bản </w:t>
      </w:r>
      <w:r w:rsidR="00840AD5">
        <w:t>như sau:</w:t>
      </w:r>
      <w:del w:id="1171" w:author="Pham Quynh Trang" w:date="2026-06-22T23:12:00Z">
        <w:r w:rsidRPr="00BF16A9" w:rsidDel="002B2248">
          <w:rPr>
            <w:b/>
            <w:i/>
            <w:highlight w:val="yellow"/>
          </w:rPr>
          <w:delText>Phụ lục 01_Kich ban TM</w:delText>
        </w:r>
      </w:del>
    </w:p>
    <w:p w14:paraId="4BC304EE" w14:textId="0422D907" w:rsidR="00840AD5" w:rsidRDefault="00840AD5" w:rsidP="00840AD5">
      <w:pPr>
        <w:pStyle w:val="Heading3"/>
      </w:pPr>
      <w:bookmarkStart w:id="1172" w:name="scn_AML-01"/>
      <w:r>
        <w:t>AML-01: Giao dịch có rủi ro cao: Khu vực địa lý có rủi ro cao</w:t>
      </w:r>
      <w:bookmarkEnd w:id="117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3F29BF8A" w14:textId="77777777" w:rsidTr="00B8427C">
        <w:trPr>
          <w:tblHeader/>
        </w:trPr>
        <w:tc>
          <w:tcPr>
            <w:tcW w:w="1416" w:type="pct"/>
            <w:shd w:val="clear" w:color="auto" w:fill="1F3864"/>
            <w:tcMar>
              <w:top w:w="100" w:type="dxa"/>
              <w:left w:w="120" w:type="dxa"/>
              <w:bottom w:w="100" w:type="dxa"/>
              <w:right w:w="120" w:type="dxa"/>
            </w:tcMar>
          </w:tcPr>
          <w:p w14:paraId="13A10112"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22B2C484" w14:textId="77777777" w:rsidR="00840AD5" w:rsidRDefault="00840AD5" w:rsidP="002F06A4">
            <w:r>
              <w:rPr>
                <w:rFonts w:eastAsia="Times New Roman"/>
                <w:b/>
                <w:bCs/>
                <w:color w:val="FFFFFF"/>
              </w:rPr>
              <w:t>Nội dung</w:t>
            </w:r>
          </w:p>
        </w:tc>
      </w:tr>
      <w:tr w:rsidR="00840AD5" w14:paraId="27CCF458" w14:textId="77777777" w:rsidTr="00B8427C">
        <w:tc>
          <w:tcPr>
            <w:tcW w:w="1416" w:type="pct"/>
            <w:tcMar>
              <w:top w:w="100" w:type="dxa"/>
              <w:left w:w="120" w:type="dxa"/>
              <w:bottom w:w="100" w:type="dxa"/>
              <w:right w:w="120" w:type="dxa"/>
            </w:tcMar>
          </w:tcPr>
          <w:p w14:paraId="3FA5E4D4"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5A486EBB" w14:textId="77777777" w:rsidR="00840AD5" w:rsidRDefault="00840AD5" w:rsidP="002F06A4">
            <w:r>
              <w:rPr>
                <w:rFonts w:eastAsia="Times New Roman"/>
              </w:rPr>
              <w:t>Xác định các khách hàng thực hiện các giao dịch thông qua Tài khoản thanh toán liên quan đến các khu vực địa lý được xác định có mức độ rủi ro cao theo chính sách PCRT từng thời kỳ</w:t>
            </w:r>
          </w:p>
        </w:tc>
      </w:tr>
      <w:tr w:rsidR="00840AD5" w14:paraId="6C6E56B9" w14:textId="77777777" w:rsidTr="00B8427C">
        <w:tc>
          <w:tcPr>
            <w:tcW w:w="5000" w:type="pct"/>
            <w:gridSpan w:val="2"/>
            <w:shd w:val="clear" w:color="auto" w:fill="D9D9D9"/>
            <w:tcMar>
              <w:top w:w="100" w:type="dxa"/>
              <w:left w:w="120" w:type="dxa"/>
              <w:bottom w:w="100" w:type="dxa"/>
              <w:right w:w="120" w:type="dxa"/>
            </w:tcMar>
          </w:tcPr>
          <w:p w14:paraId="7CC6A9D5" w14:textId="77777777" w:rsidR="00840AD5" w:rsidRDefault="00840AD5" w:rsidP="002F06A4">
            <w:r>
              <w:rPr>
                <w:rFonts w:eastAsia="Times New Roman"/>
                <w:b/>
                <w:bCs/>
              </w:rPr>
              <w:t>Phạm vi kịch bản</w:t>
            </w:r>
          </w:p>
        </w:tc>
      </w:tr>
      <w:tr w:rsidR="00840AD5" w14:paraId="06D330E7" w14:textId="77777777" w:rsidTr="00B8427C">
        <w:tc>
          <w:tcPr>
            <w:tcW w:w="1416" w:type="pct"/>
            <w:tcMar>
              <w:top w:w="100" w:type="dxa"/>
              <w:left w:w="120" w:type="dxa"/>
              <w:bottom w:w="100" w:type="dxa"/>
              <w:right w:w="120" w:type="dxa"/>
            </w:tcMar>
          </w:tcPr>
          <w:p w14:paraId="6001EB45"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44AB9DD8" w14:textId="77777777" w:rsidR="00840AD5" w:rsidRDefault="00840AD5" w:rsidP="002F06A4">
            <w:r>
              <w:rPr>
                <w:rFonts w:eastAsia="Times New Roman"/>
              </w:rPr>
              <w:t>Khách hàng</w:t>
            </w:r>
          </w:p>
        </w:tc>
      </w:tr>
      <w:tr w:rsidR="00840AD5" w14:paraId="39279DE3" w14:textId="77777777" w:rsidTr="00B8427C">
        <w:tc>
          <w:tcPr>
            <w:tcW w:w="1416" w:type="pct"/>
            <w:tcMar>
              <w:top w:w="100" w:type="dxa"/>
              <w:left w:w="120" w:type="dxa"/>
              <w:bottom w:w="100" w:type="dxa"/>
              <w:right w:w="120" w:type="dxa"/>
            </w:tcMar>
          </w:tcPr>
          <w:p w14:paraId="6F07C1B1"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179E90D9" w14:textId="77777777" w:rsidR="00840AD5" w:rsidRDefault="00840AD5" w:rsidP="002F06A4">
            <w:r>
              <w:rPr>
                <w:rFonts w:eastAsia="Times New Roman"/>
              </w:rPr>
              <w:t>Khách hàng cá nhân, Khách hàng tổ chức.</w:t>
            </w:r>
          </w:p>
        </w:tc>
      </w:tr>
      <w:tr w:rsidR="00840AD5" w14:paraId="1967D78B" w14:textId="77777777" w:rsidTr="00B8427C">
        <w:tc>
          <w:tcPr>
            <w:tcW w:w="1416" w:type="pct"/>
            <w:tcMar>
              <w:top w:w="100" w:type="dxa"/>
              <w:left w:w="120" w:type="dxa"/>
              <w:bottom w:w="100" w:type="dxa"/>
              <w:right w:w="120" w:type="dxa"/>
            </w:tcMar>
          </w:tcPr>
          <w:p w14:paraId="3FE0EB20"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32A9066A" w14:textId="77777777" w:rsidR="00840AD5" w:rsidRDefault="00840AD5" w:rsidP="002F06A4">
            <w:r>
              <w:rPr>
                <w:rFonts w:eastAsia="Times New Roman"/>
              </w:rPr>
              <w:t>Tài khoản thanh toán</w:t>
            </w:r>
          </w:p>
        </w:tc>
      </w:tr>
      <w:tr w:rsidR="00840AD5" w14:paraId="17E68BC2" w14:textId="77777777" w:rsidTr="00B8427C">
        <w:tc>
          <w:tcPr>
            <w:tcW w:w="1416" w:type="pct"/>
            <w:tcMar>
              <w:top w:w="100" w:type="dxa"/>
              <w:left w:w="120" w:type="dxa"/>
              <w:bottom w:w="100" w:type="dxa"/>
              <w:right w:w="120" w:type="dxa"/>
            </w:tcMar>
          </w:tcPr>
          <w:p w14:paraId="3FC4AA77"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76CC6F31" w14:textId="77777777" w:rsidR="00840AD5" w:rsidRDefault="00840AD5" w:rsidP="002F06A4">
            <w:r>
              <w:rPr>
                <w:rFonts w:eastAsia="Times New Roman"/>
              </w:rPr>
              <w:t>Bao gồm các giao dịch được ghi nhận trên Tài khoản thanh toán. Loại trừ:</w:t>
            </w:r>
          </w:p>
          <w:p w14:paraId="1BD2B472" w14:textId="77777777" w:rsidR="00840AD5" w:rsidRPr="002F06A4" w:rsidRDefault="00840AD5" w:rsidP="00840AD5">
            <w:pPr>
              <w:pStyle w:val="ListParagraph"/>
              <w:numPr>
                <w:ilvl w:val="0"/>
                <w:numId w:val="68"/>
              </w:numPr>
              <w:contextualSpacing w:val="0"/>
              <w:jc w:val="left"/>
            </w:pPr>
            <w:r w:rsidRPr="002F06A4">
              <w:rPr>
                <w:rFonts w:eastAsia="Times New Roman"/>
                <w:bCs/>
              </w:rPr>
              <w:t>Giao dịch trả lãi/phí</w:t>
            </w:r>
          </w:p>
          <w:p w14:paraId="7D6146D0" w14:textId="77777777" w:rsidR="00840AD5" w:rsidRDefault="00840AD5" w:rsidP="00840AD5">
            <w:pPr>
              <w:pStyle w:val="ListParagraph"/>
              <w:numPr>
                <w:ilvl w:val="0"/>
                <w:numId w:val="68"/>
              </w:numPr>
              <w:contextualSpacing w:val="0"/>
              <w:jc w:val="left"/>
            </w:pPr>
            <w:r w:rsidRPr="002F06A4">
              <w:rPr>
                <w:rFonts w:eastAsia="Times New Roman"/>
                <w:bCs/>
              </w:rPr>
              <w:t>Giao dịch bị hủy</w:t>
            </w:r>
          </w:p>
        </w:tc>
      </w:tr>
      <w:tr w:rsidR="00840AD5" w14:paraId="5935A236" w14:textId="77777777" w:rsidTr="00B8427C">
        <w:tc>
          <w:tcPr>
            <w:tcW w:w="5000" w:type="pct"/>
            <w:gridSpan w:val="2"/>
            <w:shd w:val="clear" w:color="auto" w:fill="D9D9D9"/>
            <w:tcMar>
              <w:top w:w="100" w:type="dxa"/>
              <w:left w:w="120" w:type="dxa"/>
              <w:bottom w:w="100" w:type="dxa"/>
              <w:right w:w="120" w:type="dxa"/>
            </w:tcMar>
          </w:tcPr>
          <w:p w14:paraId="028C3E10" w14:textId="77777777" w:rsidR="00840AD5" w:rsidRDefault="00840AD5" w:rsidP="002F06A4">
            <w:r>
              <w:rPr>
                <w:rFonts w:eastAsia="Times New Roman"/>
                <w:b/>
                <w:bCs/>
              </w:rPr>
              <w:lastRenderedPageBreak/>
              <w:t>Điều kiện cảnh báo</w:t>
            </w:r>
          </w:p>
        </w:tc>
      </w:tr>
      <w:tr w:rsidR="00840AD5" w14:paraId="0E7878B8" w14:textId="77777777" w:rsidTr="00B8427C">
        <w:tc>
          <w:tcPr>
            <w:tcW w:w="5000" w:type="pct"/>
            <w:gridSpan w:val="2"/>
            <w:shd w:val="clear" w:color="auto" w:fill="F2F2F2"/>
            <w:tcMar>
              <w:top w:w="100" w:type="dxa"/>
              <w:left w:w="120" w:type="dxa"/>
              <w:bottom w:w="100" w:type="dxa"/>
              <w:right w:w="120" w:type="dxa"/>
            </w:tcMar>
          </w:tcPr>
          <w:p w14:paraId="799CC683" w14:textId="77777777" w:rsidR="00840AD5" w:rsidRDefault="00840AD5" w:rsidP="002F06A4">
            <w:r>
              <w:rPr>
                <w:rFonts w:eastAsia="Times New Roman"/>
                <w:b/>
                <w:bCs/>
              </w:rPr>
              <w:t>Thời gian thực hiện cảnh báo</w:t>
            </w:r>
          </w:p>
        </w:tc>
      </w:tr>
      <w:tr w:rsidR="00840AD5" w14:paraId="4DA58E01" w14:textId="77777777" w:rsidTr="00B8427C">
        <w:tc>
          <w:tcPr>
            <w:tcW w:w="1416" w:type="pct"/>
            <w:tcMar>
              <w:top w:w="100" w:type="dxa"/>
              <w:left w:w="120" w:type="dxa"/>
              <w:bottom w:w="100" w:type="dxa"/>
              <w:right w:w="120" w:type="dxa"/>
            </w:tcMar>
          </w:tcPr>
          <w:p w14:paraId="3EBBD853"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4766CBCF" w14:textId="77777777" w:rsidR="00840AD5" w:rsidRDefault="00840AD5" w:rsidP="002F06A4">
            <w:r>
              <w:rPr>
                <w:rFonts w:eastAsia="Times New Roman"/>
              </w:rPr>
              <w:t>7 ngày</w:t>
            </w:r>
          </w:p>
        </w:tc>
      </w:tr>
      <w:tr w:rsidR="00840AD5" w14:paraId="36541668" w14:textId="77777777" w:rsidTr="00B8427C">
        <w:tc>
          <w:tcPr>
            <w:tcW w:w="1416" w:type="pct"/>
            <w:tcMar>
              <w:top w:w="100" w:type="dxa"/>
              <w:left w:w="120" w:type="dxa"/>
              <w:bottom w:w="100" w:type="dxa"/>
              <w:right w:w="120" w:type="dxa"/>
            </w:tcMar>
          </w:tcPr>
          <w:p w14:paraId="634592FB"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7F24801F" w14:textId="77777777" w:rsidR="00840AD5" w:rsidRDefault="00840AD5" w:rsidP="002F06A4">
            <w:r>
              <w:rPr>
                <w:rFonts w:eastAsia="Times New Roman"/>
              </w:rPr>
              <w:t>14 ngày (từ ngày T-14 đến T-1)</w:t>
            </w:r>
          </w:p>
        </w:tc>
      </w:tr>
      <w:tr w:rsidR="00840AD5" w14:paraId="4F146E06" w14:textId="77777777" w:rsidTr="00B8427C">
        <w:tc>
          <w:tcPr>
            <w:tcW w:w="5000" w:type="pct"/>
            <w:gridSpan w:val="2"/>
            <w:shd w:val="clear" w:color="auto" w:fill="F2F2F2"/>
            <w:tcMar>
              <w:top w:w="100" w:type="dxa"/>
              <w:left w:w="120" w:type="dxa"/>
              <w:bottom w:w="100" w:type="dxa"/>
              <w:right w:w="120" w:type="dxa"/>
            </w:tcMar>
          </w:tcPr>
          <w:p w14:paraId="52EC520C" w14:textId="77777777" w:rsidR="00840AD5" w:rsidRDefault="00840AD5" w:rsidP="002F06A4">
            <w:r>
              <w:rPr>
                <w:rFonts w:eastAsia="Times New Roman"/>
                <w:b/>
                <w:bCs/>
              </w:rPr>
              <w:t>Các điều kiện của kịch bản</w:t>
            </w:r>
          </w:p>
        </w:tc>
      </w:tr>
      <w:tr w:rsidR="00840AD5" w14:paraId="278F177C" w14:textId="77777777" w:rsidTr="00B8427C">
        <w:tc>
          <w:tcPr>
            <w:tcW w:w="5000" w:type="pct"/>
            <w:gridSpan w:val="2"/>
            <w:tcMar>
              <w:top w:w="100" w:type="dxa"/>
              <w:left w:w="120" w:type="dxa"/>
              <w:bottom w:w="100" w:type="dxa"/>
              <w:right w:w="120" w:type="dxa"/>
            </w:tcMar>
          </w:tcPr>
          <w:p w14:paraId="5DCDC9F3" w14:textId="77777777" w:rsidR="00840AD5" w:rsidRDefault="00840AD5" w:rsidP="002F06A4">
            <w:r>
              <w:rPr>
                <w:rFonts w:eastAsia="Times New Roman"/>
              </w:rPr>
              <w:t>Điều kiện 1: Tổng giá trị giao dịch (ghi Nợ và ghi Có) với khu vực địa lý có rủi ro cao trong chu kỳ ≥ 1 tỷ VND (giá trị quy đổi) VÀ</w:t>
            </w:r>
          </w:p>
          <w:p w14:paraId="3AC94D17" w14:textId="77777777" w:rsidR="00840AD5" w:rsidRDefault="00840AD5" w:rsidP="00840AD5">
            <w:pPr>
              <w:pStyle w:val="ListParagraph"/>
              <w:numPr>
                <w:ilvl w:val="0"/>
                <w:numId w:val="68"/>
              </w:numPr>
              <w:contextualSpacing w:val="0"/>
              <w:jc w:val="left"/>
            </w:pPr>
            <w:r>
              <w:rPr>
                <w:rFonts w:eastAsia="Times New Roman"/>
                <w:b/>
                <w:bCs/>
              </w:rPr>
              <w:t>Trường hợp 1:</w:t>
            </w:r>
          </w:p>
          <w:p w14:paraId="579F2EB7" w14:textId="77777777" w:rsidR="00840AD5" w:rsidRDefault="00840AD5" w:rsidP="00840AD5">
            <w:pPr>
              <w:pStyle w:val="ListParagraph"/>
              <w:numPr>
                <w:ilvl w:val="1"/>
                <w:numId w:val="68"/>
              </w:numPr>
              <w:contextualSpacing w:val="0"/>
              <w:jc w:val="left"/>
            </w:pPr>
            <w:r>
              <w:rPr>
                <w:rFonts w:eastAsia="Times New Roman"/>
              </w:rPr>
              <w:t>Điều kiện 2: Tổng số lượng giao dịch (ghi Nợ và ghi Có) với khu vực địa lý có rủi ro rất cao ≥ 1 giao dịch VÀ</w:t>
            </w:r>
          </w:p>
          <w:p w14:paraId="10D007A3" w14:textId="77777777" w:rsidR="00840AD5" w:rsidRDefault="00840AD5" w:rsidP="00840AD5">
            <w:pPr>
              <w:pStyle w:val="ListParagraph"/>
              <w:numPr>
                <w:ilvl w:val="1"/>
                <w:numId w:val="68"/>
              </w:numPr>
              <w:contextualSpacing w:val="0"/>
              <w:jc w:val="left"/>
            </w:pPr>
            <w:r>
              <w:rPr>
                <w:rFonts w:eastAsia="Times New Roman"/>
              </w:rPr>
              <w:t>Điều kiện 3: Tổng giá trị giao dịch (ghi Nợ và ghi Có) với khu vực địa lý có rủi ro rất cao ≥ 1 tỷ VND (giá trị quy đổi)</w:t>
            </w:r>
          </w:p>
          <w:p w14:paraId="17C1B3EF" w14:textId="77777777" w:rsidR="00840AD5" w:rsidRDefault="00840AD5" w:rsidP="00840AD5">
            <w:pPr>
              <w:pStyle w:val="ListParagraph"/>
              <w:numPr>
                <w:ilvl w:val="0"/>
                <w:numId w:val="68"/>
              </w:numPr>
              <w:contextualSpacing w:val="0"/>
              <w:jc w:val="left"/>
            </w:pPr>
            <w:r>
              <w:rPr>
                <w:rFonts w:eastAsia="Times New Roman"/>
                <w:b/>
                <w:bCs/>
              </w:rPr>
              <w:t>Trường hợp 2:</w:t>
            </w:r>
          </w:p>
          <w:p w14:paraId="7D20A8BE" w14:textId="77777777" w:rsidR="00840AD5" w:rsidRDefault="00840AD5" w:rsidP="00840AD5">
            <w:pPr>
              <w:pStyle w:val="ListParagraph"/>
              <w:numPr>
                <w:ilvl w:val="1"/>
                <w:numId w:val="68"/>
              </w:numPr>
              <w:contextualSpacing w:val="0"/>
              <w:jc w:val="left"/>
            </w:pPr>
            <w:r>
              <w:rPr>
                <w:rFonts w:eastAsia="Times New Roman"/>
              </w:rPr>
              <w:t>Điều kiện 2: Tổng số lượng giao dịch (ghi Nợ và ghi Có) với khu vực địa lý có rủi ro cao ≥ 3 giao dịch VÀ</w:t>
            </w:r>
          </w:p>
          <w:p w14:paraId="68F687D1" w14:textId="77777777" w:rsidR="00840AD5" w:rsidRDefault="00840AD5" w:rsidP="00840AD5">
            <w:pPr>
              <w:pStyle w:val="ListParagraph"/>
              <w:numPr>
                <w:ilvl w:val="1"/>
                <w:numId w:val="68"/>
              </w:numPr>
              <w:contextualSpacing w:val="0"/>
              <w:jc w:val="left"/>
            </w:pPr>
            <w:r>
              <w:rPr>
                <w:rFonts w:eastAsia="Times New Roman"/>
              </w:rPr>
              <w:t>Điều kiện 3: Tổng giá trị giao dịch (ghi Nợ và ghi Có) với khu vực địa lý có rủi ro cao ≥ 2,5 tỷ VND quy đổi</w:t>
            </w:r>
          </w:p>
          <w:p w14:paraId="54C5546F" w14:textId="77777777" w:rsidR="00840AD5" w:rsidRDefault="00840AD5" w:rsidP="00840AD5">
            <w:pPr>
              <w:pStyle w:val="ListParagraph"/>
              <w:numPr>
                <w:ilvl w:val="0"/>
                <w:numId w:val="68"/>
              </w:numPr>
              <w:contextualSpacing w:val="0"/>
              <w:jc w:val="left"/>
            </w:pPr>
            <w:r>
              <w:rPr>
                <w:rFonts w:eastAsia="Times New Roman"/>
                <w:b/>
                <w:bCs/>
              </w:rPr>
              <w:t>Trường hợp 3:</w:t>
            </w:r>
          </w:p>
          <w:p w14:paraId="31451BAA" w14:textId="77777777" w:rsidR="00840AD5" w:rsidRDefault="00840AD5" w:rsidP="00840AD5">
            <w:pPr>
              <w:pStyle w:val="ListParagraph"/>
              <w:numPr>
                <w:ilvl w:val="1"/>
                <w:numId w:val="68"/>
              </w:numPr>
              <w:contextualSpacing w:val="0"/>
              <w:jc w:val="left"/>
            </w:pPr>
            <w:r>
              <w:rPr>
                <w:rFonts w:eastAsia="Times New Roman"/>
              </w:rPr>
              <w:t>Điều kiện 2: Tổng số lượng giao dịch (ghi Nợ và ghi Có) với khu vực địa lý có rủi ro cao ≥ 2 giao dịch VÀ</w:t>
            </w:r>
          </w:p>
          <w:p w14:paraId="43430D78" w14:textId="77777777" w:rsidR="00840AD5" w:rsidRDefault="00840AD5" w:rsidP="00840AD5">
            <w:pPr>
              <w:pStyle w:val="ListParagraph"/>
              <w:numPr>
                <w:ilvl w:val="1"/>
                <w:numId w:val="68"/>
              </w:numPr>
              <w:contextualSpacing w:val="0"/>
              <w:jc w:val="left"/>
            </w:pPr>
            <w:r>
              <w:rPr>
                <w:rFonts w:eastAsia="Times New Roman"/>
              </w:rPr>
              <w:t>Điều kiện 3: Tổng giá trị giao dịch (ghi Nợ và ghi Có) với khu vực địa lý có rủi ro cao ≥ 1,5 tỷ VND quy đổi VÀ</w:t>
            </w:r>
          </w:p>
          <w:p w14:paraId="7E687DB8" w14:textId="77777777" w:rsidR="00840AD5" w:rsidRDefault="00840AD5" w:rsidP="00840AD5">
            <w:pPr>
              <w:pStyle w:val="ListParagraph"/>
              <w:numPr>
                <w:ilvl w:val="1"/>
                <w:numId w:val="68"/>
              </w:numPr>
              <w:contextualSpacing w:val="0"/>
              <w:jc w:val="left"/>
            </w:pPr>
            <w:r>
              <w:rPr>
                <w:rFonts w:eastAsia="Times New Roman"/>
              </w:rPr>
              <w:t>Điều kiện 4: Tỷ lệ tổng giá trị giao dịch (ghi Nợ và ghi Có) HRG/ Tổng giá trị tất cả các giao dịch (ghi Nợ và ghi Có) ≥ 50%</w:t>
            </w:r>
          </w:p>
          <w:p w14:paraId="09AC06D7" w14:textId="77777777" w:rsidR="00840AD5" w:rsidRDefault="00840AD5" w:rsidP="002F06A4">
            <w:commentRangeStart w:id="1173"/>
            <w:commentRangeStart w:id="1174"/>
            <w:r>
              <w:rPr>
                <w:rFonts w:eastAsia="Times New Roman"/>
                <w:i/>
                <w:iCs/>
                <w:color w:val="595959"/>
              </w:rPr>
              <w:t>* MSB cung cấp thông tin danh sách khu vực địa lý có rủi ro cao</w:t>
            </w:r>
            <w:commentRangeEnd w:id="1173"/>
            <w:r w:rsidR="006C4C9A">
              <w:rPr>
                <w:rStyle w:val="CommentReference"/>
              </w:rPr>
              <w:commentReference w:id="1173"/>
            </w:r>
            <w:commentRangeEnd w:id="1174"/>
            <w:r>
              <w:rPr>
                <w:rStyle w:val="CommentReference"/>
              </w:rPr>
              <w:commentReference w:id="1174"/>
            </w:r>
          </w:p>
        </w:tc>
      </w:tr>
    </w:tbl>
    <w:p w14:paraId="3784BE6C" w14:textId="50EA2A12" w:rsidR="00840AD5" w:rsidRDefault="00840AD5" w:rsidP="00840AD5">
      <w:pPr>
        <w:pStyle w:val="Heading3"/>
      </w:pPr>
      <w:bookmarkStart w:id="1175" w:name="scn_AML-02"/>
      <w:r>
        <w:t>AML-02: Giao dịch có rủi ro cao: Đối tượng có rủi ro cao trọng tâm</w:t>
      </w:r>
      <w:bookmarkEnd w:id="117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3AFB9603" w14:textId="77777777" w:rsidTr="00B8427C">
        <w:trPr>
          <w:tblHeader/>
        </w:trPr>
        <w:tc>
          <w:tcPr>
            <w:tcW w:w="1416" w:type="pct"/>
            <w:shd w:val="clear" w:color="auto" w:fill="1F3864"/>
            <w:tcMar>
              <w:top w:w="100" w:type="dxa"/>
              <w:left w:w="120" w:type="dxa"/>
              <w:bottom w:w="100" w:type="dxa"/>
              <w:right w:w="120" w:type="dxa"/>
            </w:tcMar>
          </w:tcPr>
          <w:p w14:paraId="7A8A0EEC" w14:textId="77777777" w:rsidR="00840AD5" w:rsidRDefault="00840AD5" w:rsidP="002F06A4">
            <w:r>
              <w:rPr>
                <w:rFonts w:eastAsia="Times New Roman"/>
                <w:b/>
                <w:bCs/>
                <w:color w:val="FFFFFF"/>
              </w:rPr>
              <w:lastRenderedPageBreak/>
              <w:t>Mục</w:t>
            </w:r>
          </w:p>
        </w:tc>
        <w:tc>
          <w:tcPr>
            <w:tcW w:w="3584" w:type="pct"/>
            <w:shd w:val="clear" w:color="auto" w:fill="1F3864"/>
            <w:tcMar>
              <w:top w:w="100" w:type="dxa"/>
              <w:left w:w="120" w:type="dxa"/>
              <w:bottom w:w="100" w:type="dxa"/>
              <w:right w:w="120" w:type="dxa"/>
            </w:tcMar>
          </w:tcPr>
          <w:p w14:paraId="1D6B5DD6" w14:textId="77777777" w:rsidR="00840AD5" w:rsidRDefault="00840AD5" w:rsidP="002F06A4">
            <w:r>
              <w:rPr>
                <w:rFonts w:eastAsia="Times New Roman"/>
                <w:b/>
                <w:bCs/>
                <w:color w:val="FFFFFF"/>
              </w:rPr>
              <w:t>Nội dung</w:t>
            </w:r>
          </w:p>
        </w:tc>
      </w:tr>
      <w:tr w:rsidR="00840AD5" w14:paraId="335B57C8" w14:textId="77777777" w:rsidTr="00B8427C">
        <w:tc>
          <w:tcPr>
            <w:tcW w:w="1416" w:type="pct"/>
            <w:tcMar>
              <w:top w:w="100" w:type="dxa"/>
              <w:left w:w="120" w:type="dxa"/>
              <w:bottom w:w="100" w:type="dxa"/>
              <w:right w:w="120" w:type="dxa"/>
            </w:tcMar>
          </w:tcPr>
          <w:p w14:paraId="60B6BE90"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5DB99378" w14:textId="77777777" w:rsidR="00840AD5" w:rsidRDefault="00840AD5" w:rsidP="002F06A4">
            <w:r>
              <w:rPr>
                <w:rFonts w:eastAsia="Times New Roman"/>
              </w:rPr>
              <w:t>Giám sát Khách hàng có rủi ro cao thực hiện một số loại giao dịch trong một khoảng thời gian nhất định theo các điều kiện của kịch bản.</w:t>
            </w:r>
          </w:p>
        </w:tc>
      </w:tr>
      <w:tr w:rsidR="00840AD5" w14:paraId="004AED1F" w14:textId="77777777" w:rsidTr="00B8427C">
        <w:tc>
          <w:tcPr>
            <w:tcW w:w="5000" w:type="pct"/>
            <w:gridSpan w:val="2"/>
            <w:shd w:val="clear" w:color="auto" w:fill="D9D9D9"/>
            <w:tcMar>
              <w:top w:w="100" w:type="dxa"/>
              <w:left w:w="120" w:type="dxa"/>
              <w:bottom w:w="100" w:type="dxa"/>
              <w:right w:w="120" w:type="dxa"/>
            </w:tcMar>
          </w:tcPr>
          <w:p w14:paraId="524370CB" w14:textId="77777777" w:rsidR="00840AD5" w:rsidRDefault="00840AD5" w:rsidP="002F06A4">
            <w:r>
              <w:rPr>
                <w:rFonts w:eastAsia="Times New Roman"/>
                <w:b/>
                <w:bCs/>
              </w:rPr>
              <w:t>Phạm vi kịch bản</w:t>
            </w:r>
          </w:p>
        </w:tc>
      </w:tr>
      <w:tr w:rsidR="00840AD5" w14:paraId="6573DF00" w14:textId="77777777" w:rsidTr="00B8427C">
        <w:tc>
          <w:tcPr>
            <w:tcW w:w="1416" w:type="pct"/>
            <w:tcMar>
              <w:top w:w="100" w:type="dxa"/>
              <w:left w:w="120" w:type="dxa"/>
              <w:bottom w:w="100" w:type="dxa"/>
              <w:right w:w="120" w:type="dxa"/>
            </w:tcMar>
          </w:tcPr>
          <w:p w14:paraId="55777BC7"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63D46000" w14:textId="77777777" w:rsidR="00840AD5" w:rsidRDefault="00840AD5" w:rsidP="002F06A4">
            <w:r>
              <w:rPr>
                <w:rFonts w:eastAsia="Times New Roman"/>
              </w:rPr>
              <w:t>Khách hàng</w:t>
            </w:r>
          </w:p>
        </w:tc>
      </w:tr>
      <w:tr w:rsidR="00840AD5" w14:paraId="5EB0395F" w14:textId="77777777" w:rsidTr="00B8427C">
        <w:tc>
          <w:tcPr>
            <w:tcW w:w="1416" w:type="pct"/>
            <w:tcMar>
              <w:top w:w="100" w:type="dxa"/>
              <w:left w:w="120" w:type="dxa"/>
              <w:bottom w:w="100" w:type="dxa"/>
              <w:right w:w="120" w:type="dxa"/>
            </w:tcMar>
          </w:tcPr>
          <w:p w14:paraId="293EFEA2"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70BB5B73" w14:textId="77777777" w:rsidR="00840AD5" w:rsidRDefault="00840AD5" w:rsidP="002F06A4">
            <w:r>
              <w:rPr>
                <w:rFonts w:eastAsia="Times New Roman"/>
              </w:rPr>
              <w:t>Khách hàng cá nhân, Khách hàng tổ chức.</w:t>
            </w:r>
          </w:p>
        </w:tc>
      </w:tr>
      <w:tr w:rsidR="00840AD5" w14:paraId="74062AD9" w14:textId="77777777" w:rsidTr="00B8427C">
        <w:tc>
          <w:tcPr>
            <w:tcW w:w="1416" w:type="pct"/>
            <w:tcMar>
              <w:top w:w="100" w:type="dxa"/>
              <w:left w:w="120" w:type="dxa"/>
              <w:bottom w:w="100" w:type="dxa"/>
              <w:right w:w="120" w:type="dxa"/>
            </w:tcMar>
          </w:tcPr>
          <w:p w14:paraId="2995CF40"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733C86A4" w14:textId="77777777" w:rsidR="00840AD5" w:rsidRDefault="00840AD5" w:rsidP="002F06A4">
            <w:r>
              <w:rPr>
                <w:rFonts w:eastAsia="Times New Roman"/>
              </w:rPr>
              <w:t>Tài khoản thanh toán</w:t>
            </w:r>
          </w:p>
        </w:tc>
      </w:tr>
      <w:tr w:rsidR="00840AD5" w14:paraId="5D16E95C" w14:textId="77777777" w:rsidTr="00B8427C">
        <w:tc>
          <w:tcPr>
            <w:tcW w:w="1416" w:type="pct"/>
            <w:tcMar>
              <w:top w:w="100" w:type="dxa"/>
              <w:left w:w="120" w:type="dxa"/>
              <w:bottom w:w="100" w:type="dxa"/>
              <w:right w:w="120" w:type="dxa"/>
            </w:tcMar>
          </w:tcPr>
          <w:p w14:paraId="2BA6CEFA"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395F284F" w14:textId="77777777" w:rsidR="00840AD5" w:rsidRPr="00442943" w:rsidRDefault="00840AD5" w:rsidP="002F06A4">
            <w:r>
              <w:rPr>
                <w:rFonts w:eastAsia="Times New Roman"/>
              </w:rPr>
              <w:t>Bao gồm các giao dịch được ghi nhận trên Tài khoản thanh toán. Loại trừ:</w:t>
            </w:r>
          </w:p>
          <w:p w14:paraId="129A3039" w14:textId="77777777" w:rsidR="00840AD5" w:rsidRPr="00442943" w:rsidRDefault="00840AD5" w:rsidP="00840AD5">
            <w:pPr>
              <w:pStyle w:val="ListParagraph"/>
              <w:numPr>
                <w:ilvl w:val="0"/>
                <w:numId w:val="68"/>
              </w:numPr>
              <w:contextualSpacing w:val="0"/>
              <w:jc w:val="left"/>
            </w:pPr>
            <w:r w:rsidRPr="00442943">
              <w:rPr>
                <w:rFonts w:eastAsia="Times New Roman"/>
                <w:bCs/>
              </w:rPr>
              <w:t>Giao dịch trả lãi/phí</w:t>
            </w:r>
          </w:p>
          <w:p w14:paraId="4038C629" w14:textId="77777777" w:rsidR="00840AD5" w:rsidRDefault="00840AD5" w:rsidP="00840AD5">
            <w:pPr>
              <w:pStyle w:val="ListParagraph"/>
              <w:numPr>
                <w:ilvl w:val="0"/>
                <w:numId w:val="68"/>
              </w:numPr>
              <w:contextualSpacing w:val="0"/>
              <w:jc w:val="left"/>
            </w:pPr>
            <w:r w:rsidRPr="00442943">
              <w:rPr>
                <w:rFonts w:eastAsia="Times New Roman"/>
                <w:bCs/>
              </w:rPr>
              <w:t>Giao dịch bị hủy</w:t>
            </w:r>
          </w:p>
        </w:tc>
      </w:tr>
      <w:tr w:rsidR="00840AD5" w14:paraId="437E9B67" w14:textId="77777777" w:rsidTr="00B8427C">
        <w:tc>
          <w:tcPr>
            <w:tcW w:w="5000" w:type="pct"/>
            <w:gridSpan w:val="2"/>
            <w:shd w:val="clear" w:color="auto" w:fill="D9D9D9"/>
            <w:tcMar>
              <w:top w:w="100" w:type="dxa"/>
              <w:left w:w="120" w:type="dxa"/>
              <w:bottom w:w="100" w:type="dxa"/>
              <w:right w:w="120" w:type="dxa"/>
            </w:tcMar>
          </w:tcPr>
          <w:p w14:paraId="53035FCA" w14:textId="77777777" w:rsidR="00840AD5" w:rsidRDefault="00840AD5" w:rsidP="002F06A4">
            <w:r>
              <w:rPr>
                <w:rFonts w:eastAsia="Times New Roman"/>
                <w:b/>
                <w:bCs/>
              </w:rPr>
              <w:t>Điều kiện cảnh báo</w:t>
            </w:r>
          </w:p>
        </w:tc>
      </w:tr>
      <w:tr w:rsidR="00840AD5" w14:paraId="44855C94" w14:textId="77777777" w:rsidTr="00B8427C">
        <w:tc>
          <w:tcPr>
            <w:tcW w:w="5000" w:type="pct"/>
            <w:gridSpan w:val="2"/>
            <w:shd w:val="clear" w:color="auto" w:fill="F2F2F2"/>
            <w:tcMar>
              <w:top w:w="100" w:type="dxa"/>
              <w:left w:w="120" w:type="dxa"/>
              <w:bottom w:w="100" w:type="dxa"/>
              <w:right w:w="120" w:type="dxa"/>
            </w:tcMar>
          </w:tcPr>
          <w:p w14:paraId="6B1CA225" w14:textId="77777777" w:rsidR="00840AD5" w:rsidRDefault="00840AD5" w:rsidP="002F06A4">
            <w:r>
              <w:rPr>
                <w:rFonts w:eastAsia="Times New Roman"/>
                <w:b/>
                <w:bCs/>
              </w:rPr>
              <w:t>Thời gian thực hiện cảnh báo</w:t>
            </w:r>
          </w:p>
        </w:tc>
      </w:tr>
      <w:tr w:rsidR="00840AD5" w14:paraId="34AB0B12" w14:textId="77777777" w:rsidTr="00B8427C">
        <w:tc>
          <w:tcPr>
            <w:tcW w:w="1416" w:type="pct"/>
            <w:tcMar>
              <w:top w:w="100" w:type="dxa"/>
              <w:left w:w="120" w:type="dxa"/>
              <w:bottom w:w="100" w:type="dxa"/>
              <w:right w:w="120" w:type="dxa"/>
            </w:tcMar>
          </w:tcPr>
          <w:p w14:paraId="4B3D6C69"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0E74DF66" w14:textId="77777777" w:rsidR="00840AD5" w:rsidRDefault="00840AD5" w:rsidP="002F06A4">
            <w:r>
              <w:rPr>
                <w:rFonts w:eastAsia="Times New Roman"/>
              </w:rPr>
              <w:t>7 ngày</w:t>
            </w:r>
          </w:p>
        </w:tc>
      </w:tr>
      <w:tr w:rsidR="00840AD5" w14:paraId="6E26B87B" w14:textId="77777777" w:rsidTr="00B8427C">
        <w:tc>
          <w:tcPr>
            <w:tcW w:w="1416" w:type="pct"/>
            <w:tcMar>
              <w:top w:w="100" w:type="dxa"/>
              <w:left w:w="120" w:type="dxa"/>
              <w:bottom w:w="100" w:type="dxa"/>
              <w:right w:w="120" w:type="dxa"/>
            </w:tcMar>
          </w:tcPr>
          <w:p w14:paraId="20D4822A"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139249D2" w14:textId="77777777" w:rsidR="00840AD5" w:rsidRDefault="00840AD5" w:rsidP="002F06A4">
            <w:r>
              <w:rPr>
                <w:rFonts w:eastAsia="Times New Roman"/>
              </w:rPr>
              <w:t>14 ngày (từ ngày T-14 đến T-1)</w:t>
            </w:r>
          </w:p>
        </w:tc>
      </w:tr>
      <w:tr w:rsidR="00840AD5" w14:paraId="7746A593" w14:textId="77777777" w:rsidTr="00B8427C">
        <w:tc>
          <w:tcPr>
            <w:tcW w:w="5000" w:type="pct"/>
            <w:gridSpan w:val="2"/>
            <w:shd w:val="clear" w:color="auto" w:fill="F2F2F2"/>
            <w:tcMar>
              <w:top w:w="100" w:type="dxa"/>
              <w:left w:w="120" w:type="dxa"/>
              <w:bottom w:w="100" w:type="dxa"/>
              <w:right w:w="120" w:type="dxa"/>
            </w:tcMar>
          </w:tcPr>
          <w:p w14:paraId="5E80338E" w14:textId="77777777" w:rsidR="00840AD5" w:rsidRDefault="00840AD5" w:rsidP="002F06A4">
            <w:r>
              <w:rPr>
                <w:rFonts w:eastAsia="Times New Roman"/>
                <w:b/>
                <w:bCs/>
              </w:rPr>
              <w:t>Các điều kiện của kịch bản</w:t>
            </w:r>
          </w:p>
        </w:tc>
      </w:tr>
      <w:tr w:rsidR="00840AD5" w14:paraId="03A4695D" w14:textId="77777777" w:rsidTr="00B8427C">
        <w:tc>
          <w:tcPr>
            <w:tcW w:w="5000" w:type="pct"/>
            <w:gridSpan w:val="2"/>
            <w:tcMar>
              <w:top w:w="100" w:type="dxa"/>
              <w:left w:w="120" w:type="dxa"/>
              <w:bottom w:w="100" w:type="dxa"/>
              <w:right w:w="120" w:type="dxa"/>
            </w:tcMar>
          </w:tcPr>
          <w:p w14:paraId="6C4AF42E" w14:textId="77777777" w:rsidR="00840AD5" w:rsidRDefault="00840AD5" w:rsidP="002F06A4">
            <w:r>
              <w:rPr>
                <w:rFonts w:eastAsia="Times New Roman"/>
              </w:rPr>
              <w:t>Điều kiện 1: Ngưỡng rủi ro thực tế của Khách hàng thực hiện các giao dịch ≥ Ngưỡng rủi ro hiệu quả (Effctv Risk Lvl) VÀ</w:t>
            </w:r>
          </w:p>
          <w:p w14:paraId="12868B9D" w14:textId="77777777" w:rsidR="00840AD5" w:rsidRDefault="00840AD5" w:rsidP="002F06A4">
            <w:r>
              <w:rPr>
                <w:rFonts w:eastAsia="Times New Roman"/>
              </w:rPr>
              <w:t>Điều kiện 2: Tổng giá trị giao dịch ghi Nợ và ghi Có ≥ KHCN: 2 tỷ, KHTC: 5 tỷ VND (giá trị quy đổi) VÀ</w:t>
            </w:r>
          </w:p>
          <w:p w14:paraId="4EA6C619" w14:textId="77777777" w:rsidR="00840AD5" w:rsidRDefault="00840AD5" w:rsidP="002F06A4">
            <w:r>
              <w:rPr>
                <w:rFonts w:eastAsia="Times New Roman"/>
              </w:rPr>
              <w:t>Điều kiện 3: Tổng số giao dịch ghi Nợ và ghi Có ≥ 15 giao dịch VÀ</w:t>
            </w:r>
          </w:p>
          <w:p w14:paraId="6F0A9288" w14:textId="54068439" w:rsidR="00840AD5" w:rsidRDefault="00840AD5" w:rsidP="002F06A4">
            <w:commentRangeStart w:id="1176"/>
            <w:commentRangeStart w:id="1177"/>
            <w:r>
              <w:rPr>
                <w:rFonts w:eastAsia="Times New Roman"/>
                <w:i/>
                <w:iCs/>
                <w:color w:val="595959"/>
              </w:rPr>
              <w:t xml:space="preserve">*Ngưỡng rủi ro hiệu quả (Effctv Risk Lvl) </w:t>
            </w:r>
            <w:r w:rsidR="006C4C9A">
              <w:rPr>
                <w:rFonts w:eastAsia="Times New Roman"/>
                <w:i/>
                <w:iCs/>
                <w:color w:val="595959"/>
              </w:rPr>
              <w:t xml:space="preserve">được quy đổi từ điểm rủi ro của Khách hàng tại phân hệ KYC theo nguyên tắc: </w:t>
            </w:r>
            <w:r w:rsidR="006C4C9A" w:rsidRPr="006C4C9A">
              <w:rPr>
                <w:rFonts w:eastAsia="Times New Roman"/>
                <w:i/>
                <w:iCs/>
                <w:color w:val="595959"/>
              </w:rPr>
              <w:t>KH có điểm rủi ro</w:t>
            </w:r>
            <w:r w:rsidR="006C4C9A">
              <w:rPr>
                <w:rFonts w:eastAsia="Times New Roman"/>
                <w:i/>
                <w:iCs/>
                <w:color w:val="595959"/>
              </w:rPr>
              <w:t xml:space="preserve"> </w:t>
            </w:r>
            <w:r w:rsidR="006C4C9A" w:rsidRPr="006C4C9A">
              <w:rPr>
                <w:rFonts w:eastAsia="Times New Roman"/>
                <w:i/>
                <w:iCs/>
                <w:color w:val="595959"/>
              </w:rPr>
              <w:t xml:space="preserve">&gt; 70 (ví dụ 70,01) khi chuyển sang </w:t>
            </w:r>
            <w:r w:rsidR="006C4C9A">
              <w:rPr>
                <w:rFonts w:eastAsia="Times New Roman"/>
                <w:i/>
                <w:iCs/>
                <w:color w:val="595959"/>
              </w:rPr>
              <w:t xml:space="preserve">phân hệ </w:t>
            </w:r>
            <w:r w:rsidR="006C4C9A" w:rsidRPr="006C4C9A">
              <w:rPr>
                <w:rFonts w:eastAsia="Times New Roman"/>
                <w:i/>
                <w:iCs/>
                <w:color w:val="595959"/>
              </w:rPr>
              <w:t xml:space="preserve">TM sẽ quy đổi thành </w:t>
            </w:r>
            <w:r w:rsidR="006C4C9A">
              <w:rPr>
                <w:rFonts w:eastAsia="Times New Roman"/>
                <w:i/>
                <w:iCs/>
                <w:color w:val="595959"/>
              </w:rPr>
              <w:t xml:space="preserve">10 </w:t>
            </w:r>
            <w:r w:rsidR="006C4C9A" w:rsidRPr="006C4C9A">
              <w:rPr>
                <w:rFonts w:eastAsia="Times New Roman"/>
                <w:i/>
                <w:iCs/>
                <w:color w:val="595959"/>
              </w:rPr>
              <w:t>điểm</w:t>
            </w:r>
            <w:r w:rsidR="006C4C9A">
              <w:rPr>
                <w:rFonts w:eastAsia="Times New Roman"/>
                <w:i/>
                <w:iCs/>
                <w:color w:val="595959"/>
              </w:rPr>
              <w:t>, KH có điểm rủi ro ≤ 70,00 điểm khi chuyển sang phân hệ TM sẽ quy đổi thành 0 điểm.</w:t>
            </w:r>
            <w:commentRangeEnd w:id="1176"/>
            <w:r w:rsidR="008C3ACD">
              <w:rPr>
                <w:rStyle w:val="CommentReference"/>
              </w:rPr>
              <w:commentReference w:id="1176"/>
            </w:r>
            <w:commentRangeEnd w:id="1177"/>
            <w:r>
              <w:rPr>
                <w:rStyle w:val="CommentReference"/>
              </w:rPr>
              <w:commentReference w:id="1177"/>
            </w:r>
          </w:p>
        </w:tc>
      </w:tr>
    </w:tbl>
    <w:p w14:paraId="556AD54C" w14:textId="6F3BDD47" w:rsidR="00840AD5" w:rsidRDefault="00840AD5" w:rsidP="00840AD5">
      <w:pPr>
        <w:pStyle w:val="Heading3"/>
      </w:pPr>
      <w:bookmarkStart w:id="1178" w:name="scn_AML-03"/>
      <w:r>
        <w:t>AML-03: Thay đổi đáng kể so với hoạt động trung bình trước đó</w:t>
      </w:r>
      <w:bookmarkEnd w:id="117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5ECF0043" w14:textId="77777777" w:rsidTr="00B8427C">
        <w:trPr>
          <w:tblHeader/>
        </w:trPr>
        <w:tc>
          <w:tcPr>
            <w:tcW w:w="1416" w:type="pct"/>
            <w:shd w:val="clear" w:color="auto" w:fill="1F3864"/>
            <w:tcMar>
              <w:top w:w="100" w:type="dxa"/>
              <w:left w:w="120" w:type="dxa"/>
              <w:bottom w:w="100" w:type="dxa"/>
              <w:right w:w="120" w:type="dxa"/>
            </w:tcMar>
          </w:tcPr>
          <w:p w14:paraId="7E85AD81" w14:textId="77777777" w:rsidR="00840AD5" w:rsidRDefault="00840AD5" w:rsidP="002F06A4">
            <w:r>
              <w:rPr>
                <w:rFonts w:eastAsia="Times New Roman"/>
                <w:b/>
                <w:bCs/>
                <w:color w:val="FFFFFF"/>
              </w:rPr>
              <w:lastRenderedPageBreak/>
              <w:t>Mục</w:t>
            </w:r>
          </w:p>
        </w:tc>
        <w:tc>
          <w:tcPr>
            <w:tcW w:w="3584" w:type="pct"/>
            <w:shd w:val="clear" w:color="auto" w:fill="1F3864"/>
            <w:tcMar>
              <w:top w:w="100" w:type="dxa"/>
              <w:left w:w="120" w:type="dxa"/>
              <w:bottom w:w="100" w:type="dxa"/>
              <w:right w:w="120" w:type="dxa"/>
            </w:tcMar>
          </w:tcPr>
          <w:p w14:paraId="695E3974" w14:textId="77777777" w:rsidR="00840AD5" w:rsidRDefault="00840AD5" w:rsidP="002F06A4">
            <w:r>
              <w:rPr>
                <w:rFonts w:eastAsia="Times New Roman"/>
                <w:b/>
                <w:bCs/>
                <w:color w:val="FFFFFF"/>
              </w:rPr>
              <w:t>Nội dung</w:t>
            </w:r>
          </w:p>
        </w:tc>
      </w:tr>
      <w:tr w:rsidR="00840AD5" w14:paraId="602CF1DD" w14:textId="77777777" w:rsidTr="00B8427C">
        <w:tc>
          <w:tcPr>
            <w:tcW w:w="1416" w:type="pct"/>
            <w:tcMar>
              <w:top w:w="100" w:type="dxa"/>
              <w:left w:w="120" w:type="dxa"/>
              <w:bottom w:w="100" w:type="dxa"/>
              <w:right w:w="120" w:type="dxa"/>
            </w:tcMar>
          </w:tcPr>
          <w:p w14:paraId="464A0479"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209A72A5" w14:textId="1FEACD40" w:rsidR="00840AD5" w:rsidRDefault="00840AD5" w:rsidP="002F06A4">
            <w:r>
              <w:rPr>
                <w:rFonts w:eastAsia="Times New Roman"/>
              </w:rPr>
              <w:t>Hệ thống phát hiện các trường hợp hoạt động của khách hàng trong tháng hiện tại tăng đáng kể so với mức hoạt động trung bình của các tháng trước đó. Việc đánh giá được thực hiện dựa trên hồ sơ hành vi, được xây dựng từ dữ liệu hoạt động lịch sử trong một khoảng thời gian xác định trong quá khứ.</w:t>
            </w:r>
          </w:p>
        </w:tc>
      </w:tr>
      <w:tr w:rsidR="00840AD5" w14:paraId="5300B24A" w14:textId="77777777" w:rsidTr="00B8427C">
        <w:tc>
          <w:tcPr>
            <w:tcW w:w="5000" w:type="pct"/>
            <w:gridSpan w:val="2"/>
            <w:shd w:val="clear" w:color="auto" w:fill="D9D9D9"/>
            <w:tcMar>
              <w:top w:w="100" w:type="dxa"/>
              <w:left w:w="120" w:type="dxa"/>
              <w:bottom w:w="100" w:type="dxa"/>
              <w:right w:w="120" w:type="dxa"/>
            </w:tcMar>
          </w:tcPr>
          <w:p w14:paraId="3747A7E4" w14:textId="77777777" w:rsidR="00840AD5" w:rsidRDefault="00840AD5" w:rsidP="002F06A4">
            <w:r>
              <w:rPr>
                <w:rFonts w:eastAsia="Times New Roman"/>
                <w:b/>
                <w:bCs/>
              </w:rPr>
              <w:t>Phạm vi kịch bản</w:t>
            </w:r>
          </w:p>
        </w:tc>
      </w:tr>
      <w:tr w:rsidR="00840AD5" w14:paraId="3FCE390A" w14:textId="77777777" w:rsidTr="00B8427C">
        <w:tc>
          <w:tcPr>
            <w:tcW w:w="1416" w:type="pct"/>
            <w:tcMar>
              <w:top w:w="100" w:type="dxa"/>
              <w:left w:w="120" w:type="dxa"/>
              <w:bottom w:w="100" w:type="dxa"/>
              <w:right w:w="120" w:type="dxa"/>
            </w:tcMar>
          </w:tcPr>
          <w:p w14:paraId="5CC4A044"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7E45334E" w14:textId="77777777" w:rsidR="00840AD5" w:rsidRDefault="00840AD5" w:rsidP="002F06A4">
            <w:r>
              <w:rPr>
                <w:rFonts w:eastAsia="Times New Roman"/>
              </w:rPr>
              <w:t>Khách hàng</w:t>
            </w:r>
          </w:p>
        </w:tc>
      </w:tr>
      <w:tr w:rsidR="00840AD5" w14:paraId="1F92CF3E" w14:textId="77777777" w:rsidTr="00B8427C">
        <w:tc>
          <w:tcPr>
            <w:tcW w:w="1416" w:type="pct"/>
            <w:tcMar>
              <w:top w:w="100" w:type="dxa"/>
              <w:left w:w="120" w:type="dxa"/>
              <w:bottom w:w="100" w:type="dxa"/>
              <w:right w:w="120" w:type="dxa"/>
            </w:tcMar>
          </w:tcPr>
          <w:p w14:paraId="656EF84B"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6D382FE8" w14:textId="77777777" w:rsidR="00840AD5" w:rsidRDefault="00840AD5" w:rsidP="002F06A4">
            <w:r>
              <w:rPr>
                <w:rFonts w:eastAsia="Times New Roman"/>
              </w:rPr>
              <w:t>Khách hàng cá nhân, Khách hàng tổ chức</w:t>
            </w:r>
          </w:p>
        </w:tc>
      </w:tr>
      <w:tr w:rsidR="00840AD5" w14:paraId="1B14449C" w14:textId="77777777" w:rsidTr="00B8427C">
        <w:tc>
          <w:tcPr>
            <w:tcW w:w="1416" w:type="pct"/>
            <w:tcMar>
              <w:top w:w="100" w:type="dxa"/>
              <w:left w:w="120" w:type="dxa"/>
              <w:bottom w:w="100" w:type="dxa"/>
              <w:right w:w="120" w:type="dxa"/>
            </w:tcMar>
          </w:tcPr>
          <w:p w14:paraId="5E255005"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587BA921" w14:textId="77777777" w:rsidR="00840AD5" w:rsidRDefault="00840AD5" w:rsidP="002F06A4">
            <w:r>
              <w:rPr>
                <w:rFonts w:eastAsia="Times New Roman"/>
              </w:rPr>
              <w:t>Tài khoản thanh toán</w:t>
            </w:r>
          </w:p>
        </w:tc>
      </w:tr>
      <w:tr w:rsidR="00840AD5" w14:paraId="774E85ED" w14:textId="77777777" w:rsidTr="00B8427C">
        <w:tc>
          <w:tcPr>
            <w:tcW w:w="1416" w:type="pct"/>
            <w:tcMar>
              <w:top w:w="100" w:type="dxa"/>
              <w:left w:w="120" w:type="dxa"/>
              <w:bottom w:w="100" w:type="dxa"/>
              <w:right w:w="120" w:type="dxa"/>
            </w:tcMar>
          </w:tcPr>
          <w:p w14:paraId="7398E48B"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4B849A76" w14:textId="77777777" w:rsidR="00840AD5" w:rsidRDefault="00840AD5" w:rsidP="002F06A4">
            <w:r>
              <w:rPr>
                <w:rFonts w:eastAsia="Times New Roman"/>
              </w:rPr>
              <w:t>Bao gồm các giao dịch được ghi nhận trên Tài khoản thanh toán. Loại trừ:</w:t>
            </w:r>
          </w:p>
          <w:p w14:paraId="15D67110" w14:textId="77777777" w:rsidR="00840AD5" w:rsidRPr="00FD1A30" w:rsidRDefault="00840AD5" w:rsidP="00840AD5">
            <w:pPr>
              <w:pStyle w:val="ListParagraph"/>
              <w:numPr>
                <w:ilvl w:val="0"/>
                <w:numId w:val="68"/>
              </w:numPr>
              <w:contextualSpacing w:val="0"/>
              <w:jc w:val="left"/>
            </w:pPr>
            <w:r w:rsidRPr="00FD1A30">
              <w:rPr>
                <w:rFonts w:eastAsia="Times New Roman"/>
                <w:bCs/>
              </w:rPr>
              <w:t>Giao dịch trả lãi/phí</w:t>
            </w:r>
          </w:p>
          <w:p w14:paraId="5EBC4276" w14:textId="77777777" w:rsidR="00840AD5" w:rsidRDefault="00840AD5" w:rsidP="00840AD5">
            <w:pPr>
              <w:pStyle w:val="ListParagraph"/>
              <w:numPr>
                <w:ilvl w:val="0"/>
                <w:numId w:val="68"/>
              </w:numPr>
              <w:contextualSpacing w:val="0"/>
              <w:jc w:val="left"/>
            </w:pPr>
            <w:r w:rsidRPr="00FD1A30">
              <w:rPr>
                <w:rFonts w:eastAsia="Times New Roman"/>
                <w:bCs/>
              </w:rPr>
              <w:t>Giao dịch bị hủy</w:t>
            </w:r>
          </w:p>
        </w:tc>
      </w:tr>
      <w:tr w:rsidR="00840AD5" w14:paraId="0CD7975D" w14:textId="77777777" w:rsidTr="00B8427C">
        <w:tc>
          <w:tcPr>
            <w:tcW w:w="5000" w:type="pct"/>
            <w:gridSpan w:val="2"/>
            <w:shd w:val="clear" w:color="auto" w:fill="D9D9D9"/>
            <w:tcMar>
              <w:top w:w="100" w:type="dxa"/>
              <w:left w:w="120" w:type="dxa"/>
              <w:bottom w:w="100" w:type="dxa"/>
              <w:right w:w="120" w:type="dxa"/>
            </w:tcMar>
          </w:tcPr>
          <w:p w14:paraId="1A74C5DE" w14:textId="77777777" w:rsidR="00840AD5" w:rsidRDefault="00840AD5" w:rsidP="002F06A4">
            <w:r>
              <w:rPr>
                <w:rFonts w:eastAsia="Times New Roman"/>
                <w:b/>
                <w:bCs/>
              </w:rPr>
              <w:t>Điều kiện cảnh báo</w:t>
            </w:r>
          </w:p>
        </w:tc>
      </w:tr>
      <w:tr w:rsidR="00840AD5" w14:paraId="526E6E39" w14:textId="77777777" w:rsidTr="00B8427C">
        <w:tc>
          <w:tcPr>
            <w:tcW w:w="5000" w:type="pct"/>
            <w:gridSpan w:val="2"/>
            <w:shd w:val="clear" w:color="auto" w:fill="F2F2F2"/>
            <w:tcMar>
              <w:top w:w="100" w:type="dxa"/>
              <w:left w:w="120" w:type="dxa"/>
              <w:bottom w:w="100" w:type="dxa"/>
              <w:right w:w="120" w:type="dxa"/>
            </w:tcMar>
          </w:tcPr>
          <w:p w14:paraId="45D689BA" w14:textId="77777777" w:rsidR="00840AD5" w:rsidRDefault="00840AD5" w:rsidP="002F06A4">
            <w:r>
              <w:rPr>
                <w:rFonts w:eastAsia="Times New Roman"/>
                <w:b/>
                <w:bCs/>
              </w:rPr>
              <w:t>Thời gian thực hiện cảnh báo</w:t>
            </w:r>
          </w:p>
        </w:tc>
      </w:tr>
      <w:tr w:rsidR="00840AD5" w14:paraId="193F0FEE" w14:textId="77777777" w:rsidTr="00B8427C">
        <w:tc>
          <w:tcPr>
            <w:tcW w:w="1416" w:type="pct"/>
            <w:tcMar>
              <w:top w:w="100" w:type="dxa"/>
              <w:left w:w="120" w:type="dxa"/>
              <w:bottom w:w="100" w:type="dxa"/>
              <w:right w:w="120" w:type="dxa"/>
            </w:tcMar>
          </w:tcPr>
          <w:p w14:paraId="71876FC0"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73D6F9EE" w14:textId="77777777" w:rsidR="00840AD5" w:rsidRDefault="00840AD5" w:rsidP="002F06A4">
            <w:r>
              <w:rPr>
                <w:rFonts w:eastAsia="Times New Roman"/>
              </w:rPr>
              <w:t>01 tháng – Không bao gồm tháng hiện tại (Tháng T). Chạy ngày đầu tiên của tháng</w:t>
            </w:r>
          </w:p>
        </w:tc>
      </w:tr>
      <w:tr w:rsidR="00840AD5" w14:paraId="6FF0493A" w14:textId="77777777" w:rsidTr="00B8427C">
        <w:tc>
          <w:tcPr>
            <w:tcW w:w="1416" w:type="pct"/>
            <w:tcMar>
              <w:top w:w="100" w:type="dxa"/>
              <w:left w:w="120" w:type="dxa"/>
              <w:bottom w:w="100" w:type="dxa"/>
              <w:right w:w="120" w:type="dxa"/>
            </w:tcMar>
          </w:tcPr>
          <w:p w14:paraId="2352E9AA"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3EDAEE2F" w14:textId="77777777" w:rsidR="00840AD5" w:rsidRDefault="00840AD5" w:rsidP="002F06A4">
            <w:r>
              <w:rPr>
                <w:rFonts w:eastAsia="Times New Roman"/>
              </w:rPr>
              <w:t>06 tháng (Từ tháng T-7 đến tháng T-2)</w:t>
            </w:r>
          </w:p>
        </w:tc>
      </w:tr>
      <w:tr w:rsidR="00840AD5" w14:paraId="6A57128D" w14:textId="77777777" w:rsidTr="00B8427C">
        <w:tc>
          <w:tcPr>
            <w:tcW w:w="5000" w:type="pct"/>
            <w:gridSpan w:val="2"/>
            <w:shd w:val="clear" w:color="auto" w:fill="F2F2F2"/>
            <w:tcMar>
              <w:top w:w="100" w:type="dxa"/>
              <w:left w:w="120" w:type="dxa"/>
              <w:bottom w:w="100" w:type="dxa"/>
              <w:right w:w="120" w:type="dxa"/>
            </w:tcMar>
          </w:tcPr>
          <w:p w14:paraId="70363333" w14:textId="77777777" w:rsidR="00840AD5" w:rsidRDefault="00840AD5" w:rsidP="002F06A4">
            <w:commentRangeStart w:id="1179"/>
            <w:commentRangeStart w:id="1180"/>
            <w:commentRangeStart w:id="1181"/>
            <w:r>
              <w:rPr>
                <w:rFonts w:eastAsia="Times New Roman"/>
                <w:b/>
                <w:bCs/>
              </w:rPr>
              <w:t>Các điều kiện của kịch bản</w:t>
            </w:r>
            <w:commentRangeEnd w:id="1179"/>
            <w:r w:rsidR="005B2C91">
              <w:rPr>
                <w:rStyle w:val="CommentReference"/>
              </w:rPr>
              <w:commentReference w:id="1179"/>
            </w:r>
            <w:commentRangeEnd w:id="1180"/>
            <w:r>
              <w:rPr>
                <w:rStyle w:val="CommentReference"/>
              </w:rPr>
              <w:commentReference w:id="1180"/>
            </w:r>
            <w:commentRangeEnd w:id="1181"/>
            <w:r>
              <w:rPr>
                <w:rStyle w:val="CommentReference"/>
              </w:rPr>
              <w:commentReference w:id="1181"/>
            </w:r>
          </w:p>
        </w:tc>
      </w:tr>
      <w:tr w:rsidR="00840AD5" w14:paraId="6F42D834" w14:textId="77777777" w:rsidTr="00B8427C">
        <w:tc>
          <w:tcPr>
            <w:tcW w:w="5000" w:type="pct"/>
            <w:gridSpan w:val="2"/>
            <w:tcMar>
              <w:top w:w="100" w:type="dxa"/>
              <w:left w:w="120" w:type="dxa"/>
              <w:bottom w:w="100" w:type="dxa"/>
              <w:right w:w="120" w:type="dxa"/>
            </w:tcMar>
          </w:tcPr>
          <w:p w14:paraId="56D56A46" w14:textId="77777777" w:rsidR="00D1476B" w:rsidRDefault="00D1476B" w:rsidP="00D1476B">
            <w:pPr>
              <w:pStyle w:val="ListParagraph"/>
              <w:numPr>
                <w:ilvl w:val="0"/>
                <w:numId w:val="68"/>
              </w:numPr>
              <w:contextualSpacing w:val="0"/>
              <w:jc w:val="left"/>
            </w:pPr>
            <w:r>
              <w:rPr>
                <w:rFonts w:eastAsia="Times New Roman"/>
                <w:b/>
                <w:bCs/>
              </w:rPr>
              <w:t>Giám sát theo chiều giao dịch ghi Nợ</w:t>
            </w:r>
          </w:p>
          <w:p w14:paraId="545AD6CC" w14:textId="77777777" w:rsidR="00D1476B" w:rsidRDefault="00D1476B" w:rsidP="00D1476B">
            <w:pPr>
              <w:pStyle w:val="ListParagraph"/>
              <w:numPr>
                <w:ilvl w:val="1"/>
                <w:numId w:val="68"/>
              </w:numPr>
              <w:contextualSpacing w:val="0"/>
              <w:jc w:val="left"/>
            </w:pPr>
            <w:r>
              <w:rPr>
                <w:rFonts w:eastAsia="Times New Roman"/>
              </w:rPr>
              <w:t>Điều kiện 1: Khách hàng có Tài khoản thanh toán thỏa mãn điều kiện: (Ngày cuối cùng của tháng (T-1) – Ngày mở tài khoản) ≥ 180 ngày VÀ</w:t>
            </w:r>
          </w:p>
          <w:p w14:paraId="3BEF2202" w14:textId="77CEA106" w:rsidR="00D1476B" w:rsidRPr="00DE55A1" w:rsidRDefault="00D1476B" w:rsidP="00D1476B">
            <w:pPr>
              <w:pStyle w:val="ListParagraph"/>
              <w:numPr>
                <w:ilvl w:val="1"/>
                <w:numId w:val="68"/>
              </w:numPr>
              <w:contextualSpacing w:val="0"/>
              <w:jc w:val="left"/>
            </w:pPr>
            <w:r>
              <w:rPr>
                <w:rFonts w:eastAsia="Times New Roman"/>
              </w:rPr>
              <w:t xml:space="preserve">Điều kiện 2: </w:t>
            </w:r>
            <w:r w:rsidRPr="00DE55A1">
              <w:rPr>
                <w:rFonts w:eastAsia="Times New Roman"/>
              </w:rPr>
              <w:t>(S</w:t>
            </w:r>
            <w:r w:rsidR="00C16702">
              <w:rPr>
                <w:rFonts w:eastAsia="Times New Roman"/>
              </w:rPr>
              <w:t>D</w:t>
            </w:r>
            <w:r w:rsidRPr="00DE55A1">
              <w:rPr>
                <w:rFonts w:eastAsia="Times New Roman"/>
              </w:rPr>
              <w:t xml:space="preserve"> x </w:t>
            </w:r>
            <w:r>
              <w:t>k</w:t>
            </w:r>
            <w:r w:rsidRPr="00C1264B">
              <w:rPr>
                <w:vertAlign w:val="subscript"/>
              </w:rPr>
              <w:t>min</w:t>
            </w:r>
            <w:r w:rsidRPr="00DE55A1">
              <w:rPr>
                <w:rFonts w:eastAsia="Times New Roman"/>
              </w:rPr>
              <w:t xml:space="preserve">) ≤ (A – </w:t>
            </w:r>
            <w:proofErr w:type="gramStart"/>
            <w:r w:rsidR="001836D8">
              <w:rPr>
                <w:rFonts w:eastAsia="Times New Roman"/>
              </w:rPr>
              <w:t>Avg(</w:t>
            </w:r>
            <w:proofErr w:type="gramEnd"/>
            <w:r w:rsidRPr="00DE55A1">
              <w:rPr>
                <w:rFonts w:eastAsia="Times New Roman"/>
              </w:rPr>
              <w:t>Bi</w:t>
            </w:r>
            <w:r w:rsidR="001836D8">
              <w:rPr>
                <w:rFonts w:eastAsia="Times New Roman"/>
              </w:rPr>
              <w:t>)</w:t>
            </w:r>
            <w:r w:rsidRPr="00DE55A1">
              <w:rPr>
                <w:rFonts w:eastAsia="Times New Roman"/>
              </w:rPr>
              <w:t>) VÀ</w:t>
            </w:r>
          </w:p>
          <w:p w14:paraId="5FF86EA8" w14:textId="77777777" w:rsidR="00D1476B" w:rsidRDefault="00D1476B" w:rsidP="00D1476B">
            <w:pPr>
              <w:pStyle w:val="ListParagraph"/>
              <w:contextualSpacing w:val="0"/>
              <w:jc w:val="left"/>
              <w:rPr>
                <w:rFonts w:eastAsia="Times New Roman"/>
              </w:rPr>
            </w:pPr>
            <w:r>
              <w:rPr>
                <w:rFonts w:eastAsia="Times New Roman"/>
              </w:rPr>
              <w:t xml:space="preserve">Trong đó: </w:t>
            </w:r>
          </w:p>
          <w:p w14:paraId="58BA0B41" w14:textId="77777777" w:rsidR="00D1476B" w:rsidRDefault="00D1476B" w:rsidP="00483F98">
            <w:pPr>
              <w:pStyle w:val="ListParagraph"/>
              <w:ind w:hanging="281"/>
              <w:contextualSpacing w:val="0"/>
            </w:pPr>
            <w:r>
              <w:rPr>
                <w:rFonts w:eastAsia="Times New Roman"/>
              </w:rPr>
              <w:lastRenderedPageBreak/>
              <w:t>- Tổng giá trị giao dịch ghi Nợ tháng (T-1) của tất cả Tài khoản thanh toán của Khách hàng = A</w:t>
            </w:r>
          </w:p>
          <w:p w14:paraId="744EAFDA" w14:textId="77777777" w:rsidR="00D1476B" w:rsidRDefault="00D1476B" w:rsidP="002B0194">
            <w:pPr>
              <w:pStyle w:val="ListParagraph"/>
              <w:ind w:left="581" w:hanging="142"/>
              <w:contextualSpacing w:val="0"/>
              <w:jc w:val="left"/>
              <w:rPr>
                <w:rFonts w:eastAsia="Times New Roman"/>
              </w:rPr>
            </w:pPr>
            <w:r>
              <w:rPr>
                <w:rFonts w:eastAsia="Times New Roman"/>
              </w:rPr>
              <w:t>- Tổng giá trị giao dịch ghi Nợ từng tháng của các tháng thứ i trong kỳ giám sát của tất cả Tài khoản thanh toán của Khách hàng = Bi</w:t>
            </w:r>
          </w:p>
          <w:p w14:paraId="38668AF6" w14:textId="4AE9DF21" w:rsidR="00D1476B" w:rsidRDefault="00D1476B" w:rsidP="00C16702">
            <w:pPr>
              <w:ind w:hanging="281"/>
              <w:rPr>
                <w:rFonts w:eastAsia="Times New Roman"/>
              </w:rPr>
            </w:pPr>
            <w:r>
              <w:t xml:space="preserve">            </w:t>
            </w:r>
            <w:r w:rsidR="00C16702">
              <w:t>- SD là Độ lệch chuẩn</w:t>
            </w:r>
          </w:p>
          <w:p w14:paraId="50EDE079" w14:textId="77777777" w:rsidR="00D1476B" w:rsidRDefault="00D1476B" w:rsidP="00D1476B">
            <w:pPr>
              <w:pStyle w:val="ListParagraph"/>
              <w:ind w:hanging="281"/>
              <w:contextualSpacing w:val="0"/>
              <w:jc w:val="left"/>
            </w:pPr>
            <w:r>
              <w:t>- k</w:t>
            </w:r>
            <w:r w:rsidRPr="00C1264B">
              <w:rPr>
                <w:vertAlign w:val="subscript"/>
              </w:rPr>
              <w:t>min</w:t>
            </w:r>
            <w:r>
              <w:rPr>
                <w:vertAlign w:val="subscript"/>
              </w:rPr>
              <w:t xml:space="preserve"> </w:t>
            </w:r>
            <w:r>
              <w:t>= 1,5</w:t>
            </w:r>
          </w:p>
          <w:p w14:paraId="50C96B61" w14:textId="77777777" w:rsidR="00D1476B" w:rsidRDefault="00D1476B" w:rsidP="00D1476B">
            <w:pPr>
              <w:pStyle w:val="ListParagraph"/>
              <w:numPr>
                <w:ilvl w:val="1"/>
                <w:numId w:val="68"/>
              </w:numPr>
              <w:contextualSpacing w:val="0"/>
              <w:jc w:val="left"/>
            </w:pPr>
            <w:r>
              <w:rPr>
                <w:rFonts w:eastAsia="Times New Roman"/>
              </w:rPr>
              <w:t>Điều kiện 3: A ≥ KHCN: 5 tỷ VND (quy đổi), KHTC: 1 tỷ VND (quy đổi) VÀ</w:t>
            </w:r>
          </w:p>
          <w:p w14:paraId="5A2957E1" w14:textId="638CED89" w:rsidR="00D1476B" w:rsidRDefault="00D1476B" w:rsidP="00D1476B">
            <w:pPr>
              <w:pStyle w:val="ListParagraph"/>
              <w:numPr>
                <w:ilvl w:val="1"/>
                <w:numId w:val="68"/>
              </w:numPr>
              <w:contextualSpacing w:val="0"/>
              <w:jc w:val="left"/>
            </w:pPr>
            <w:r>
              <w:rPr>
                <w:rFonts w:eastAsia="Times New Roman"/>
              </w:rPr>
              <w:t xml:space="preserve">Điều kiện 4: (A – </w:t>
            </w:r>
            <w:proofErr w:type="gramStart"/>
            <w:r w:rsidR="00C16702">
              <w:rPr>
                <w:rFonts w:eastAsia="Times New Roman"/>
              </w:rPr>
              <w:t>Avg(</w:t>
            </w:r>
            <w:proofErr w:type="gramEnd"/>
            <w:r>
              <w:rPr>
                <w:rFonts w:eastAsia="Times New Roman"/>
              </w:rPr>
              <w:t>Bi</w:t>
            </w:r>
            <w:r w:rsidR="00C16702">
              <w:rPr>
                <w:rFonts w:eastAsia="Times New Roman"/>
              </w:rPr>
              <w:t>))</w:t>
            </w:r>
            <w:r>
              <w:rPr>
                <w:rFonts w:eastAsia="Times New Roman"/>
              </w:rPr>
              <w:t>/</w:t>
            </w:r>
            <w:r w:rsidR="00C16702">
              <w:rPr>
                <w:rFonts w:eastAsia="Times New Roman"/>
              </w:rPr>
              <w:t>Avg(</w:t>
            </w:r>
            <w:r>
              <w:rPr>
                <w:rFonts w:eastAsia="Times New Roman"/>
              </w:rPr>
              <w:t>Bi</w:t>
            </w:r>
            <w:r w:rsidR="00C16702">
              <w:rPr>
                <w:rFonts w:eastAsia="Times New Roman"/>
              </w:rPr>
              <w:t>)</w:t>
            </w:r>
            <w:r>
              <w:rPr>
                <w:rFonts w:eastAsia="Times New Roman"/>
              </w:rPr>
              <w:t xml:space="preserve"> ≥ 200%</w:t>
            </w:r>
          </w:p>
          <w:p w14:paraId="7F1D454D" w14:textId="77777777" w:rsidR="00D1476B" w:rsidRDefault="00D1476B" w:rsidP="00D1476B">
            <w:pPr>
              <w:pStyle w:val="ListParagraph"/>
              <w:numPr>
                <w:ilvl w:val="0"/>
                <w:numId w:val="68"/>
              </w:numPr>
              <w:contextualSpacing w:val="0"/>
              <w:jc w:val="left"/>
            </w:pPr>
            <w:r>
              <w:rPr>
                <w:rFonts w:eastAsia="Times New Roman"/>
                <w:b/>
                <w:bCs/>
              </w:rPr>
              <w:t>Giám sát theo chiều giao dịch ghi Có</w:t>
            </w:r>
          </w:p>
          <w:p w14:paraId="20F890C3" w14:textId="77777777" w:rsidR="00D1476B" w:rsidRDefault="00D1476B" w:rsidP="00D1476B">
            <w:pPr>
              <w:pStyle w:val="ListParagraph"/>
              <w:numPr>
                <w:ilvl w:val="1"/>
                <w:numId w:val="68"/>
              </w:numPr>
              <w:contextualSpacing w:val="0"/>
              <w:jc w:val="left"/>
            </w:pPr>
            <w:r>
              <w:rPr>
                <w:rFonts w:eastAsia="Times New Roman"/>
              </w:rPr>
              <w:t>Điều kiện 1: (Ngày cuối cùng của tháng (T-1) – Ngày mở tài khoản) ≥ 180 ngày VÀ</w:t>
            </w:r>
          </w:p>
          <w:p w14:paraId="7AD650FE" w14:textId="301E2929" w:rsidR="00D1476B" w:rsidRDefault="00D1476B" w:rsidP="00D1476B">
            <w:pPr>
              <w:pStyle w:val="ListParagraph"/>
              <w:numPr>
                <w:ilvl w:val="1"/>
                <w:numId w:val="68"/>
              </w:numPr>
              <w:contextualSpacing w:val="0"/>
              <w:jc w:val="left"/>
            </w:pPr>
            <w:r w:rsidRPr="00244E76">
              <w:rPr>
                <w:rFonts w:eastAsia="Times New Roman"/>
              </w:rPr>
              <w:t>Điều kiện 2: (S</w:t>
            </w:r>
            <w:r w:rsidR="00DF73A2">
              <w:rPr>
                <w:rFonts w:eastAsia="Times New Roman"/>
              </w:rPr>
              <w:t>D</w:t>
            </w:r>
            <w:r w:rsidRPr="00244E76">
              <w:rPr>
                <w:rFonts w:eastAsia="Times New Roman"/>
              </w:rPr>
              <w:t xml:space="preserve"> x </w:t>
            </w:r>
            <w:r>
              <w:t>k</w:t>
            </w:r>
            <w:r w:rsidRPr="00C1264B">
              <w:rPr>
                <w:vertAlign w:val="subscript"/>
              </w:rPr>
              <w:t>min</w:t>
            </w:r>
            <w:r w:rsidRPr="00244E76">
              <w:rPr>
                <w:rFonts w:eastAsia="Times New Roman"/>
              </w:rPr>
              <w:t xml:space="preserve">) ≤ (C – </w:t>
            </w:r>
            <w:proofErr w:type="gramStart"/>
            <w:r w:rsidR="00DF73A2">
              <w:rPr>
                <w:rFonts w:eastAsia="Times New Roman"/>
              </w:rPr>
              <w:t>Avg(</w:t>
            </w:r>
            <w:proofErr w:type="gramEnd"/>
            <w:r w:rsidR="00DF73A2">
              <w:rPr>
                <w:rFonts w:eastAsia="Times New Roman"/>
              </w:rPr>
              <w:t>D</w:t>
            </w:r>
            <w:r w:rsidR="00DF73A2" w:rsidRPr="00DE55A1">
              <w:rPr>
                <w:rFonts w:eastAsia="Times New Roman"/>
              </w:rPr>
              <w:t>i</w:t>
            </w:r>
            <w:r w:rsidR="00DF73A2">
              <w:rPr>
                <w:rFonts w:eastAsia="Times New Roman"/>
              </w:rPr>
              <w:t>)</w:t>
            </w:r>
            <w:r w:rsidRPr="00244E76">
              <w:rPr>
                <w:rFonts w:eastAsia="Times New Roman"/>
              </w:rPr>
              <w:t>) VÀ</w:t>
            </w:r>
          </w:p>
          <w:p w14:paraId="0AEE1D68" w14:textId="77777777" w:rsidR="00D1476B" w:rsidRDefault="00D1476B" w:rsidP="00D1476B">
            <w:pPr>
              <w:pStyle w:val="ListParagraph"/>
              <w:contextualSpacing w:val="0"/>
              <w:jc w:val="left"/>
            </w:pPr>
            <w:r>
              <w:rPr>
                <w:rFonts w:eastAsia="Times New Roman"/>
              </w:rPr>
              <w:t>- Tổng giá trị giao dịch ghi Có tháng (T-1) của tất cả Tài khoản thanh toán của Khách hàng = C</w:t>
            </w:r>
          </w:p>
          <w:p w14:paraId="6BEADF71" w14:textId="441B5D4A" w:rsidR="00D1476B" w:rsidRPr="00244E76" w:rsidRDefault="00D1476B" w:rsidP="00D1476B">
            <w:pPr>
              <w:pStyle w:val="ListParagraph"/>
              <w:contextualSpacing w:val="0"/>
              <w:jc w:val="left"/>
            </w:pPr>
            <w:r>
              <w:rPr>
                <w:rFonts w:eastAsia="Times New Roman"/>
              </w:rPr>
              <w:t>- Tổng giá trị giao dịch ghi Có từng tháng của các tháng trong kỳ giám sát của tất cả Tài khoản thanh toán của KH</w:t>
            </w:r>
            <w:r w:rsidR="00C95087">
              <w:rPr>
                <w:rFonts w:eastAsia="Times New Roman"/>
              </w:rPr>
              <w:t xml:space="preserve"> = Di</w:t>
            </w:r>
          </w:p>
          <w:p w14:paraId="126E6A2D" w14:textId="014E673A" w:rsidR="00DF73A2" w:rsidRDefault="00D1476B" w:rsidP="00DF73A2">
            <w:pPr>
              <w:ind w:hanging="281"/>
              <w:rPr>
                <w:rFonts w:eastAsia="Times New Roman"/>
              </w:rPr>
            </w:pPr>
            <w:r>
              <w:t xml:space="preserve">           </w:t>
            </w:r>
            <w:r w:rsidR="00DF73A2">
              <w:t xml:space="preserve">      - SD là Độ lệch chuẩn </w:t>
            </w:r>
          </w:p>
          <w:p w14:paraId="3A03694E" w14:textId="5421094B" w:rsidR="00D1476B" w:rsidRDefault="00D1476B" w:rsidP="00D1476B">
            <w:pPr>
              <w:pStyle w:val="ListParagraph"/>
              <w:contextualSpacing w:val="0"/>
              <w:jc w:val="left"/>
            </w:pPr>
            <w:r>
              <w:t>- k</w:t>
            </w:r>
            <w:r w:rsidRPr="00C1264B">
              <w:rPr>
                <w:vertAlign w:val="subscript"/>
              </w:rPr>
              <w:t>min</w:t>
            </w:r>
            <w:r>
              <w:rPr>
                <w:vertAlign w:val="subscript"/>
              </w:rPr>
              <w:t xml:space="preserve"> </w:t>
            </w:r>
            <w:r>
              <w:t>= 1,5</w:t>
            </w:r>
          </w:p>
          <w:p w14:paraId="2FEBB40C" w14:textId="412979D1" w:rsidR="00D1476B" w:rsidRPr="00D1476B" w:rsidRDefault="00D1476B" w:rsidP="00D1476B">
            <w:pPr>
              <w:pStyle w:val="ListParagraph"/>
              <w:numPr>
                <w:ilvl w:val="1"/>
                <w:numId w:val="68"/>
              </w:numPr>
              <w:contextualSpacing w:val="0"/>
              <w:jc w:val="left"/>
            </w:pPr>
            <w:r>
              <w:rPr>
                <w:rFonts w:eastAsia="Times New Roman"/>
              </w:rPr>
              <w:t>Điều kiện 3: C ≥ KHCN: 5 tỷ VND (quy đổi), KHTC: 1 tỷ VND (quy đổi) VÀ</w:t>
            </w:r>
          </w:p>
          <w:p w14:paraId="469E3009" w14:textId="77777777" w:rsidR="00840AD5" w:rsidRPr="00B11D10" w:rsidRDefault="00D1476B" w:rsidP="00D1476B">
            <w:pPr>
              <w:pStyle w:val="ListParagraph"/>
              <w:numPr>
                <w:ilvl w:val="1"/>
                <w:numId w:val="68"/>
              </w:numPr>
              <w:contextualSpacing w:val="0"/>
              <w:jc w:val="left"/>
            </w:pPr>
            <w:r>
              <w:t xml:space="preserve">Điều kiện 4: </w:t>
            </w:r>
            <w:r>
              <w:rPr>
                <w:rFonts w:eastAsia="Times New Roman"/>
              </w:rPr>
              <w:t xml:space="preserve">(C – </w:t>
            </w:r>
            <w:proofErr w:type="gramStart"/>
            <w:r w:rsidR="00895E14">
              <w:rPr>
                <w:rFonts w:eastAsia="Times New Roman"/>
              </w:rPr>
              <w:t>Avg(</w:t>
            </w:r>
            <w:proofErr w:type="gramEnd"/>
            <w:r w:rsidR="00033581">
              <w:rPr>
                <w:rFonts w:eastAsia="Times New Roman"/>
              </w:rPr>
              <w:t>D</w:t>
            </w:r>
            <w:r w:rsidR="00895E14">
              <w:rPr>
                <w:rFonts w:eastAsia="Times New Roman"/>
              </w:rPr>
              <w:t>i))/Avg(</w:t>
            </w:r>
            <w:r w:rsidR="00033581">
              <w:rPr>
                <w:rFonts w:eastAsia="Times New Roman"/>
              </w:rPr>
              <w:t>D</w:t>
            </w:r>
            <w:r w:rsidR="00895E14">
              <w:rPr>
                <w:rFonts w:eastAsia="Times New Roman"/>
              </w:rPr>
              <w:t>i)</w:t>
            </w:r>
            <w:r w:rsidR="00033581">
              <w:rPr>
                <w:rFonts w:eastAsia="Times New Roman"/>
              </w:rPr>
              <w:t xml:space="preserve"> </w:t>
            </w:r>
            <w:r>
              <w:rPr>
                <w:rFonts w:eastAsia="Times New Roman"/>
              </w:rPr>
              <w:t>≥ 200%</w:t>
            </w:r>
          </w:p>
          <w:p w14:paraId="44AB0099" w14:textId="33757762" w:rsidR="00B11D10" w:rsidRPr="00B11D10" w:rsidRDefault="00B11D10" w:rsidP="00E20239">
            <w:pPr>
              <w:rPr>
                <w:shd w:val="clear" w:color="auto" w:fill="FFFFFF"/>
              </w:rPr>
            </w:pPr>
            <w:r w:rsidRPr="00E20239">
              <w:rPr>
                <w:b/>
                <w:i/>
              </w:rPr>
              <w:t xml:space="preserve">Lưu ý: </w:t>
            </w:r>
            <w:r w:rsidR="00E20239">
              <w:rPr>
                <w:b/>
                <w:i/>
              </w:rPr>
              <w:t>Thời gian để tính “S</w:t>
            </w:r>
            <w:r w:rsidRPr="00E20239">
              <w:rPr>
                <w:b/>
                <w:i/>
                <w:shd w:val="clear" w:color="auto" w:fill="FFFFFF"/>
              </w:rPr>
              <w:t>ố tiền giao dịch trung bình các tháng trong thời gian lookback</w:t>
            </w:r>
            <w:r w:rsidR="00E20239">
              <w:rPr>
                <w:b/>
                <w:i/>
                <w:shd w:val="clear" w:color="auto" w:fill="FFFFFF"/>
              </w:rPr>
              <w:t>”</w:t>
            </w:r>
            <w:r w:rsidRPr="00E20239">
              <w:rPr>
                <w:b/>
                <w:i/>
                <w:shd w:val="clear" w:color="auto" w:fill="FFFFFF"/>
              </w:rPr>
              <w:t xml:space="preserve"> sẽ tính theo </w:t>
            </w:r>
            <w:r w:rsidR="00E20239">
              <w:rPr>
                <w:b/>
                <w:i/>
                <w:shd w:val="clear" w:color="auto" w:fill="FFFFFF"/>
              </w:rPr>
              <w:t>“</w:t>
            </w:r>
            <w:r w:rsidRPr="00E20239">
              <w:rPr>
                <w:b/>
                <w:i/>
                <w:shd w:val="clear" w:color="auto" w:fill="FFFFFF"/>
              </w:rPr>
              <w:t>Số tháng quy định trong thời gian lookback</w:t>
            </w:r>
            <w:r w:rsidR="00E20239">
              <w:rPr>
                <w:b/>
                <w:i/>
                <w:shd w:val="clear" w:color="auto" w:fill="FFFFFF"/>
              </w:rPr>
              <w:t>”</w:t>
            </w:r>
          </w:p>
        </w:tc>
      </w:tr>
    </w:tbl>
    <w:p w14:paraId="726D2EEF" w14:textId="7A1B7347" w:rsidR="00840AD5" w:rsidRDefault="00840AD5" w:rsidP="00840AD5">
      <w:pPr>
        <w:pStyle w:val="Heading3"/>
      </w:pPr>
      <w:bookmarkStart w:id="1182" w:name="scn_AML-04"/>
      <w:r>
        <w:lastRenderedPageBreak/>
        <w:t>AML-04: Thay đổi đáng kể so với hoạt động đạt mức cao nhất trước đó</w:t>
      </w:r>
      <w:bookmarkEnd w:id="118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40E1B82D" w14:textId="77777777" w:rsidTr="00B8427C">
        <w:trPr>
          <w:tblHeader/>
        </w:trPr>
        <w:tc>
          <w:tcPr>
            <w:tcW w:w="1416" w:type="pct"/>
            <w:shd w:val="clear" w:color="auto" w:fill="1F3864"/>
            <w:tcMar>
              <w:top w:w="100" w:type="dxa"/>
              <w:left w:w="120" w:type="dxa"/>
              <w:bottom w:w="100" w:type="dxa"/>
              <w:right w:w="120" w:type="dxa"/>
            </w:tcMar>
          </w:tcPr>
          <w:p w14:paraId="61AE8454"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7F176DF1" w14:textId="77777777" w:rsidR="00840AD5" w:rsidRDefault="00840AD5" w:rsidP="002F06A4">
            <w:r>
              <w:rPr>
                <w:rFonts w:eastAsia="Times New Roman"/>
                <w:b/>
                <w:bCs/>
                <w:color w:val="FFFFFF"/>
              </w:rPr>
              <w:t>Nội dung</w:t>
            </w:r>
          </w:p>
        </w:tc>
      </w:tr>
      <w:tr w:rsidR="00840AD5" w14:paraId="39A65D01" w14:textId="77777777" w:rsidTr="00B8427C">
        <w:tc>
          <w:tcPr>
            <w:tcW w:w="1416" w:type="pct"/>
            <w:tcMar>
              <w:top w:w="100" w:type="dxa"/>
              <w:left w:w="120" w:type="dxa"/>
              <w:bottom w:w="100" w:type="dxa"/>
              <w:right w:w="120" w:type="dxa"/>
            </w:tcMar>
          </w:tcPr>
          <w:p w14:paraId="2E63797B"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39382313" w14:textId="741182B6" w:rsidR="00840AD5" w:rsidRDefault="00840AD5" w:rsidP="002F06A4">
            <w:r>
              <w:rPr>
                <w:rFonts w:eastAsia="Times New Roman"/>
              </w:rPr>
              <w:t>Hệ thống phát hiện các trường hợp hoạt động của khách hàng trong tháng hiện tại tăng đáng kể so với mức hoạt động cao nhất của các tháng trước đó. Việc đánh giá được thực hiện dựa trên hồ sơ hành vi, được xây dựng từ dữ liệu hoạt động lịch sử trong một khoảng thời gian xác định trong quá khứ.</w:t>
            </w:r>
          </w:p>
        </w:tc>
      </w:tr>
      <w:tr w:rsidR="00840AD5" w14:paraId="558E87A4" w14:textId="77777777" w:rsidTr="00B8427C">
        <w:tc>
          <w:tcPr>
            <w:tcW w:w="5000" w:type="pct"/>
            <w:gridSpan w:val="2"/>
            <w:shd w:val="clear" w:color="auto" w:fill="D9D9D9"/>
            <w:tcMar>
              <w:top w:w="100" w:type="dxa"/>
              <w:left w:w="120" w:type="dxa"/>
              <w:bottom w:w="100" w:type="dxa"/>
              <w:right w:w="120" w:type="dxa"/>
            </w:tcMar>
          </w:tcPr>
          <w:p w14:paraId="3E4AC5AE" w14:textId="77777777" w:rsidR="00840AD5" w:rsidRDefault="00840AD5" w:rsidP="002F06A4">
            <w:r>
              <w:rPr>
                <w:rFonts w:eastAsia="Times New Roman"/>
                <w:b/>
                <w:bCs/>
              </w:rPr>
              <w:t>Phạm vi kịch bản</w:t>
            </w:r>
          </w:p>
        </w:tc>
      </w:tr>
      <w:tr w:rsidR="00840AD5" w14:paraId="7B4EF3CE" w14:textId="77777777" w:rsidTr="00B8427C">
        <w:tc>
          <w:tcPr>
            <w:tcW w:w="1416" w:type="pct"/>
            <w:tcMar>
              <w:top w:w="100" w:type="dxa"/>
              <w:left w:w="120" w:type="dxa"/>
              <w:bottom w:w="100" w:type="dxa"/>
              <w:right w:w="120" w:type="dxa"/>
            </w:tcMar>
          </w:tcPr>
          <w:p w14:paraId="57F679D7" w14:textId="77777777" w:rsidR="00840AD5" w:rsidRDefault="00840AD5" w:rsidP="002F06A4">
            <w:r>
              <w:rPr>
                <w:rFonts w:eastAsia="Times New Roman"/>
                <w:b/>
                <w:bCs/>
              </w:rPr>
              <w:lastRenderedPageBreak/>
              <w:t>Chiều giám sát</w:t>
            </w:r>
          </w:p>
        </w:tc>
        <w:tc>
          <w:tcPr>
            <w:tcW w:w="3584" w:type="pct"/>
            <w:tcMar>
              <w:top w:w="100" w:type="dxa"/>
              <w:left w:w="120" w:type="dxa"/>
              <w:bottom w:w="100" w:type="dxa"/>
              <w:right w:w="120" w:type="dxa"/>
            </w:tcMar>
          </w:tcPr>
          <w:p w14:paraId="25AD1016" w14:textId="77777777" w:rsidR="00840AD5" w:rsidRDefault="00840AD5" w:rsidP="002F06A4">
            <w:r>
              <w:rPr>
                <w:rFonts w:eastAsia="Times New Roman"/>
              </w:rPr>
              <w:t>Khách hàng</w:t>
            </w:r>
          </w:p>
        </w:tc>
      </w:tr>
      <w:tr w:rsidR="00840AD5" w14:paraId="304BDB28" w14:textId="77777777" w:rsidTr="00B8427C">
        <w:tc>
          <w:tcPr>
            <w:tcW w:w="1416" w:type="pct"/>
            <w:tcMar>
              <w:top w:w="100" w:type="dxa"/>
              <w:left w:w="120" w:type="dxa"/>
              <w:bottom w:w="100" w:type="dxa"/>
              <w:right w:w="120" w:type="dxa"/>
            </w:tcMar>
          </w:tcPr>
          <w:p w14:paraId="1EEC218B"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63CFA723" w14:textId="77777777" w:rsidR="00840AD5" w:rsidRDefault="00840AD5" w:rsidP="002F06A4">
            <w:r>
              <w:rPr>
                <w:rFonts w:eastAsia="Times New Roman"/>
              </w:rPr>
              <w:t>Khách hàng cá nhân, Khách hàng tổ chức.</w:t>
            </w:r>
          </w:p>
        </w:tc>
      </w:tr>
      <w:tr w:rsidR="00840AD5" w14:paraId="5D5FAD3E" w14:textId="77777777" w:rsidTr="00B8427C">
        <w:tc>
          <w:tcPr>
            <w:tcW w:w="1416" w:type="pct"/>
            <w:tcMar>
              <w:top w:w="100" w:type="dxa"/>
              <w:left w:w="120" w:type="dxa"/>
              <w:bottom w:w="100" w:type="dxa"/>
              <w:right w:w="120" w:type="dxa"/>
            </w:tcMar>
          </w:tcPr>
          <w:p w14:paraId="69236785"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0E4738EE" w14:textId="77777777" w:rsidR="00840AD5" w:rsidRDefault="00840AD5" w:rsidP="002F06A4">
            <w:r>
              <w:rPr>
                <w:rFonts w:eastAsia="Times New Roman"/>
              </w:rPr>
              <w:t>Tài khoản thanh toán</w:t>
            </w:r>
          </w:p>
        </w:tc>
      </w:tr>
      <w:tr w:rsidR="00840AD5" w14:paraId="0E47BAC5" w14:textId="77777777" w:rsidTr="00B8427C">
        <w:tc>
          <w:tcPr>
            <w:tcW w:w="1416" w:type="pct"/>
            <w:tcMar>
              <w:top w:w="100" w:type="dxa"/>
              <w:left w:w="120" w:type="dxa"/>
              <w:bottom w:w="100" w:type="dxa"/>
              <w:right w:w="120" w:type="dxa"/>
            </w:tcMar>
          </w:tcPr>
          <w:p w14:paraId="3A8618DD"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45749AFF" w14:textId="77777777" w:rsidR="00840AD5" w:rsidRDefault="00840AD5" w:rsidP="002F06A4">
            <w:r>
              <w:rPr>
                <w:rFonts w:eastAsia="Times New Roman"/>
              </w:rPr>
              <w:t>Bao gồm các giao dịch được ghi nhận trên Tài khoản thanh toán. Loại trừ:</w:t>
            </w:r>
          </w:p>
          <w:p w14:paraId="12C9D0D6" w14:textId="77777777" w:rsidR="00840AD5" w:rsidRPr="00FD1A30" w:rsidRDefault="00840AD5" w:rsidP="00840AD5">
            <w:pPr>
              <w:pStyle w:val="ListParagraph"/>
              <w:numPr>
                <w:ilvl w:val="0"/>
                <w:numId w:val="68"/>
              </w:numPr>
              <w:contextualSpacing w:val="0"/>
              <w:jc w:val="left"/>
            </w:pPr>
            <w:r w:rsidRPr="00FD1A30">
              <w:rPr>
                <w:rFonts w:eastAsia="Times New Roman"/>
                <w:bCs/>
              </w:rPr>
              <w:t>Giao dịch trả lãi/phí</w:t>
            </w:r>
          </w:p>
          <w:p w14:paraId="635D530B" w14:textId="77777777" w:rsidR="00840AD5" w:rsidRDefault="00840AD5" w:rsidP="00840AD5">
            <w:pPr>
              <w:pStyle w:val="ListParagraph"/>
              <w:numPr>
                <w:ilvl w:val="0"/>
                <w:numId w:val="68"/>
              </w:numPr>
              <w:contextualSpacing w:val="0"/>
              <w:jc w:val="left"/>
            </w:pPr>
            <w:r w:rsidRPr="00FD1A30">
              <w:rPr>
                <w:rFonts w:eastAsia="Times New Roman"/>
                <w:bCs/>
              </w:rPr>
              <w:t>Giao dịch bị hủy</w:t>
            </w:r>
          </w:p>
        </w:tc>
      </w:tr>
      <w:tr w:rsidR="00840AD5" w14:paraId="2F168FD1" w14:textId="77777777" w:rsidTr="00B8427C">
        <w:tc>
          <w:tcPr>
            <w:tcW w:w="5000" w:type="pct"/>
            <w:gridSpan w:val="2"/>
            <w:shd w:val="clear" w:color="auto" w:fill="D9D9D9"/>
            <w:tcMar>
              <w:top w:w="100" w:type="dxa"/>
              <w:left w:w="120" w:type="dxa"/>
              <w:bottom w:w="100" w:type="dxa"/>
              <w:right w:w="120" w:type="dxa"/>
            </w:tcMar>
          </w:tcPr>
          <w:p w14:paraId="70D4CF03" w14:textId="77777777" w:rsidR="00840AD5" w:rsidRDefault="00840AD5" w:rsidP="002F06A4">
            <w:r>
              <w:rPr>
                <w:rFonts w:eastAsia="Times New Roman"/>
                <w:b/>
                <w:bCs/>
              </w:rPr>
              <w:t>Điều kiện cảnh báo</w:t>
            </w:r>
          </w:p>
        </w:tc>
      </w:tr>
      <w:tr w:rsidR="00840AD5" w14:paraId="55D6456E" w14:textId="77777777" w:rsidTr="00B8427C">
        <w:tc>
          <w:tcPr>
            <w:tcW w:w="5000" w:type="pct"/>
            <w:gridSpan w:val="2"/>
            <w:shd w:val="clear" w:color="auto" w:fill="F2F2F2"/>
            <w:tcMar>
              <w:top w:w="100" w:type="dxa"/>
              <w:left w:w="120" w:type="dxa"/>
              <w:bottom w:w="100" w:type="dxa"/>
              <w:right w:w="120" w:type="dxa"/>
            </w:tcMar>
          </w:tcPr>
          <w:p w14:paraId="0F9803CB" w14:textId="77777777" w:rsidR="00840AD5" w:rsidRDefault="00840AD5" w:rsidP="002F06A4">
            <w:r>
              <w:rPr>
                <w:rFonts w:eastAsia="Times New Roman"/>
                <w:b/>
                <w:bCs/>
              </w:rPr>
              <w:t>Thời gian thực hiện cảnh báo</w:t>
            </w:r>
          </w:p>
        </w:tc>
      </w:tr>
      <w:tr w:rsidR="00840AD5" w14:paraId="58376BE0" w14:textId="77777777" w:rsidTr="00B8427C">
        <w:tc>
          <w:tcPr>
            <w:tcW w:w="1416" w:type="pct"/>
            <w:tcMar>
              <w:top w:w="100" w:type="dxa"/>
              <w:left w:w="120" w:type="dxa"/>
              <w:bottom w:w="100" w:type="dxa"/>
              <w:right w:w="120" w:type="dxa"/>
            </w:tcMar>
          </w:tcPr>
          <w:p w14:paraId="18328021"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646A2C6E" w14:textId="77777777" w:rsidR="00840AD5" w:rsidRDefault="00840AD5" w:rsidP="002F06A4">
            <w:r>
              <w:rPr>
                <w:rFonts w:eastAsia="Times New Roman"/>
              </w:rPr>
              <w:t>01 tháng – Không bao gồm tháng hiện tại (Tháng T). Chạy ngày đầu tiên của tháng</w:t>
            </w:r>
          </w:p>
        </w:tc>
      </w:tr>
      <w:tr w:rsidR="00840AD5" w14:paraId="4ADE032B" w14:textId="77777777" w:rsidTr="00B8427C">
        <w:tc>
          <w:tcPr>
            <w:tcW w:w="1416" w:type="pct"/>
            <w:tcMar>
              <w:top w:w="100" w:type="dxa"/>
              <w:left w:w="120" w:type="dxa"/>
              <w:bottom w:w="100" w:type="dxa"/>
              <w:right w:w="120" w:type="dxa"/>
            </w:tcMar>
          </w:tcPr>
          <w:p w14:paraId="61324A23"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615311C8" w14:textId="77777777" w:rsidR="00840AD5" w:rsidRDefault="00840AD5" w:rsidP="002F06A4">
            <w:r>
              <w:rPr>
                <w:rFonts w:eastAsia="Times New Roman"/>
              </w:rPr>
              <w:t>06 tháng (Từ tháng T-7 đến tháng T-2)</w:t>
            </w:r>
          </w:p>
        </w:tc>
      </w:tr>
      <w:tr w:rsidR="00840AD5" w14:paraId="39FE2F3B" w14:textId="77777777" w:rsidTr="00B8427C">
        <w:tc>
          <w:tcPr>
            <w:tcW w:w="5000" w:type="pct"/>
            <w:gridSpan w:val="2"/>
            <w:shd w:val="clear" w:color="auto" w:fill="F2F2F2"/>
            <w:tcMar>
              <w:top w:w="100" w:type="dxa"/>
              <w:left w:w="120" w:type="dxa"/>
              <w:bottom w:w="100" w:type="dxa"/>
              <w:right w:w="120" w:type="dxa"/>
            </w:tcMar>
          </w:tcPr>
          <w:p w14:paraId="422C5679" w14:textId="77777777" w:rsidR="00840AD5" w:rsidRDefault="00840AD5" w:rsidP="002F06A4">
            <w:r>
              <w:rPr>
                <w:rFonts w:eastAsia="Times New Roman"/>
                <w:b/>
                <w:bCs/>
              </w:rPr>
              <w:t>Các điều kiện của kịch bản</w:t>
            </w:r>
          </w:p>
        </w:tc>
      </w:tr>
      <w:tr w:rsidR="00840AD5" w14:paraId="41CA5420" w14:textId="77777777" w:rsidTr="00B8427C">
        <w:tc>
          <w:tcPr>
            <w:tcW w:w="5000" w:type="pct"/>
            <w:gridSpan w:val="2"/>
            <w:tcMar>
              <w:top w:w="100" w:type="dxa"/>
              <w:left w:w="120" w:type="dxa"/>
              <w:bottom w:w="100" w:type="dxa"/>
              <w:right w:w="120" w:type="dxa"/>
            </w:tcMar>
          </w:tcPr>
          <w:p w14:paraId="6766CB04" w14:textId="77777777" w:rsidR="00840AD5" w:rsidRDefault="00840AD5" w:rsidP="00840AD5">
            <w:pPr>
              <w:pStyle w:val="ListParagraph"/>
              <w:numPr>
                <w:ilvl w:val="0"/>
                <w:numId w:val="68"/>
              </w:numPr>
              <w:contextualSpacing w:val="0"/>
              <w:jc w:val="left"/>
            </w:pPr>
            <w:r>
              <w:rPr>
                <w:rFonts w:eastAsia="Times New Roman"/>
                <w:b/>
                <w:bCs/>
              </w:rPr>
              <w:t>Giám sát theo chiều giao dịch ghi Nợ</w:t>
            </w:r>
          </w:p>
          <w:p w14:paraId="6D873776" w14:textId="48EFCC50" w:rsidR="00840AD5" w:rsidRDefault="00840AD5" w:rsidP="00840AD5">
            <w:pPr>
              <w:pStyle w:val="ListParagraph"/>
              <w:numPr>
                <w:ilvl w:val="1"/>
                <w:numId w:val="68"/>
              </w:numPr>
              <w:contextualSpacing w:val="0"/>
              <w:jc w:val="left"/>
            </w:pPr>
            <w:r>
              <w:rPr>
                <w:rFonts w:eastAsia="Times New Roman"/>
              </w:rPr>
              <w:t>Điều kiện 1: Khách hàng có Tài khoản thanh toán thỏa mãn điều kiện: (Ngày cuối cùng của tháng (T-1) – Ngày mở tài khoản) ≥ 180 ngày</w:t>
            </w:r>
            <w:r w:rsidR="00900105">
              <w:rPr>
                <w:rFonts w:eastAsia="Times New Roman"/>
              </w:rPr>
              <w:t xml:space="preserve"> </w:t>
            </w:r>
            <w:r>
              <w:rPr>
                <w:rFonts w:eastAsia="Times New Roman"/>
              </w:rPr>
              <w:t>VÀ</w:t>
            </w:r>
          </w:p>
          <w:p w14:paraId="4625F722" w14:textId="3A28D115" w:rsidR="00DE55A1" w:rsidRPr="00DE55A1" w:rsidRDefault="00840AD5" w:rsidP="00840AD5">
            <w:pPr>
              <w:pStyle w:val="ListParagraph"/>
              <w:numPr>
                <w:ilvl w:val="1"/>
                <w:numId w:val="68"/>
              </w:numPr>
              <w:contextualSpacing w:val="0"/>
              <w:jc w:val="left"/>
            </w:pPr>
            <w:r>
              <w:rPr>
                <w:rFonts w:eastAsia="Times New Roman"/>
              </w:rPr>
              <w:t xml:space="preserve">Điều kiện 2: </w:t>
            </w:r>
            <w:r w:rsidR="00DE55A1" w:rsidRPr="00DE55A1">
              <w:rPr>
                <w:rFonts w:eastAsia="Times New Roman"/>
              </w:rPr>
              <w:t>(S</w:t>
            </w:r>
            <w:r w:rsidR="00255763">
              <w:rPr>
                <w:rFonts w:eastAsia="Times New Roman"/>
              </w:rPr>
              <w:t>D</w:t>
            </w:r>
            <w:r w:rsidR="00DE55A1" w:rsidRPr="00DE55A1">
              <w:rPr>
                <w:rFonts w:eastAsia="Times New Roman"/>
              </w:rPr>
              <w:t xml:space="preserve"> x </w:t>
            </w:r>
            <w:r w:rsidR="008B44E1">
              <w:t>k</w:t>
            </w:r>
            <w:r w:rsidR="008B44E1" w:rsidRPr="00C1264B">
              <w:rPr>
                <w:vertAlign w:val="subscript"/>
              </w:rPr>
              <w:t>min</w:t>
            </w:r>
            <w:r w:rsidR="00DE55A1" w:rsidRPr="00DE55A1">
              <w:rPr>
                <w:rFonts w:eastAsia="Times New Roman"/>
              </w:rPr>
              <w:t>) ≤ (A – Bi max) VÀ</w:t>
            </w:r>
          </w:p>
          <w:p w14:paraId="15AD57AB" w14:textId="77777777" w:rsidR="00DE55A1" w:rsidRDefault="00DE55A1" w:rsidP="00DE55A1">
            <w:pPr>
              <w:pStyle w:val="ListParagraph"/>
              <w:contextualSpacing w:val="0"/>
              <w:jc w:val="left"/>
              <w:rPr>
                <w:rFonts w:eastAsia="Times New Roman"/>
              </w:rPr>
            </w:pPr>
            <w:r>
              <w:rPr>
                <w:rFonts w:eastAsia="Times New Roman"/>
              </w:rPr>
              <w:t xml:space="preserve">Trong đó: </w:t>
            </w:r>
          </w:p>
          <w:p w14:paraId="77678FFE" w14:textId="13764A10" w:rsidR="00840AD5" w:rsidRDefault="00DE55A1" w:rsidP="00DE55A1">
            <w:pPr>
              <w:pStyle w:val="ListParagraph"/>
              <w:contextualSpacing w:val="0"/>
              <w:jc w:val="left"/>
            </w:pPr>
            <w:r>
              <w:rPr>
                <w:rFonts w:eastAsia="Times New Roman"/>
              </w:rPr>
              <w:t xml:space="preserve">- </w:t>
            </w:r>
            <w:r w:rsidR="00840AD5">
              <w:rPr>
                <w:rFonts w:eastAsia="Times New Roman"/>
              </w:rPr>
              <w:t>Tổng giá trị giao dịch ghi Nợ tháng (T-1) của tất cả Tài khoản thanh toán của Khách hàng = A</w:t>
            </w:r>
          </w:p>
          <w:p w14:paraId="5B0BF34A" w14:textId="105DD09C" w:rsidR="00840AD5" w:rsidRDefault="00DE55A1" w:rsidP="00DE55A1">
            <w:pPr>
              <w:pStyle w:val="ListParagraph"/>
              <w:contextualSpacing w:val="0"/>
              <w:jc w:val="left"/>
              <w:rPr>
                <w:rFonts w:eastAsia="Times New Roman"/>
              </w:rPr>
            </w:pPr>
            <w:r>
              <w:rPr>
                <w:rFonts w:eastAsia="Times New Roman"/>
              </w:rPr>
              <w:t xml:space="preserve">- </w:t>
            </w:r>
            <w:r w:rsidR="00840AD5">
              <w:rPr>
                <w:rFonts w:eastAsia="Times New Roman"/>
              </w:rPr>
              <w:t>Tổng giá trị giao dịch ghi Nợ từng tháng của các tháng thứ i trong kỳ giám sát của tất cả Tài khoản thanh toán của Khách hàng = Bi</w:t>
            </w:r>
          </w:p>
          <w:p w14:paraId="02E6453E" w14:textId="77777777" w:rsidR="00E11131" w:rsidRDefault="00DE55A1" w:rsidP="00E11131">
            <w:pPr>
              <w:rPr>
                <w:rFonts w:eastAsia="Times New Roman"/>
              </w:rPr>
            </w:pPr>
            <w:r>
              <w:t xml:space="preserve">            </w:t>
            </w:r>
            <w:r w:rsidR="00E11131">
              <w:t>- SD là Độ lệch chuẩn</w:t>
            </w:r>
          </w:p>
          <w:p w14:paraId="7521DD51" w14:textId="74C6AA43" w:rsidR="008B44E1" w:rsidRDefault="008B44E1" w:rsidP="00DE55A1">
            <w:pPr>
              <w:pStyle w:val="ListParagraph"/>
              <w:contextualSpacing w:val="0"/>
              <w:jc w:val="left"/>
            </w:pPr>
            <w:r>
              <w:t>- k</w:t>
            </w:r>
            <w:r w:rsidRPr="00C1264B">
              <w:rPr>
                <w:vertAlign w:val="subscript"/>
              </w:rPr>
              <w:t>min</w:t>
            </w:r>
            <w:r>
              <w:rPr>
                <w:vertAlign w:val="subscript"/>
              </w:rPr>
              <w:t xml:space="preserve"> </w:t>
            </w:r>
            <w:r>
              <w:t>= 1,5</w:t>
            </w:r>
          </w:p>
          <w:p w14:paraId="3B915B3A" w14:textId="77777777" w:rsidR="00840AD5" w:rsidRDefault="00840AD5" w:rsidP="00840AD5">
            <w:pPr>
              <w:pStyle w:val="ListParagraph"/>
              <w:numPr>
                <w:ilvl w:val="1"/>
                <w:numId w:val="68"/>
              </w:numPr>
              <w:contextualSpacing w:val="0"/>
              <w:jc w:val="left"/>
            </w:pPr>
            <w:r>
              <w:rPr>
                <w:rFonts w:eastAsia="Times New Roman"/>
              </w:rPr>
              <w:t>Điều kiện 3: A ≥ KHCN: 5 tỷ VND (quy đổi), KHTC: 1 tỷ VND (quy đổi) VÀ</w:t>
            </w:r>
          </w:p>
          <w:p w14:paraId="5265938A" w14:textId="77777777" w:rsidR="00840AD5" w:rsidRDefault="00840AD5" w:rsidP="00840AD5">
            <w:pPr>
              <w:pStyle w:val="ListParagraph"/>
              <w:numPr>
                <w:ilvl w:val="1"/>
                <w:numId w:val="68"/>
              </w:numPr>
              <w:contextualSpacing w:val="0"/>
              <w:jc w:val="left"/>
            </w:pPr>
            <w:r>
              <w:rPr>
                <w:rFonts w:eastAsia="Times New Roman"/>
              </w:rPr>
              <w:lastRenderedPageBreak/>
              <w:t>Điều kiện 4: (A – Bi max)/Bi max ≥ 200%</w:t>
            </w:r>
          </w:p>
          <w:p w14:paraId="1DD9FC50" w14:textId="77777777" w:rsidR="00840AD5" w:rsidRDefault="00840AD5" w:rsidP="00840AD5">
            <w:pPr>
              <w:pStyle w:val="ListParagraph"/>
              <w:numPr>
                <w:ilvl w:val="0"/>
                <w:numId w:val="68"/>
              </w:numPr>
              <w:contextualSpacing w:val="0"/>
              <w:jc w:val="left"/>
            </w:pPr>
            <w:r>
              <w:rPr>
                <w:rFonts w:eastAsia="Times New Roman"/>
                <w:b/>
                <w:bCs/>
              </w:rPr>
              <w:t>Giám sát theo chiều giao dịch ghi Có</w:t>
            </w:r>
          </w:p>
          <w:p w14:paraId="4EB1411C" w14:textId="57E893BB" w:rsidR="00840AD5" w:rsidRDefault="00840AD5" w:rsidP="00840AD5">
            <w:pPr>
              <w:pStyle w:val="ListParagraph"/>
              <w:numPr>
                <w:ilvl w:val="1"/>
                <w:numId w:val="68"/>
              </w:numPr>
              <w:contextualSpacing w:val="0"/>
              <w:jc w:val="left"/>
            </w:pPr>
            <w:r>
              <w:rPr>
                <w:rFonts w:eastAsia="Times New Roman"/>
              </w:rPr>
              <w:t>Điều kiện 1: (Ngày cuối cùng của tháng (T-1) – Ngày mở tài khoản) ≥ 180 ngày</w:t>
            </w:r>
            <w:r w:rsidR="00F270CE">
              <w:rPr>
                <w:rFonts w:eastAsia="Times New Roman"/>
              </w:rPr>
              <w:t xml:space="preserve"> </w:t>
            </w:r>
            <w:r>
              <w:rPr>
                <w:rFonts w:eastAsia="Times New Roman"/>
              </w:rPr>
              <w:t>VÀ</w:t>
            </w:r>
          </w:p>
          <w:p w14:paraId="16EE0115" w14:textId="1EF8F1BB" w:rsidR="00244E76" w:rsidRDefault="00840AD5" w:rsidP="00483F98">
            <w:pPr>
              <w:pStyle w:val="ListParagraph"/>
              <w:numPr>
                <w:ilvl w:val="1"/>
                <w:numId w:val="68"/>
              </w:numPr>
              <w:contextualSpacing w:val="0"/>
              <w:jc w:val="left"/>
            </w:pPr>
            <w:r w:rsidRPr="00244E76">
              <w:rPr>
                <w:rFonts w:eastAsia="Times New Roman"/>
              </w:rPr>
              <w:t xml:space="preserve">Điều kiện 2: </w:t>
            </w:r>
            <w:r w:rsidR="00244E76" w:rsidRPr="00244E76">
              <w:rPr>
                <w:rFonts w:eastAsia="Times New Roman"/>
              </w:rPr>
              <w:t xml:space="preserve">(S x </w:t>
            </w:r>
            <w:r w:rsidR="00244E76">
              <w:t>k</w:t>
            </w:r>
            <w:r w:rsidR="00244E76" w:rsidRPr="00C1264B">
              <w:rPr>
                <w:vertAlign w:val="subscript"/>
              </w:rPr>
              <w:t>min</w:t>
            </w:r>
            <w:r w:rsidR="00244E76" w:rsidRPr="00244E76">
              <w:rPr>
                <w:rFonts w:eastAsia="Times New Roman"/>
              </w:rPr>
              <w:t>) ≤ (C – Di max) VÀ</w:t>
            </w:r>
          </w:p>
          <w:p w14:paraId="011BA3EC" w14:textId="72B3CE4A" w:rsidR="00840AD5" w:rsidRDefault="00244E76" w:rsidP="00244E76">
            <w:pPr>
              <w:pStyle w:val="ListParagraph"/>
              <w:contextualSpacing w:val="0"/>
              <w:jc w:val="left"/>
            </w:pPr>
            <w:r>
              <w:rPr>
                <w:rFonts w:eastAsia="Times New Roman"/>
              </w:rPr>
              <w:t xml:space="preserve">- </w:t>
            </w:r>
            <w:r w:rsidR="00840AD5">
              <w:rPr>
                <w:rFonts w:eastAsia="Times New Roman"/>
              </w:rPr>
              <w:t>Tổng giá trị giao dịch ghi Có tháng (T-1) của tất cả Tài khoản thanh toán của Khách hàng = C</w:t>
            </w:r>
          </w:p>
          <w:p w14:paraId="1C6C328F" w14:textId="59D38AC9" w:rsidR="00840AD5" w:rsidRPr="00244E76" w:rsidRDefault="00244E76" w:rsidP="00244E76">
            <w:pPr>
              <w:pStyle w:val="ListParagraph"/>
              <w:contextualSpacing w:val="0"/>
              <w:jc w:val="left"/>
            </w:pPr>
            <w:r>
              <w:rPr>
                <w:rFonts w:eastAsia="Times New Roman"/>
              </w:rPr>
              <w:t xml:space="preserve">- </w:t>
            </w:r>
            <w:r w:rsidR="00840AD5">
              <w:rPr>
                <w:rFonts w:eastAsia="Times New Roman"/>
              </w:rPr>
              <w:t>Tổng giá trị giao dịch ghi Có từng tháng của các tháng trong kỳ giám sát của tất cả Tài khoản thanh toán của KH</w:t>
            </w:r>
            <w:r w:rsidR="0066025E">
              <w:rPr>
                <w:rFonts w:eastAsia="Times New Roman"/>
              </w:rPr>
              <w:t xml:space="preserve"> = Di</w:t>
            </w:r>
          </w:p>
          <w:p w14:paraId="64CCC212" w14:textId="77777777" w:rsidR="0077060C" w:rsidRDefault="00244E76" w:rsidP="0077060C">
            <w:pPr>
              <w:rPr>
                <w:rFonts w:eastAsia="Times New Roman"/>
              </w:rPr>
            </w:pPr>
            <w:r>
              <w:t xml:space="preserve">            </w:t>
            </w:r>
            <w:r w:rsidR="0077060C">
              <w:t>- SD là Độ lệch chuẩn</w:t>
            </w:r>
          </w:p>
          <w:p w14:paraId="1E3E0B2D" w14:textId="77777777" w:rsidR="0077060C" w:rsidRDefault="0077060C" w:rsidP="0077060C">
            <w:pPr>
              <w:pStyle w:val="ListParagraph"/>
              <w:contextualSpacing w:val="0"/>
              <w:jc w:val="left"/>
            </w:pPr>
            <w:r>
              <w:t>- k</w:t>
            </w:r>
            <w:r w:rsidRPr="00C1264B">
              <w:rPr>
                <w:vertAlign w:val="subscript"/>
              </w:rPr>
              <w:t>min</w:t>
            </w:r>
            <w:r>
              <w:rPr>
                <w:vertAlign w:val="subscript"/>
              </w:rPr>
              <w:t xml:space="preserve"> </w:t>
            </w:r>
            <w:r>
              <w:t>= 1,5</w:t>
            </w:r>
          </w:p>
          <w:p w14:paraId="51C9863E" w14:textId="405700F6" w:rsidR="00840AD5" w:rsidRDefault="00840AD5" w:rsidP="00840AD5">
            <w:pPr>
              <w:pStyle w:val="ListParagraph"/>
              <w:numPr>
                <w:ilvl w:val="1"/>
                <w:numId w:val="68"/>
              </w:numPr>
              <w:contextualSpacing w:val="0"/>
              <w:jc w:val="left"/>
            </w:pPr>
            <w:r>
              <w:rPr>
                <w:rFonts w:eastAsia="Times New Roman"/>
              </w:rPr>
              <w:t>Điều kiện 3: C ≥ KHCN: 5 tỷ VND (quy đổi), KHTC: 1 tỷ VND (quy đổi) VÀ</w:t>
            </w:r>
          </w:p>
          <w:p w14:paraId="334A3B1B" w14:textId="663C5D8C" w:rsidR="00840AD5" w:rsidRDefault="00840AD5" w:rsidP="00244E76">
            <w:pPr>
              <w:pStyle w:val="ListParagraph"/>
              <w:numPr>
                <w:ilvl w:val="1"/>
                <w:numId w:val="68"/>
              </w:numPr>
              <w:contextualSpacing w:val="0"/>
              <w:jc w:val="left"/>
            </w:pPr>
            <w:r>
              <w:rPr>
                <w:rFonts w:eastAsia="Times New Roman"/>
              </w:rPr>
              <w:t>Điều kiện 4: (C – Di max)/Di max ≥ 200%</w:t>
            </w:r>
          </w:p>
        </w:tc>
      </w:tr>
    </w:tbl>
    <w:p w14:paraId="0A0A16E3" w14:textId="53C3B8EE" w:rsidR="00840AD5" w:rsidRDefault="00840AD5" w:rsidP="00840AD5">
      <w:pPr>
        <w:pStyle w:val="Heading3"/>
      </w:pPr>
      <w:bookmarkStart w:id="1183" w:name="scn_AML-05"/>
      <w:r>
        <w:lastRenderedPageBreak/>
        <w:t xml:space="preserve">AML-05: Sự dịch chuyển nhanh của dòng tiền </w:t>
      </w:r>
      <w:bookmarkEnd w:id="118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07EC50A4" w14:textId="77777777" w:rsidTr="00B8427C">
        <w:trPr>
          <w:tblHeader/>
        </w:trPr>
        <w:tc>
          <w:tcPr>
            <w:tcW w:w="1416" w:type="pct"/>
            <w:shd w:val="clear" w:color="auto" w:fill="1F3864"/>
            <w:tcMar>
              <w:top w:w="100" w:type="dxa"/>
              <w:left w:w="120" w:type="dxa"/>
              <w:bottom w:w="100" w:type="dxa"/>
              <w:right w:w="120" w:type="dxa"/>
            </w:tcMar>
          </w:tcPr>
          <w:p w14:paraId="401CABFA"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26FE616D" w14:textId="77777777" w:rsidR="00840AD5" w:rsidRDefault="00840AD5" w:rsidP="002F06A4">
            <w:r>
              <w:rPr>
                <w:rFonts w:eastAsia="Times New Roman"/>
                <w:b/>
                <w:bCs/>
                <w:color w:val="FFFFFF"/>
              </w:rPr>
              <w:t>Nội dung</w:t>
            </w:r>
          </w:p>
        </w:tc>
      </w:tr>
      <w:tr w:rsidR="00840AD5" w14:paraId="0B3A9E91" w14:textId="77777777" w:rsidTr="00B8427C">
        <w:tc>
          <w:tcPr>
            <w:tcW w:w="1416" w:type="pct"/>
            <w:tcMar>
              <w:top w:w="100" w:type="dxa"/>
              <w:left w:w="120" w:type="dxa"/>
              <w:bottom w:w="100" w:type="dxa"/>
              <w:right w:w="120" w:type="dxa"/>
            </w:tcMar>
          </w:tcPr>
          <w:p w14:paraId="0FDE6658"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6208EB60" w14:textId="77777777" w:rsidR="00840AD5" w:rsidRDefault="00840AD5" w:rsidP="002F06A4">
            <w:r>
              <w:rPr>
                <w:rFonts w:eastAsia="Times New Roman"/>
              </w:rPr>
              <w:t>Xác định khách hàng có giao dịch chuyển tiền điện tử đến/đi trong một giai đoạn xác định. Trong đó có xem xét quy mô hoặc tốc độ luân chuyển của dòng tiền qua tài khoản so với số dư tài khoản hoặc giá trị tài sản ròng.</w:t>
            </w:r>
          </w:p>
        </w:tc>
      </w:tr>
      <w:tr w:rsidR="00840AD5" w14:paraId="0ACBA268" w14:textId="77777777" w:rsidTr="00B8427C">
        <w:tc>
          <w:tcPr>
            <w:tcW w:w="5000" w:type="pct"/>
            <w:gridSpan w:val="2"/>
            <w:shd w:val="clear" w:color="auto" w:fill="D9D9D9"/>
            <w:tcMar>
              <w:top w:w="100" w:type="dxa"/>
              <w:left w:w="120" w:type="dxa"/>
              <w:bottom w:w="100" w:type="dxa"/>
              <w:right w:w="120" w:type="dxa"/>
            </w:tcMar>
          </w:tcPr>
          <w:p w14:paraId="62E1C83C" w14:textId="77777777" w:rsidR="00840AD5" w:rsidRDefault="00840AD5" w:rsidP="002F06A4">
            <w:r>
              <w:rPr>
                <w:rFonts w:eastAsia="Times New Roman"/>
                <w:b/>
                <w:bCs/>
              </w:rPr>
              <w:t>Phạm vi kịch bản</w:t>
            </w:r>
          </w:p>
        </w:tc>
      </w:tr>
      <w:tr w:rsidR="00840AD5" w14:paraId="59886FDE" w14:textId="77777777" w:rsidTr="00B8427C">
        <w:tc>
          <w:tcPr>
            <w:tcW w:w="1416" w:type="pct"/>
            <w:tcMar>
              <w:top w:w="100" w:type="dxa"/>
              <w:left w:w="120" w:type="dxa"/>
              <w:bottom w:w="100" w:type="dxa"/>
              <w:right w:w="120" w:type="dxa"/>
            </w:tcMar>
          </w:tcPr>
          <w:p w14:paraId="412225E1"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5614081F" w14:textId="77777777" w:rsidR="00840AD5" w:rsidRDefault="00840AD5" w:rsidP="002F06A4">
            <w:r>
              <w:rPr>
                <w:rFonts w:eastAsia="Times New Roman"/>
              </w:rPr>
              <w:t>Khách hàng</w:t>
            </w:r>
          </w:p>
        </w:tc>
      </w:tr>
      <w:tr w:rsidR="00840AD5" w14:paraId="5AB236D5" w14:textId="77777777" w:rsidTr="00B8427C">
        <w:tc>
          <w:tcPr>
            <w:tcW w:w="1416" w:type="pct"/>
            <w:tcMar>
              <w:top w:w="100" w:type="dxa"/>
              <w:left w:w="120" w:type="dxa"/>
              <w:bottom w:w="100" w:type="dxa"/>
              <w:right w:w="120" w:type="dxa"/>
            </w:tcMar>
          </w:tcPr>
          <w:p w14:paraId="623872FC"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2AA0177F" w14:textId="77777777" w:rsidR="00840AD5" w:rsidRDefault="00840AD5" w:rsidP="002F06A4">
            <w:r>
              <w:rPr>
                <w:rFonts w:eastAsia="Times New Roman"/>
              </w:rPr>
              <w:t>Khách hàng cá nhân, Khách hàng tổ chức</w:t>
            </w:r>
          </w:p>
        </w:tc>
      </w:tr>
      <w:tr w:rsidR="00840AD5" w14:paraId="46E80BDC" w14:textId="77777777" w:rsidTr="00B8427C">
        <w:tc>
          <w:tcPr>
            <w:tcW w:w="1416" w:type="pct"/>
            <w:tcMar>
              <w:top w:w="100" w:type="dxa"/>
              <w:left w:w="120" w:type="dxa"/>
              <w:bottom w:w="100" w:type="dxa"/>
              <w:right w:w="120" w:type="dxa"/>
            </w:tcMar>
          </w:tcPr>
          <w:p w14:paraId="01EE5F1A"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30C31421" w14:textId="77777777" w:rsidR="00840AD5" w:rsidRDefault="00840AD5" w:rsidP="002F06A4">
            <w:r>
              <w:rPr>
                <w:rFonts w:eastAsia="Times New Roman"/>
              </w:rPr>
              <w:t>Tài khoản thanh toán</w:t>
            </w:r>
          </w:p>
        </w:tc>
      </w:tr>
      <w:tr w:rsidR="00840AD5" w14:paraId="05E0F37A" w14:textId="77777777" w:rsidTr="00B8427C">
        <w:tc>
          <w:tcPr>
            <w:tcW w:w="1416" w:type="pct"/>
            <w:tcMar>
              <w:top w:w="100" w:type="dxa"/>
              <w:left w:w="120" w:type="dxa"/>
              <w:bottom w:w="100" w:type="dxa"/>
              <w:right w:w="120" w:type="dxa"/>
            </w:tcMar>
          </w:tcPr>
          <w:p w14:paraId="4F1BC78B"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77C30A6A" w14:textId="77777777" w:rsidR="00840AD5" w:rsidRDefault="00840AD5" w:rsidP="002F06A4">
            <w:r>
              <w:rPr>
                <w:rFonts w:eastAsia="Times New Roman"/>
              </w:rPr>
              <w:t>Bao gồm các giao dịch được ghi nhận trên Tài khoản thanh toán. Loại trừ:</w:t>
            </w:r>
          </w:p>
          <w:p w14:paraId="3BDF1E9E" w14:textId="77777777" w:rsidR="00840AD5" w:rsidRPr="002C6BD7" w:rsidRDefault="00840AD5" w:rsidP="00840AD5">
            <w:pPr>
              <w:pStyle w:val="ListParagraph"/>
              <w:numPr>
                <w:ilvl w:val="0"/>
                <w:numId w:val="68"/>
              </w:numPr>
              <w:contextualSpacing w:val="0"/>
              <w:jc w:val="left"/>
            </w:pPr>
            <w:r w:rsidRPr="002C6BD7">
              <w:rPr>
                <w:rFonts w:eastAsia="Times New Roman"/>
                <w:bCs/>
              </w:rPr>
              <w:t>Giao dịch trả lãi/phí</w:t>
            </w:r>
          </w:p>
          <w:p w14:paraId="79A67840" w14:textId="77777777" w:rsidR="00840AD5" w:rsidRPr="002C6BD7" w:rsidRDefault="00840AD5" w:rsidP="00840AD5">
            <w:pPr>
              <w:pStyle w:val="ListParagraph"/>
              <w:numPr>
                <w:ilvl w:val="0"/>
                <w:numId w:val="68"/>
              </w:numPr>
              <w:contextualSpacing w:val="0"/>
              <w:jc w:val="left"/>
            </w:pPr>
            <w:r w:rsidRPr="002C6BD7">
              <w:rPr>
                <w:rFonts w:eastAsia="Times New Roman"/>
                <w:bCs/>
              </w:rPr>
              <w:t>Giao dịch bị hủy</w:t>
            </w:r>
          </w:p>
          <w:p w14:paraId="3C1828C5" w14:textId="592E6B69" w:rsidR="00840AD5" w:rsidRDefault="00FB3038" w:rsidP="00840AD5">
            <w:pPr>
              <w:pStyle w:val="ListParagraph"/>
              <w:numPr>
                <w:ilvl w:val="0"/>
                <w:numId w:val="68"/>
              </w:numPr>
              <w:contextualSpacing w:val="0"/>
              <w:jc w:val="left"/>
            </w:pPr>
            <w:r>
              <w:rPr>
                <w:rFonts w:eastAsia="Times New Roman"/>
                <w:bCs/>
              </w:rPr>
              <w:lastRenderedPageBreak/>
              <w:t>G</w:t>
            </w:r>
            <w:r w:rsidR="00840AD5" w:rsidRPr="002C6BD7">
              <w:rPr>
                <w:rFonts w:eastAsia="Times New Roman"/>
                <w:bCs/>
              </w:rPr>
              <w:t>iao dịch chuyển tiền qua lại giữa các tài khoản của chung 1 khách hàng trong nội bộ MSB</w:t>
            </w:r>
          </w:p>
        </w:tc>
      </w:tr>
      <w:tr w:rsidR="00840AD5" w14:paraId="0A95163A" w14:textId="77777777" w:rsidTr="00B8427C">
        <w:tc>
          <w:tcPr>
            <w:tcW w:w="5000" w:type="pct"/>
            <w:gridSpan w:val="2"/>
            <w:shd w:val="clear" w:color="auto" w:fill="D9D9D9"/>
            <w:tcMar>
              <w:top w:w="100" w:type="dxa"/>
              <w:left w:w="120" w:type="dxa"/>
              <w:bottom w:w="100" w:type="dxa"/>
              <w:right w:w="120" w:type="dxa"/>
            </w:tcMar>
          </w:tcPr>
          <w:p w14:paraId="21E934A3" w14:textId="77777777" w:rsidR="00840AD5" w:rsidRDefault="00840AD5" w:rsidP="002F06A4">
            <w:r>
              <w:rPr>
                <w:rFonts w:eastAsia="Times New Roman"/>
                <w:b/>
                <w:bCs/>
              </w:rPr>
              <w:lastRenderedPageBreak/>
              <w:t>Điều kiện cảnh báo</w:t>
            </w:r>
          </w:p>
        </w:tc>
      </w:tr>
      <w:tr w:rsidR="00840AD5" w14:paraId="6AB7B342" w14:textId="77777777" w:rsidTr="00B8427C">
        <w:tc>
          <w:tcPr>
            <w:tcW w:w="5000" w:type="pct"/>
            <w:gridSpan w:val="2"/>
            <w:shd w:val="clear" w:color="auto" w:fill="F2F2F2"/>
            <w:tcMar>
              <w:top w:w="100" w:type="dxa"/>
              <w:left w:w="120" w:type="dxa"/>
              <w:bottom w:w="100" w:type="dxa"/>
              <w:right w:w="120" w:type="dxa"/>
            </w:tcMar>
          </w:tcPr>
          <w:p w14:paraId="14826DB7" w14:textId="77777777" w:rsidR="00840AD5" w:rsidRDefault="00840AD5" w:rsidP="002F06A4">
            <w:r>
              <w:rPr>
                <w:rFonts w:eastAsia="Times New Roman"/>
                <w:b/>
                <w:bCs/>
              </w:rPr>
              <w:t>Thời gian thực hiện cảnh báo</w:t>
            </w:r>
          </w:p>
        </w:tc>
      </w:tr>
      <w:tr w:rsidR="00840AD5" w14:paraId="678A70F9" w14:textId="77777777" w:rsidTr="00B8427C">
        <w:tc>
          <w:tcPr>
            <w:tcW w:w="1416" w:type="pct"/>
            <w:tcMar>
              <w:top w:w="100" w:type="dxa"/>
              <w:left w:w="120" w:type="dxa"/>
              <w:bottom w:w="100" w:type="dxa"/>
              <w:right w:w="120" w:type="dxa"/>
            </w:tcMar>
          </w:tcPr>
          <w:p w14:paraId="2464EA82"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4E85368C" w14:textId="77777777" w:rsidR="00840AD5" w:rsidRDefault="00840AD5" w:rsidP="002F06A4">
            <w:r>
              <w:rPr>
                <w:rFonts w:eastAsia="Times New Roman"/>
              </w:rPr>
              <w:t>7 ngày (Được phép tùy chỉnh)</w:t>
            </w:r>
          </w:p>
        </w:tc>
      </w:tr>
      <w:tr w:rsidR="00840AD5" w14:paraId="272B1C6F" w14:textId="77777777" w:rsidTr="00B8427C">
        <w:tc>
          <w:tcPr>
            <w:tcW w:w="1416" w:type="pct"/>
            <w:tcMar>
              <w:top w:w="100" w:type="dxa"/>
              <w:left w:w="120" w:type="dxa"/>
              <w:bottom w:w="100" w:type="dxa"/>
              <w:right w:w="120" w:type="dxa"/>
            </w:tcMar>
          </w:tcPr>
          <w:p w14:paraId="451CF1AC"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02703EF0" w14:textId="77777777" w:rsidR="00840AD5" w:rsidRDefault="00840AD5" w:rsidP="002F06A4">
            <w:r>
              <w:rPr>
                <w:rFonts w:eastAsia="Times New Roman"/>
              </w:rPr>
              <w:t>14 ngày (từ ngày T-14 đến T-1)</w:t>
            </w:r>
          </w:p>
        </w:tc>
      </w:tr>
      <w:tr w:rsidR="00840AD5" w14:paraId="4C3DACE0" w14:textId="77777777" w:rsidTr="00B8427C">
        <w:tc>
          <w:tcPr>
            <w:tcW w:w="5000" w:type="pct"/>
            <w:gridSpan w:val="2"/>
            <w:shd w:val="clear" w:color="auto" w:fill="F2F2F2"/>
            <w:tcMar>
              <w:top w:w="100" w:type="dxa"/>
              <w:left w:w="120" w:type="dxa"/>
              <w:bottom w:w="100" w:type="dxa"/>
              <w:right w:w="120" w:type="dxa"/>
            </w:tcMar>
          </w:tcPr>
          <w:p w14:paraId="3BEE9E5A" w14:textId="77777777" w:rsidR="00840AD5" w:rsidRDefault="00840AD5" w:rsidP="002F06A4">
            <w:r>
              <w:rPr>
                <w:rFonts w:eastAsia="Times New Roman"/>
                <w:b/>
                <w:bCs/>
              </w:rPr>
              <w:t>Các điều kiện của kịch bản</w:t>
            </w:r>
          </w:p>
        </w:tc>
      </w:tr>
      <w:tr w:rsidR="00840AD5" w14:paraId="7A1A86E5" w14:textId="77777777" w:rsidTr="00B8427C">
        <w:tc>
          <w:tcPr>
            <w:tcW w:w="5000" w:type="pct"/>
            <w:gridSpan w:val="2"/>
            <w:tcMar>
              <w:top w:w="100" w:type="dxa"/>
              <w:left w:w="120" w:type="dxa"/>
              <w:bottom w:w="100" w:type="dxa"/>
              <w:right w:w="120" w:type="dxa"/>
            </w:tcMar>
          </w:tcPr>
          <w:p w14:paraId="751DE078" w14:textId="77777777" w:rsidR="00840AD5" w:rsidRDefault="00840AD5" w:rsidP="00840AD5">
            <w:pPr>
              <w:pStyle w:val="ListParagraph"/>
              <w:numPr>
                <w:ilvl w:val="0"/>
                <w:numId w:val="68"/>
              </w:numPr>
              <w:contextualSpacing w:val="0"/>
              <w:jc w:val="left"/>
            </w:pPr>
            <w:r>
              <w:rPr>
                <w:rFonts w:eastAsia="Times New Roman"/>
                <w:b/>
                <w:bCs/>
              </w:rPr>
              <w:t>Đối với Khách hàng mới</w:t>
            </w:r>
          </w:p>
          <w:p w14:paraId="1639464B" w14:textId="77777777" w:rsidR="00840AD5" w:rsidRDefault="00840AD5" w:rsidP="00840AD5">
            <w:pPr>
              <w:pStyle w:val="ListParagraph"/>
              <w:numPr>
                <w:ilvl w:val="1"/>
                <w:numId w:val="68"/>
              </w:numPr>
              <w:contextualSpacing w:val="0"/>
              <w:jc w:val="left"/>
            </w:pPr>
            <w:r>
              <w:rPr>
                <w:rFonts w:eastAsia="Times New Roman"/>
              </w:rPr>
              <w:t>Điều kiện 1: Khách hàng có Tài khoản thanh toán thỏa mãn điều kiện: (Ngày (T-1) – Ngày mở tài khoản) ≤ 90 ngày VÀ</w:t>
            </w:r>
          </w:p>
          <w:p w14:paraId="2E4A77E6" w14:textId="77777777" w:rsidR="00840AD5" w:rsidRDefault="00840AD5" w:rsidP="00840AD5">
            <w:pPr>
              <w:pStyle w:val="ListParagraph"/>
              <w:numPr>
                <w:ilvl w:val="1"/>
                <w:numId w:val="68"/>
              </w:numPr>
              <w:contextualSpacing w:val="0"/>
              <w:jc w:val="left"/>
            </w:pPr>
            <w:r>
              <w:rPr>
                <w:rFonts w:eastAsia="Times New Roman"/>
              </w:rPr>
              <w:t xml:space="preserve">Điều kiện 2: Tổng giá trị giao dịch ghi Có của tất cả Tài khoản thanh toán của Khách hàng ≥ KHCN và SME: 700 triệu VND (quy đổi) CIB: 10 tỷ VND (quy </w:t>
            </w:r>
            <w:proofErr w:type="gramStart"/>
            <w:r>
              <w:rPr>
                <w:rFonts w:eastAsia="Times New Roman"/>
              </w:rPr>
              <w:t>đổi)  VÀ</w:t>
            </w:r>
            <w:proofErr w:type="gramEnd"/>
          </w:p>
          <w:p w14:paraId="79E6856C" w14:textId="77777777" w:rsidR="00840AD5" w:rsidRDefault="00840AD5" w:rsidP="00840AD5">
            <w:pPr>
              <w:pStyle w:val="ListParagraph"/>
              <w:numPr>
                <w:ilvl w:val="1"/>
                <w:numId w:val="68"/>
              </w:numPr>
              <w:contextualSpacing w:val="0"/>
              <w:jc w:val="left"/>
            </w:pPr>
            <w:r>
              <w:rPr>
                <w:rFonts w:eastAsia="Times New Roman"/>
              </w:rPr>
              <w:t>Điều kiện 3: Số giao dịch ghi Có của tất cả Tài khoản thanh toán của Khách hàng ≥ 100 giao dịch VÀ</w:t>
            </w:r>
          </w:p>
          <w:p w14:paraId="1B997C65" w14:textId="77777777" w:rsidR="00840AD5" w:rsidRDefault="00840AD5" w:rsidP="00840AD5">
            <w:pPr>
              <w:pStyle w:val="ListParagraph"/>
              <w:numPr>
                <w:ilvl w:val="1"/>
                <w:numId w:val="68"/>
              </w:numPr>
              <w:contextualSpacing w:val="0"/>
              <w:jc w:val="left"/>
            </w:pPr>
            <w:r>
              <w:rPr>
                <w:rFonts w:eastAsia="Times New Roman"/>
              </w:rPr>
              <w:t>Điều kiện 4: Số giao dịch ghi Nợ của tất cả Tài khoản thanh toán của Khách hàng ≥ 100 giao dịchVÀ</w:t>
            </w:r>
          </w:p>
          <w:p w14:paraId="7951CF20" w14:textId="706E218C" w:rsidR="001669FD" w:rsidRPr="001669FD" w:rsidRDefault="00840AD5" w:rsidP="00840AD5">
            <w:pPr>
              <w:pStyle w:val="ListParagraph"/>
              <w:numPr>
                <w:ilvl w:val="1"/>
                <w:numId w:val="68"/>
              </w:numPr>
              <w:contextualSpacing w:val="0"/>
              <w:jc w:val="left"/>
            </w:pPr>
            <w:r>
              <w:rPr>
                <w:rFonts w:eastAsia="Times New Roman"/>
              </w:rPr>
              <w:t xml:space="preserve">Điều kiện 5: </w:t>
            </w:r>
            <w:r w:rsidR="001669FD" w:rsidRPr="001669FD">
              <w:rPr>
                <w:rFonts w:eastAsia="Times New Roman"/>
              </w:rPr>
              <w:t>ABS((B-A)/A) ≤ 5%</w:t>
            </w:r>
          </w:p>
          <w:p w14:paraId="6A45E16A" w14:textId="550D4661" w:rsidR="00840AD5" w:rsidRDefault="00840AD5" w:rsidP="001669FD">
            <w:pPr>
              <w:pStyle w:val="ListParagraph"/>
              <w:contextualSpacing w:val="0"/>
              <w:jc w:val="left"/>
            </w:pPr>
            <w:r>
              <w:rPr>
                <w:rFonts w:eastAsia="Times New Roman"/>
              </w:rPr>
              <w:t>A = Tổng giá trị ghi Có của tất cả Tài khoản thanh toán của Khách hàng trong khoảng thời gian giám sát</w:t>
            </w:r>
          </w:p>
          <w:p w14:paraId="15E59E97" w14:textId="77777777" w:rsidR="00840AD5" w:rsidRDefault="00840AD5" w:rsidP="001669FD">
            <w:pPr>
              <w:pStyle w:val="ListParagraph"/>
              <w:contextualSpacing w:val="0"/>
              <w:jc w:val="left"/>
            </w:pPr>
            <w:r>
              <w:rPr>
                <w:rFonts w:eastAsia="Times New Roman"/>
              </w:rPr>
              <w:t>B = Tổng giá trị ghi Nợ của tất cả Tài khoản thanh toán của Khách hàng trong khoảng thời gian giám sát</w:t>
            </w:r>
          </w:p>
          <w:p w14:paraId="4EB21C69" w14:textId="77777777" w:rsidR="00840AD5" w:rsidRDefault="00840AD5" w:rsidP="00840AD5">
            <w:pPr>
              <w:pStyle w:val="ListParagraph"/>
              <w:numPr>
                <w:ilvl w:val="0"/>
                <w:numId w:val="68"/>
              </w:numPr>
              <w:contextualSpacing w:val="0"/>
              <w:jc w:val="left"/>
            </w:pPr>
            <w:r>
              <w:rPr>
                <w:rFonts w:eastAsia="Times New Roman"/>
                <w:b/>
                <w:bCs/>
              </w:rPr>
              <w:t>Đối với Khách hàng hiện hữu</w:t>
            </w:r>
          </w:p>
          <w:p w14:paraId="21F8D71E" w14:textId="77777777" w:rsidR="00840AD5" w:rsidRDefault="00840AD5" w:rsidP="00840AD5">
            <w:pPr>
              <w:pStyle w:val="ListParagraph"/>
              <w:numPr>
                <w:ilvl w:val="1"/>
                <w:numId w:val="68"/>
              </w:numPr>
              <w:contextualSpacing w:val="0"/>
              <w:jc w:val="left"/>
            </w:pPr>
            <w:r>
              <w:rPr>
                <w:rFonts w:eastAsia="Times New Roman"/>
              </w:rPr>
              <w:t>Điều kiện 1: Khách hàng có Tài khoản thanh toán thỏa mãn điều kiện: (Ngày (T-1) – Ngày mở tài khoản) &gt; 90 ngày VÀ</w:t>
            </w:r>
          </w:p>
          <w:p w14:paraId="62614DBF" w14:textId="77777777" w:rsidR="00840AD5" w:rsidRDefault="00840AD5" w:rsidP="00840AD5">
            <w:pPr>
              <w:pStyle w:val="ListParagraph"/>
              <w:numPr>
                <w:ilvl w:val="1"/>
                <w:numId w:val="68"/>
              </w:numPr>
              <w:contextualSpacing w:val="0"/>
              <w:jc w:val="left"/>
            </w:pPr>
            <w:r>
              <w:rPr>
                <w:rFonts w:eastAsia="Times New Roman"/>
              </w:rPr>
              <w:t>Điều kiện 2: Tổng giá trị giao dịch ghi Có của tất cả Tài khoản thanh toán của Khách hàng ≥ KHCN và SME: 700 triệu VND (quy đổi) CIB: 5 tỷ VND (quy đổi) VÀ</w:t>
            </w:r>
          </w:p>
          <w:p w14:paraId="49F08CE6" w14:textId="77777777" w:rsidR="00840AD5" w:rsidRDefault="00840AD5" w:rsidP="00840AD5">
            <w:pPr>
              <w:pStyle w:val="ListParagraph"/>
              <w:numPr>
                <w:ilvl w:val="1"/>
                <w:numId w:val="68"/>
              </w:numPr>
              <w:contextualSpacing w:val="0"/>
              <w:jc w:val="left"/>
            </w:pPr>
            <w:r>
              <w:rPr>
                <w:rFonts w:eastAsia="Times New Roman"/>
              </w:rPr>
              <w:t>Điều kiện 3: Số giao dịch ghi Có của tất cả Tài khoản thanh toán của Khách hàng ≥ 110 giao dịch VÀ</w:t>
            </w:r>
          </w:p>
          <w:p w14:paraId="2C5A3EB4" w14:textId="77777777" w:rsidR="00840AD5" w:rsidRDefault="00840AD5" w:rsidP="00840AD5">
            <w:pPr>
              <w:pStyle w:val="ListParagraph"/>
              <w:numPr>
                <w:ilvl w:val="1"/>
                <w:numId w:val="68"/>
              </w:numPr>
              <w:contextualSpacing w:val="0"/>
              <w:jc w:val="left"/>
            </w:pPr>
            <w:r>
              <w:rPr>
                <w:rFonts w:eastAsia="Times New Roman"/>
              </w:rPr>
              <w:lastRenderedPageBreak/>
              <w:t>Điều kiện 4: Số giao dịch ghi Nợ của tất cả Tài khoản thanh toán của Khách hàng ≥ 110 giao dịch VÀ</w:t>
            </w:r>
          </w:p>
          <w:p w14:paraId="47826569" w14:textId="390FF584" w:rsidR="00840AD5" w:rsidRPr="00D8496A" w:rsidRDefault="00840AD5" w:rsidP="007224A7">
            <w:pPr>
              <w:pStyle w:val="ListParagraph"/>
              <w:numPr>
                <w:ilvl w:val="1"/>
                <w:numId w:val="68"/>
              </w:numPr>
              <w:contextualSpacing w:val="0"/>
              <w:jc w:val="left"/>
            </w:pPr>
            <w:r w:rsidRPr="00D8496A">
              <w:rPr>
                <w:rFonts w:eastAsia="Times New Roman"/>
              </w:rPr>
              <w:t>Điều kiện 5: ABS((B-A)/A) ≤ 10%</w:t>
            </w:r>
          </w:p>
          <w:p w14:paraId="2BFB5273" w14:textId="77777777" w:rsidR="00D8496A" w:rsidRDefault="00D8496A" w:rsidP="00D8496A">
            <w:pPr>
              <w:pStyle w:val="ListParagraph"/>
              <w:contextualSpacing w:val="0"/>
              <w:jc w:val="left"/>
            </w:pPr>
            <w:r>
              <w:rPr>
                <w:rFonts w:eastAsia="Times New Roman"/>
              </w:rPr>
              <w:t>A = Tổng giá trị ghi Có của tất cả Tài khoản thanh toán của Khách hàng trong khoảng thời gian giám sát</w:t>
            </w:r>
          </w:p>
          <w:p w14:paraId="6396CA1C" w14:textId="77777777" w:rsidR="00D8496A" w:rsidRDefault="00D8496A" w:rsidP="00D8496A">
            <w:pPr>
              <w:pStyle w:val="ListParagraph"/>
              <w:contextualSpacing w:val="0"/>
              <w:jc w:val="left"/>
            </w:pPr>
            <w:r>
              <w:rPr>
                <w:rFonts w:eastAsia="Times New Roman"/>
              </w:rPr>
              <w:t>B = Tổng giá trị ghi Nợ của tất cả Tài khoản thanh toán của Khách hàng trong khoảng thời gian giám sát</w:t>
            </w:r>
          </w:p>
          <w:p w14:paraId="70795764" w14:textId="77777777" w:rsidR="00840AD5" w:rsidRDefault="00840AD5" w:rsidP="00840AD5">
            <w:pPr>
              <w:pStyle w:val="ListParagraph"/>
              <w:numPr>
                <w:ilvl w:val="1"/>
                <w:numId w:val="68"/>
              </w:numPr>
              <w:contextualSpacing w:val="0"/>
              <w:jc w:val="left"/>
            </w:pPr>
            <w:r>
              <w:rPr>
                <w:rFonts w:eastAsia="Times New Roman"/>
              </w:rPr>
              <w:t>Điều kiện 6: Tổng giá trị ghi Có của tất cả Tài khoản thanh toán của KH/ Tổng số dư cuối cùng của tất cả các Tài khoản thanh toán của Khách hàng ≥ 50%</w:t>
            </w:r>
          </w:p>
        </w:tc>
      </w:tr>
    </w:tbl>
    <w:p w14:paraId="66B5EADD" w14:textId="071F2426" w:rsidR="00840AD5" w:rsidRDefault="00840AD5" w:rsidP="00840AD5">
      <w:pPr>
        <w:pStyle w:val="Heading3"/>
      </w:pPr>
      <w:bookmarkStart w:id="1184" w:name="scn_AML-06"/>
      <w:r>
        <w:lastRenderedPageBreak/>
        <w:t>AML-06: Giao dịch trên tài khoản không hoạt động</w:t>
      </w:r>
      <w:bookmarkEnd w:id="118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2A19B2E8" w14:textId="77777777" w:rsidTr="00AF1E90">
        <w:trPr>
          <w:tblHeader/>
        </w:trPr>
        <w:tc>
          <w:tcPr>
            <w:tcW w:w="1416" w:type="pct"/>
            <w:shd w:val="clear" w:color="auto" w:fill="1F3864"/>
            <w:tcMar>
              <w:top w:w="100" w:type="dxa"/>
              <w:left w:w="120" w:type="dxa"/>
              <w:bottom w:w="100" w:type="dxa"/>
              <w:right w:w="120" w:type="dxa"/>
            </w:tcMar>
          </w:tcPr>
          <w:p w14:paraId="6BFFFADF"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56482E01" w14:textId="77777777" w:rsidR="00840AD5" w:rsidRDefault="00840AD5" w:rsidP="002F06A4">
            <w:r>
              <w:rPr>
                <w:rFonts w:eastAsia="Times New Roman"/>
                <w:b/>
                <w:bCs/>
                <w:color w:val="FFFFFF"/>
              </w:rPr>
              <w:t>Nội dung</w:t>
            </w:r>
          </w:p>
        </w:tc>
      </w:tr>
      <w:tr w:rsidR="00840AD5" w14:paraId="4AC4A1B2" w14:textId="77777777" w:rsidTr="00AF1E90">
        <w:tc>
          <w:tcPr>
            <w:tcW w:w="1416" w:type="pct"/>
            <w:tcMar>
              <w:top w:w="100" w:type="dxa"/>
              <w:left w:w="120" w:type="dxa"/>
              <w:bottom w:w="100" w:type="dxa"/>
              <w:right w:w="120" w:type="dxa"/>
            </w:tcMar>
          </w:tcPr>
          <w:p w14:paraId="36F14041"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603ACC83" w14:textId="77777777" w:rsidR="00840AD5" w:rsidRDefault="00840AD5" w:rsidP="002F06A4">
            <w:r>
              <w:rPr>
                <w:rFonts w:eastAsia="Times New Roman"/>
              </w:rPr>
              <w:t>Giám sát các giao dịch tăng đột biến ở tài khoản của khách hàng không hoạt động trong vòng 6 tháng (không phát sinh giao dịch nào trong vòng 6 tháng)</w:t>
            </w:r>
          </w:p>
        </w:tc>
      </w:tr>
      <w:tr w:rsidR="00840AD5" w14:paraId="52BC5343" w14:textId="77777777" w:rsidTr="00AF1E90">
        <w:tc>
          <w:tcPr>
            <w:tcW w:w="5000" w:type="pct"/>
            <w:gridSpan w:val="2"/>
            <w:shd w:val="clear" w:color="auto" w:fill="D9D9D9"/>
            <w:tcMar>
              <w:top w:w="100" w:type="dxa"/>
              <w:left w:w="120" w:type="dxa"/>
              <w:bottom w:w="100" w:type="dxa"/>
              <w:right w:w="120" w:type="dxa"/>
            </w:tcMar>
          </w:tcPr>
          <w:p w14:paraId="747BF6EA" w14:textId="77777777" w:rsidR="00840AD5" w:rsidRDefault="00840AD5" w:rsidP="002F06A4">
            <w:r>
              <w:rPr>
                <w:rFonts w:eastAsia="Times New Roman"/>
                <w:b/>
                <w:bCs/>
              </w:rPr>
              <w:t>Phạm vi kịch bản</w:t>
            </w:r>
          </w:p>
        </w:tc>
      </w:tr>
      <w:tr w:rsidR="00840AD5" w14:paraId="6A9B8FCD" w14:textId="77777777" w:rsidTr="00AF1E90">
        <w:tc>
          <w:tcPr>
            <w:tcW w:w="1416" w:type="pct"/>
            <w:tcMar>
              <w:top w:w="100" w:type="dxa"/>
              <w:left w:w="120" w:type="dxa"/>
              <w:bottom w:w="100" w:type="dxa"/>
              <w:right w:w="120" w:type="dxa"/>
            </w:tcMar>
          </w:tcPr>
          <w:p w14:paraId="1DD30CAE"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449A32CC" w14:textId="77777777" w:rsidR="00840AD5" w:rsidRDefault="00840AD5" w:rsidP="002F06A4">
            <w:r>
              <w:rPr>
                <w:rFonts w:eastAsia="Times New Roman"/>
              </w:rPr>
              <w:t>Tài khoản</w:t>
            </w:r>
          </w:p>
        </w:tc>
      </w:tr>
      <w:tr w:rsidR="00840AD5" w14:paraId="20BFE084" w14:textId="77777777" w:rsidTr="00AF1E90">
        <w:tc>
          <w:tcPr>
            <w:tcW w:w="1416" w:type="pct"/>
            <w:tcMar>
              <w:top w:w="100" w:type="dxa"/>
              <w:left w:w="120" w:type="dxa"/>
              <w:bottom w:w="100" w:type="dxa"/>
              <w:right w:w="120" w:type="dxa"/>
            </w:tcMar>
          </w:tcPr>
          <w:p w14:paraId="6CE8A78D"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3470C4A2" w14:textId="77777777" w:rsidR="00840AD5" w:rsidRDefault="00840AD5" w:rsidP="002F06A4">
            <w:r>
              <w:rPr>
                <w:rFonts w:eastAsia="Times New Roman"/>
              </w:rPr>
              <w:t>Khách hàng cá nhân, Khách hàng tổ chức.</w:t>
            </w:r>
          </w:p>
          <w:p w14:paraId="653450CB" w14:textId="77777777" w:rsidR="00840AD5" w:rsidRDefault="00840AD5" w:rsidP="002F06A4">
            <w:r>
              <w:rPr>
                <w:rFonts w:eastAsia="Times New Roman"/>
              </w:rPr>
              <w:t>Loại trừ khách hàng:</w:t>
            </w:r>
          </w:p>
          <w:p w14:paraId="230C62B3" w14:textId="77777777" w:rsidR="00840AD5" w:rsidRPr="00FF1411" w:rsidRDefault="00840AD5" w:rsidP="00FF1411">
            <w:pPr>
              <w:pStyle w:val="ListParagraph"/>
              <w:numPr>
                <w:ilvl w:val="0"/>
                <w:numId w:val="68"/>
              </w:numPr>
              <w:contextualSpacing w:val="0"/>
            </w:pPr>
            <w:r w:rsidRPr="00FF1411">
              <w:rPr>
                <w:rFonts w:eastAsia="Times New Roman"/>
                <w:bCs/>
              </w:rPr>
              <w:t>Có sản phẩm tiết kiệm, trái phiếu, CCTG</w:t>
            </w:r>
          </w:p>
          <w:p w14:paraId="2D333689" w14:textId="77777777" w:rsidR="00840AD5" w:rsidRDefault="00840AD5" w:rsidP="00FF1411">
            <w:pPr>
              <w:pStyle w:val="ListParagraph"/>
              <w:numPr>
                <w:ilvl w:val="0"/>
                <w:numId w:val="68"/>
              </w:numPr>
              <w:contextualSpacing w:val="0"/>
            </w:pPr>
            <w:r w:rsidRPr="00FF1411">
              <w:rPr>
                <w:rFonts w:eastAsia="Times New Roman"/>
                <w:bCs/>
              </w:rPr>
              <w:t>TKTT khác vẫn đang active và phát sinh giao dịch (đối với TKTT) thường xuyên (thường xuyên là tồn tại 1 giao dịch trong vòng 6 tháng)</w:t>
            </w:r>
          </w:p>
        </w:tc>
      </w:tr>
      <w:tr w:rsidR="00840AD5" w14:paraId="1E7D15A7" w14:textId="77777777" w:rsidTr="00AF1E90">
        <w:tc>
          <w:tcPr>
            <w:tcW w:w="1416" w:type="pct"/>
            <w:tcMar>
              <w:top w:w="100" w:type="dxa"/>
              <w:left w:w="120" w:type="dxa"/>
              <w:bottom w:w="100" w:type="dxa"/>
              <w:right w:w="120" w:type="dxa"/>
            </w:tcMar>
          </w:tcPr>
          <w:p w14:paraId="7C14EB03"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4988C1BC" w14:textId="77777777" w:rsidR="00840AD5" w:rsidRDefault="00840AD5" w:rsidP="002F06A4">
            <w:r>
              <w:rPr>
                <w:rFonts w:eastAsia="Times New Roman"/>
              </w:rPr>
              <w:t>Tài khoản thanh toán ở trạng thái không hoạt động trong vòng 6 tháng ở ngày (t-7) (chỉ lấy TKTT ứng với loại tiền tệ là VND)</w:t>
            </w:r>
          </w:p>
        </w:tc>
      </w:tr>
      <w:tr w:rsidR="00840AD5" w14:paraId="59E62552" w14:textId="77777777" w:rsidTr="00AF1E90">
        <w:tc>
          <w:tcPr>
            <w:tcW w:w="1416" w:type="pct"/>
            <w:tcMar>
              <w:top w:w="100" w:type="dxa"/>
              <w:left w:w="120" w:type="dxa"/>
              <w:bottom w:w="100" w:type="dxa"/>
              <w:right w:w="120" w:type="dxa"/>
            </w:tcMar>
          </w:tcPr>
          <w:p w14:paraId="3FB45EAA"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05A0860A" w14:textId="77777777" w:rsidR="00840AD5" w:rsidRDefault="00840AD5" w:rsidP="002F06A4">
            <w:r>
              <w:rPr>
                <w:rFonts w:eastAsia="Times New Roman"/>
              </w:rPr>
              <w:t>Bao gồm các giao dịch được ghi nhận trên Tài khoản thanh toán. Loại trừ:</w:t>
            </w:r>
          </w:p>
          <w:p w14:paraId="7A42DEC8" w14:textId="77777777" w:rsidR="00840AD5" w:rsidRPr="00FF1411" w:rsidRDefault="00840AD5" w:rsidP="00840AD5">
            <w:pPr>
              <w:pStyle w:val="ListParagraph"/>
              <w:numPr>
                <w:ilvl w:val="0"/>
                <w:numId w:val="68"/>
              </w:numPr>
              <w:contextualSpacing w:val="0"/>
              <w:jc w:val="left"/>
            </w:pPr>
            <w:r w:rsidRPr="00FF1411">
              <w:rPr>
                <w:rFonts w:eastAsia="Times New Roman"/>
                <w:bCs/>
              </w:rPr>
              <w:t>Giao dịch trả lãi/phí</w:t>
            </w:r>
          </w:p>
          <w:p w14:paraId="7269A4DA" w14:textId="77777777" w:rsidR="00840AD5" w:rsidRDefault="00840AD5" w:rsidP="00840AD5">
            <w:pPr>
              <w:pStyle w:val="ListParagraph"/>
              <w:numPr>
                <w:ilvl w:val="0"/>
                <w:numId w:val="68"/>
              </w:numPr>
              <w:contextualSpacing w:val="0"/>
              <w:jc w:val="left"/>
            </w:pPr>
            <w:r w:rsidRPr="00FF1411">
              <w:rPr>
                <w:rFonts w:eastAsia="Times New Roman"/>
                <w:bCs/>
              </w:rPr>
              <w:t>Giao dịch bị hủy</w:t>
            </w:r>
          </w:p>
        </w:tc>
      </w:tr>
      <w:tr w:rsidR="00840AD5" w14:paraId="4BCF8FE1" w14:textId="77777777" w:rsidTr="00AF1E90">
        <w:tc>
          <w:tcPr>
            <w:tcW w:w="5000" w:type="pct"/>
            <w:gridSpan w:val="2"/>
            <w:shd w:val="clear" w:color="auto" w:fill="D9D9D9"/>
            <w:tcMar>
              <w:top w:w="100" w:type="dxa"/>
              <w:left w:w="120" w:type="dxa"/>
              <w:bottom w:w="100" w:type="dxa"/>
              <w:right w:w="120" w:type="dxa"/>
            </w:tcMar>
          </w:tcPr>
          <w:p w14:paraId="6D32AACE" w14:textId="77777777" w:rsidR="00840AD5" w:rsidRDefault="00840AD5" w:rsidP="002F06A4">
            <w:r>
              <w:rPr>
                <w:rFonts w:eastAsia="Times New Roman"/>
                <w:b/>
                <w:bCs/>
              </w:rPr>
              <w:lastRenderedPageBreak/>
              <w:t>Điều kiện cảnh báo</w:t>
            </w:r>
          </w:p>
        </w:tc>
      </w:tr>
      <w:tr w:rsidR="00840AD5" w14:paraId="593D6681" w14:textId="77777777" w:rsidTr="00AF1E90">
        <w:tc>
          <w:tcPr>
            <w:tcW w:w="5000" w:type="pct"/>
            <w:gridSpan w:val="2"/>
            <w:shd w:val="clear" w:color="auto" w:fill="F2F2F2"/>
            <w:tcMar>
              <w:top w:w="100" w:type="dxa"/>
              <w:left w:w="120" w:type="dxa"/>
              <w:bottom w:w="100" w:type="dxa"/>
              <w:right w:w="120" w:type="dxa"/>
            </w:tcMar>
          </w:tcPr>
          <w:p w14:paraId="74CF8C11" w14:textId="77777777" w:rsidR="00840AD5" w:rsidRDefault="00840AD5" w:rsidP="002F06A4">
            <w:r>
              <w:rPr>
                <w:rFonts w:eastAsia="Times New Roman"/>
                <w:b/>
                <w:bCs/>
              </w:rPr>
              <w:t>Thời gian thực hiện cảnh báo</w:t>
            </w:r>
          </w:p>
        </w:tc>
      </w:tr>
      <w:tr w:rsidR="00840AD5" w14:paraId="2BF80C35" w14:textId="77777777" w:rsidTr="00AF1E90">
        <w:tc>
          <w:tcPr>
            <w:tcW w:w="1416" w:type="pct"/>
            <w:tcMar>
              <w:top w:w="100" w:type="dxa"/>
              <w:left w:w="120" w:type="dxa"/>
              <w:bottom w:w="100" w:type="dxa"/>
              <w:right w:w="120" w:type="dxa"/>
            </w:tcMar>
          </w:tcPr>
          <w:p w14:paraId="2392464C"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3D9F8682" w14:textId="77777777" w:rsidR="00840AD5" w:rsidRDefault="00840AD5" w:rsidP="002F06A4">
            <w:r>
              <w:rPr>
                <w:rFonts w:eastAsia="Times New Roman"/>
              </w:rPr>
              <w:t>1 ngày</w:t>
            </w:r>
          </w:p>
        </w:tc>
      </w:tr>
      <w:tr w:rsidR="00840AD5" w14:paraId="59CBCBAB" w14:textId="77777777" w:rsidTr="00AF1E90">
        <w:tc>
          <w:tcPr>
            <w:tcW w:w="1416" w:type="pct"/>
            <w:tcMar>
              <w:top w:w="100" w:type="dxa"/>
              <w:left w:w="120" w:type="dxa"/>
              <w:bottom w:w="100" w:type="dxa"/>
              <w:right w:w="120" w:type="dxa"/>
            </w:tcMar>
          </w:tcPr>
          <w:p w14:paraId="65F92511"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220FF8E2" w14:textId="77777777" w:rsidR="00840AD5" w:rsidRDefault="00840AD5" w:rsidP="002F06A4">
            <w:r>
              <w:rPr>
                <w:rFonts w:eastAsia="Times New Roman"/>
              </w:rPr>
              <w:t>7 ngày (từ ngày T-6 đến T)</w:t>
            </w:r>
          </w:p>
        </w:tc>
      </w:tr>
      <w:tr w:rsidR="00840AD5" w14:paraId="1B812A55" w14:textId="77777777" w:rsidTr="00AF1E90">
        <w:tc>
          <w:tcPr>
            <w:tcW w:w="5000" w:type="pct"/>
            <w:gridSpan w:val="2"/>
            <w:shd w:val="clear" w:color="auto" w:fill="F2F2F2"/>
            <w:tcMar>
              <w:top w:w="100" w:type="dxa"/>
              <w:left w:w="120" w:type="dxa"/>
              <w:bottom w:w="100" w:type="dxa"/>
              <w:right w:w="120" w:type="dxa"/>
            </w:tcMar>
          </w:tcPr>
          <w:p w14:paraId="7A514997" w14:textId="77777777" w:rsidR="00840AD5" w:rsidRDefault="00840AD5" w:rsidP="002F06A4">
            <w:r>
              <w:rPr>
                <w:rFonts w:eastAsia="Times New Roman"/>
                <w:b/>
                <w:bCs/>
              </w:rPr>
              <w:t>Các điều kiện của kịch bản</w:t>
            </w:r>
          </w:p>
        </w:tc>
      </w:tr>
      <w:tr w:rsidR="00840AD5" w14:paraId="36445DFA" w14:textId="77777777" w:rsidTr="00AF1E90">
        <w:tc>
          <w:tcPr>
            <w:tcW w:w="5000" w:type="pct"/>
            <w:gridSpan w:val="2"/>
            <w:tcMar>
              <w:top w:w="100" w:type="dxa"/>
              <w:left w:w="120" w:type="dxa"/>
              <w:bottom w:w="100" w:type="dxa"/>
              <w:right w:w="120" w:type="dxa"/>
            </w:tcMar>
          </w:tcPr>
          <w:p w14:paraId="4541B7C0" w14:textId="77777777" w:rsidR="00840AD5" w:rsidRDefault="00840AD5" w:rsidP="002F06A4">
            <w:r>
              <w:rPr>
                <w:rFonts w:eastAsia="Times New Roman"/>
              </w:rPr>
              <w:t>Điều kiện 1: Tổng số tiền ghi Nợ ≥ 400 triệu VND quy đổi</w:t>
            </w:r>
          </w:p>
          <w:p w14:paraId="0533156C" w14:textId="77777777" w:rsidR="00840AD5" w:rsidRDefault="00840AD5" w:rsidP="002F06A4">
            <w:r>
              <w:rPr>
                <w:rFonts w:eastAsia="Times New Roman"/>
              </w:rPr>
              <w:t>HOẶC</w:t>
            </w:r>
          </w:p>
          <w:p w14:paraId="13C98D74" w14:textId="77777777" w:rsidR="00840AD5" w:rsidRDefault="00840AD5" w:rsidP="002F06A4">
            <w:r>
              <w:rPr>
                <w:rFonts w:eastAsia="Times New Roman"/>
              </w:rPr>
              <w:t>Điều kiện 1: Tổng số tiền ghi Có ≥ 400 triệu VND quy đổi</w:t>
            </w:r>
          </w:p>
        </w:tc>
      </w:tr>
    </w:tbl>
    <w:p w14:paraId="77D61A8E" w14:textId="2FCF0530" w:rsidR="00840AD5" w:rsidRDefault="00840AD5" w:rsidP="00840AD5">
      <w:pPr>
        <w:pStyle w:val="Heading3"/>
      </w:pPr>
      <w:bookmarkStart w:id="1185" w:name="scn_AML-07"/>
      <w:r>
        <w:t>AML-07: Mô hình Hub - Spoke</w:t>
      </w:r>
      <w:bookmarkEnd w:id="118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2B4C4627" w14:textId="77777777" w:rsidTr="00AF1E90">
        <w:trPr>
          <w:tblHeader/>
        </w:trPr>
        <w:tc>
          <w:tcPr>
            <w:tcW w:w="1416" w:type="pct"/>
            <w:shd w:val="clear" w:color="auto" w:fill="1F3864"/>
            <w:tcMar>
              <w:top w:w="100" w:type="dxa"/>
              <w:left w:w="120" w:type="dxa"/>
              <w:bottom w:w="100" w:type="dxa"/>
              <w:right w:w="120" w:type="dxa"/>
            </w:tcMar>
          </w:tcPr>
          <w:p w14:paraId="6BC5B883"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1B446E68" w14:textId="77777777" w:rsidR="00840AD5" w:rsidRDefault="00840AD5" w:rsidP="002F06A4">
            <w:r>
              <w:rPr>
                <w:rFonts w:eastAsia="Times New Roman"/>
                <w:b/>
                <w:bCs/>
                <w:color w:val="FFFFFF"/>
              </w:rPr>
              <w:t>Nội dung</w:t>
            </w:r>
          </w:p>
        </w:tc>
      </w:tr>
      <w:tr w:rsidR="00840AD5" w14:paraId="2AE8DA8C" w14:textId="77777777" w:rsidTr="00AF1E90">
        <w:tc>
          <w:tcPr>
            <w:tcW w:w="1416" w:type="pct"/>
            <w:tcMar>
              <w:top w:w="100" w:type="dxa"/>
              <w:left w:w="120" w:type="dxa"/>
              <w:bottom w:w="100" w:type="dxa"/>
              <w:right w:w="120" w:type="dxa"/>
            </w:tcMar>
          </w:tcPr>
          <w:p w14:paraId="282C0CC1"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3CF1FFA3" w14:textId="77777777" w:rsidR="00840AD5" w:rsidRDefault="00840AD5" w:rsidP="002F06A4">
            <w:r>
              <w:rPr>
                <w:rFonts w:eastAsia="Times New Roman"/>
              </w:rPr>
              <w:t>Phát hiện các giao dịch có dấu hiệu tập trung (nhiều người gửi tới 1 người nhận) hoặc phân tán (1 người gửi tới nhiều người nhận) trong khoảng thời gian xác định.</w:t>
            </w:r>
          </w:p>
        </w:tc>
      </w:tr>
      <w:tr w:rsidR="00840AD5" w14:paraId="37030880" w14:textId="77777777" w:rsidTr="00AF1E90">
        <w:tc>
          <w:tcPr>
            <w:tcW w:w="5000" w:type="pct"/>
            <w:gridSpan w:val="2"/>
            <w:shd w:val="clear" w:color="auto" w:fill="D9D9D9"/>
            <w:tcMar>
              <w:top w:w="100" w:type="dxa"/>
              <w:left w:w="120" w:type="dxa"/>
              <w:bottom w:w="100" w:type="dxa"/>
              <w:right w:w="120" w:type="dxa"/>
            </w:tcMar>
          </w:tcPr>
          <w:p w14:paraId="4214E787" w14:textId="77777777" w:rsidR="00840AD5" w:rsidRDefault="00840AD5" w:rsidP="002F06A4">
            <w:r>
              <w:rPr>
                <w:rFonts w:eastAsia="Times New Roman"/>
                <w:b/>
                <w:bCs/>
              </w:rPr>
              <w:t>Phạm vi kịch bản</w:t>
            </w:r>
          </w:p>
        </w:tc>
      </w:tr>
      <w:tr w:rsidR="00840AD5" w14:paraId="3BB2D255" w14:textId="77777777" w:rsidTr="00AF1E90">
        <w:tc>
          <w:tcPr>
            <w:tcW w:w="1416" w:type="pct"/>
            <w:tcMar>
              <w:top w:w="100" w:type="dxa"/>
              <w:left w:w="120" w:type="dxa"/>
              <w:bottom w:w="100" w:type="dxa"/>
              <w:right w:w="120" w:type="dxa"/>
            </w:tcMar>
          </w:tcPr>
          <w:p w14:paraId="0A69E3E8"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1B58E0BF" w14:textId="77777777" w:rsidR="00840AD5" w:rsidRDefault="00840AD5" w:rsidP="002F06A4">
            <w:r>
              <w:rPr>
                <w:rFonts w:eastAsia="Times New Roman"/>
              </w:rPr>
              <w:t>Khách hàng</w:t>
            </w:r>
          </w:p>
        </w:tc>
      </w:tr>
      <w:tr w:rsidR="00840AD5" w14:paraId="4DC1F714" w14:textId="77777777" w:rsidTr="00AF1E90">
        <w:tc>
          <w:tcPr>
            <w:tcW w:w="1416" w:type="pct"/>
            <w:tcMar>
              <w:top w:w="100" w:type="dxa"/>
              <w:left w:w="120" w:type="dxa"/>
              <w:bottom w:w="100" w:type="dxa"/>
              <w:right w:w="120" w:type="dxa"/>
            </w:tcMar>
          </w:tcPr>
          <w:p w14:paraId="563BE3A4"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5298DF79" w14:textId="77777777" w:rsidR="00840AD5" w:rsidRDefault="00840AD5" w:rsidP="002F06A4">
            <w:r>
              <w:rPr>
                <w:rFonts w:eastAsia="Times New Roman"/>
              </w:rPr>
              <w:t>Khách hàng cá nhân, Khách hàng tổ chức.</w:t>
            </w:r>
          </w:p>
        </w:tc>
      </w:tr>
      <w:tr w:rsidR="00840AD5" w14:paraId="287650B4" w14:textId="77777777" w:rsidTr="00AF1E90">
        <w:tc>
          <w:tcPr>
            <w:tcW w:w="1416" w:type="pct"/>
            <w:tcMar>
              <w:top w:w="100" w:type="dxa"/>
              <w:left w:w="120" w:type="dxa"/>
              <w:bottom w:w="100" w:type="dxa"/>
              <w:right w:w="120" w:type="dxa"/>
            </w:tcMar>
          </w:tcPr>
          <w:p w14:paraId="2530971B"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54219C4E" w14:textId="77777777" w:rsidR="00840AD5" w:rsidRDefault="00840AD5" w:rsidP="002F06A4">
            <w:r>
              <w:rPr>
                <w:rFonts w:eastAsia="Times New Roman"/>
              </w:rPr>
              <w:t>Tài khoản thanh toán</w:t>
            </w:r>
          </w:p>
        </w:tc>
      </w:tr>
      <w:tr w:rsidR="00840AD5" w14:paraId="7F93AD8B" w14:textId="77777777" w:rsidTr="00AF1E90">
        <w:tc>
          <w:tcPr>
            <w:tcW w:w="1416" w:type="pct"/>
            <w:tcMar>
              <w:top w:w="100" w:type="dxa"/>
              <w:left w:w="120" w:type="dxa"/>
              <w:bottom w:w="100" w:type="dxa"/>
              <w:right w:w="120" w:type="dxa"/>
            </w:tcMar>
          </w:tcPr>
          <w:p w14:paraId="5E02C03D"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2A95BC81" w14:textId="77777777" w:rsidR="00840AD5" w:rsidRDefault="00840AD5" w:rsidP="002F06A4">
            <w:r>
              <w:rPr>
                <w:rFonts w:eastAsia="Times New Roman"/>
              </w:rPr>
              <w:t>Bao gồm các giao dịch được ghi nhận trên Tài khoản thanh toán. Loại trừ:</w:t>
            </w:r>
          </w:p>
          <w:p w14:paraId="4D6D5A42" w14:textId="792FF3C9" w:rsidR="00840AD5" w:rsidRPr="004F5F1D" w:rsidRDefault="00840AD5" w:rsidP="00840AD5">
            <w:pPr>
              <w:pStyle w:val="ListParagraph"/>
              <w:numPr>
                <w:ilvl w:val="0"/>
                <w:numId w:val="68"/>
              </w:numPr>
              <w:contextualSpacing w:val="0"/>
              <w:jc w:val="left"/>
            </w:pPr>
            <w:r w:rsidRPr="004F5F1D">
              <w:rPr>
                <w:rFonts w:eastAsia="Times New Roman"/>
                <w:bCs/>
              </w:rPr>
              <w:t>Giao dịch trả lãi/phí</w:t>
            </w:r>
          </w:p>
          <w:p w14:paraId="772C750F" w14:textId="77777777" w:rsidR="00840AD5" w:rsidRDefault="00840AD5" w:rsidP="00840AD5">
            <w:pPr>
              <w:pStyle w:val="ListParagraph"/>
              <w:numPr>
                <w:ilvl w:val="0"/>
                <w:numId w:val="68"/>
              </w:numPr>
              <w:contextualSpacing w:val="0"/>
              <w:jc w:val="left"/>
            </w:pPr>
            <w:r w:rsidRPr="004F5F1D">
              <w:rPr>
                <w:rFonts w:eastAsia="Times New Roman"/>
                <w:bCs/>
              </w:rPr>
              <w:t>Giao dịch bị hủy</w:t>
            </w:r>
          </w:p>
        </w:tc>
      </w:tr>
      <w:tr w:rsidR="00840AD5" w14:paraId="3D87A0F4" w14:textId="77777777" w:rsidTr="00AF1E90">
        <w:tc>
          <w:tcPr>
            <w:tcW w:w="5000" w:type="pct"/>
            <w:gridSpan w:val="2"/>
            <w:shd w:val="clear" w:color="auto" w:fill="D9D9D9"/>
            <w:tcMar>
              <w:top w:w="100" w:type="dxa"/>
              <w:left w:w="120" w:type="dxa"/>
              <w:bottom w:w="100" w:type="dxa"/>
              <w:right w:w="120" w:type="dxa"/>
            </w:tcMar>
          </w:tcPr>
          <w:p w14:paraId="5F759951" w14:textId="77777777" w:rsidR="00840AD5" w:rsidRDefault="00840AD5" w:rsidP="002F06A4">
            <w:r>
              <w:rPr>
                <w:rFonts w:eastAsia="Times New Roman"/>
                <w:b/>
                <w:bCs/>
              </w:rPr>
              <w:t>Điều kiện cảnh báo</w:t>
            </w:r>
          </w:p>
        </w:tc>
      </w:tr>
      <w:tr w:rsidR="00840AD5" w14:paraId="1EE7AAD6" w14:textId="77777777" w:rsidTr="00AF1E90">
        <w:tc>
          <w:tcPr>
            <w:tcW w:w="5000" w:type="pct"/>
            <w:gridSpan w:val="2"/>
            <w:shd w:val="clear" w:color="auto" w:fill="F2F2F2"/>
            <w:tcMar>
              <w:top w:w="100" w:type="dxa"/>
              <w:left w:w="120" w:type="dxa"/>
              <w:bottom w:w="100" w:type="dxa"/>
              <w:right w:w="120" w:type="dxa"/>
            </w:tcMar>
          </w:tcPr>
          <w:p w14:paraId="17367308" w14:textId="77777777" w:rsidR="00840AD5" w:rsidRDefault="00840AD5" w:rsidP="002F06A4">
            <w:r>
              <w:rPr>
                <w:rFonts w:eastAsia="Times New Roman"/>
                <w:b/>
                <w:bCs/>
              </w:rPr>
              <w:lastRenderedPageBreak/>
              <w:t>Thời gian thực hiện cảnh báo</w:t>
            </w:r>
          </w:p>
        </w:tc>
      </w:tr>
      <w:tr w:rsidR="00840AD5" w14:paraId="7FCB879E" w14:textId="77777777" w:rsidTr="00AF1E90">
        <w:tc>
          <w:tcPr>
            <w:tcW w:w="1416" w:type="pct"/>
            <w:tcMar>
              <w:top w:w="100" w:type="dxa"/>
              <w:left w:w="120" w:type="dxa"/>
              <w:bottom w:w="100" w:type="dxa"/>
              <w:right w:w="120" w:type="dxa"/>
            </w:tcMar>
          </w:tcPr>
          <w:p w14:paraId="38919EAC"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4580F889" w14:textId="77777777" w:rsidR="00840AD5" w:rsidRDefault="00840AD5" w:rsidP="002F06A4">
            <w:r>
              <w:rPr>
                <w:rFonts w:eastAsia="Times New Roman"/>
              </w:rPr>
              <w:t>Hàng tháng, chạy ngày đầu tiên của tháng</w:t>
            </w:r>
          </w:p>
        </w:tc>
      </w:tr>
      <w:tr w:rsidR="00840AD5" w14:paraId="407DF16F" w14:textId="77777777" w:rsidTr="00AF1E90">
        <w:tc>
          <w:tcPr>
            <w:tcW w:w="1416" w:type="pct"/>
            <w:tcMar>
              <w:top w:w="100" w:type="dxa"/>
              <w:left w:w="120" w:type="dxa"/>
              <w:bottom w:w="100" w:type="dxa"/>
              <w:right w:w="120" w:type="dxa"/>
            </w:tcMar>
          </w:tcPr>
          <w:p w14:paraId="3E1EAF29"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3A328DFD" w14:textId="77777777" w:rsidR="00840AD5" w:rsidRDefault="00840AD5" w:rsidP="002F06A4">
            <w:r>
              <w:rPr>
                <w:rFonts w:eastAsia="Times New Roman"/>
              </w:rPr>
              <w:t>Tháng liền trước</w:t>
            </w:r>
          </w:p>
        </w:tc>
      </w:tr>
      <w:tr w:rsidR="00840AD5" w14:paraId="44114A22" w14:textId="77777777" w:rsidTr="00AF1E90">
        <w:tc>
          <w:tcPr>
            <w:tcW w:w="5000" w:type="pct"/>
            <w:gridSpan w:val="2"/>
            <w:shd w:val="clear" w:color="auto" w:fill="F2F2F2"/>
            <w:tcMar>
              <w:top w:w="100" w:type="dxa"/>
              <w:left w:w="120" w:type="dxa"/>
              <w:bottom w:w="100" w:type="dxa"/>
              <w:right w:w="120" w:type="dxa"/>
            </w:tcMar>
          </w:tcPr>
          <w:p w14:paraId="3AA416F3" w14:textId="77777777" w:rsidR="00840AD5" w:rsidRDefault="00840AD5" w:rsidP="002F06A4">
            <w:r>
              <w:rPr>
                <w:rFonts w:eastAsia="Times New Roman"/>
                <w:b/>
                <w:bCs/>
              </w:rPr>
              <w:t>Các điều kiện của kịch bản</w:t>
            </w:r>
          </w:p>
        </w:tc>
      </w:tr>
      <w:tr w:rsidR="00840AD5" w14:paraId="508C9C9C" w14:textId="77777777" w:rsidTr="00AF1E90">
        <w:tc>
          <w:tcPr>
            <w:tcW w:w="5000" w:type="pct"/>
            <w:gridSpan w:val="2"/>
            <w:tcMar>
              <w:top w:w="100" w:type="dxa"/>
              <w:left w:w="120" w:type="dxa"/>
              <w:bottom w:w="100" w:type="dxa"/>
              <w:right w:w="120" w:type="dxa"/>
            </w:tcMar>
          </w:tcPr>
          <w:p w14:paraId="6655DCBB" w14:textId="77777777" w:rsidR="00840AD5" w:rsidRDefault="00840AD5" w:rsidP="00840AD5">
            <w:pPr>
              <w:pStyle w:val="ListParagraph"/>
              <w:numPr>
                <w:ilvl w:val="0"/>
                <w:numId w:val="68"/>
              </w:numPr>
              <w:contextualSpacing w:val="0"/>
              <w:jc w:val="left"/>
            </w:pPr>
            <w:r>
              <w:rPr>
                <w:rFonts w:eastAsia="Times New Roman"/>
                <w:b/>
                <w:bCs/>
              </w:rPr>
              <w:t>Trường hợp ghi Có:</w:t>
            </w:r>
          </w:p>
          <w:p w14:paraId="0701DEBC" w14:textId="77777777" w:rsidR="00840AD5" w:rsidRDefault="00840AD5" w:rsidP="00840AD5">
            <w:pPr>
              <w:pStyle w:val="ListParagraph"/>
              <w:numPr>
                <w:ilvl w:val="1"/>
                <w:numId w:val="68"/>
              </w:numPr>
              <w:contextualSpacing w:val="0"/>
              <w:jc w:val="left"/>
            </w:pPr>
            <w:r>
              <w:rPr>
                <w:rFonts w:eastAsia="Times New Roman"/>
              </w:rPr>
              <w:t>Điều kiện 1: Số lượng đối tác đối ứng không trùng lặp ≥ 25 đối tác VÀ</w:t>
            </w:r>
          </w:p>
          <w:p w14:paraId="6DCA7BE1" w14:textId="77777777" w:rsidR="00840AD5" w:rsidRDefault="00840AD5" w:rsidP="00840AD5">
            <w:pPr>
              <w:pStyle w:val="ListParagraph"/>
              <w:numPr>
                <w:ilvl w:val="1"/>
                <w:numId w:val="68"/>
              </w:numPr>
              <w:contextualSpacing w:val="0"/>
              <w:jc w:val="left"/>
            </w:pPr>
            <w:r>
              <w:rPr>
                <w:rFonts w:eastAsia="Times New Roman"/>
              </w:rPr>
              <w:t>Điều kiện 2: Số lượng giao dịch ghi Có ≥ 150 giao dịch VÀ</w:t>
            </w:r>
          </w:p>
          <w:p w14:paraId="0BFF5FAD" w14:textId="77777777" w:rsidR="00840AD5" w:rsidRDefault="00840AD5" w:rsidP="00840AD5">
            <w:pPr>
              <w:pStyle w:val="ListParagraph"/>
              <w:numPr>
                <w:ilvl w:val="1"/>
                <w:numId w:val="68"/>
              </w:numPr>
              <w:contextualSpacing w:val="0"/>
              <w:jc w:val="left"/>
            </w:pPr>
            <w:r>
              <w:rPr>
                <w:rFonts w:eastAsia="Times New Roman"/>
              </w:rPr>
              <w:t>Điều kiện 3: Tổng giá trị giao dịch ghi Có ≥ KHCN: 1,5 tỷ VND (quy đổi); KHTC: 5 tỷ VND (quy đổi)</w:t>
            </w:r>
          </w:p>
          <w:p w14:paraId="5F0629EA" w14:textId="77777777" w:rsidR="00840AD5" w:rsidRDefault="00840AD5" w:rsidP="00840AD5">
            <w:pPr>
              <w:pStyle w:val="ListParagraph"/>
              <w:numPr>
                <w:ilvl w:val="0"/>
                <w:numId w:val="68"/>
              </w:numPr>
              <w:contextualSpacing w:val="0"/>
              <w:jc w:val="left"/>
            </w:pPr>
            <w:r>
              <w:rPr>
                <w:rFonts w:eastAsia="Times New Roman"/>
                <w:b/>
                <w:bCs/>
              </w:rPr>
              <w:t>Trường hợp ghi Nợ:</w:t>
            </w:r>
          </w:p>
          <w:p w14:paraId="0A82ED72" w14:textId="77777777" w:rsidR="00840AD5" w:rsidRDefault="00840AD5" w:rsidP="00840AD5">
            <w:pPr>
              <w:pStyle w:val="ListParagraph"/>
              <w:numPr>
                <w:ilvl w:val="1"/>
                <w:numId w:val="68"/>
              </w:numPr>
              <w:contextualSpacing w:val="0"/>
              <w:jc w:val="left"/>
            </w:pPr>
            <w:r>
              <w:rPr>
                <w:rFonts w:eastAsia="Times New Roman"/>
              </w:rPr>
              <w:t>Điều kiện 1: Số lượng đối tác đối ứng không trùng lặp ≥ 25 đối tác VÀ</w:t>
            </w:r>
          </w:p>
          <w:p w14:paraId="5BDBF66B" w14:textId="77777777" w:rsidR="00840AD5" w:rsidRDefault="00840AD5" w:rsidP="00840AD5">
            <w:pPr>
              <w:pStyle w:val="ListParagraph"/>
              <w:numPr>
                <w:ilvl w:val="1"/>
                <w:numId w:val="68"/>
              </w:numPr>
              <w:contextualSpacing w:val="0"/>
              <w:jc w:val="left"/>
            </w:pPr>
            <w:r>
              <w:rPr>
                <w:rFonts w:eastAsia="Times New Roman"/>
              </w:rPr>
              <w:t>Điều kiện 2: Số lượng giao dịch ghi Nợ ≥ 150 giao dịch VÀ</w:t>
            </w:r>
          </w:p>
          <w:p w14:paraId="20895611" w14:textId="77777777" w:rsidR="00840AD5" w:rsidRDefault="00840AD5" w:rsidP="00840AD5">
            <w:pPr>
              <w:pStyle w:val="ListParagraph"/>
              <w:numPr>
                <w:ilvl w:val="1"/>
                <w:numId w:val="68"/>
              </w:numPr>
              <w:contextualSpacing w:val="0"/>
              <w:jc w:val="left"/>
            </w:pPr>
            <w:r>
              <w:rPr>
                <w:rFonts w:eastAsia="Times New Roman"/>
              </w:rPr>
              <w:t>Điều kiện 3: Tổng giá trị giao dịch ghi Nợ ≥ KHCN: 1,5 tỷ VND (quy đổi); KHTC: 5 tỷ VND (quy đổi)</w:t>
            </w:r>
          </w:p>
          <w:p w14:paraId="4FB792EE" w14:textId="77777777" w:rsidR="00840AD5" w:rsidRPr="004772F1" w:rsidRDefault="00840AD5" w:rsidP="004772F1">
            <w:pPr>
              <w:jc w:val="left"/>
              <w:rPr>
                <w:i/>
              </w:rPr>
            </w:pPr>
            <w:r w:rsidRPr="004772F1">
              <w:rPr>
                <w:rFonts w:eastAsia="Times New Roman"/>
                <w:i/>
              </w:rPr>
              <w:t>Trong đó: Đối tác đối ứng không trùng lặp được xác định dựa trên thông tin: Tên khách hàng + STK.</w:t>
            </w:r>
          </w:p>
        </w:tc>
      </w:tr>
    </w:tbl>
    <w:p w14:paraId="3D60F8F2" w14:textId="510D6A2F" w:rsidR="00840AD5" w:rsidRDefault="00840AD5" w:rsidP="00840AD5">
      <w:pPr>
        <w:pStyle w:val="Heading3"/>
      </w:pPr>
      <w:bookmarkStart w:id="1186" w:name="scn_AML-08"/>
      <w:r>
        <w:t>AML-08: Giao dịch có IP nước ngoài</w:t>
      </w:r>
      <w:bookmarkEnd w:id="118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0A76260B" w14:textId="77777777" w:rsidTr="00AF1E90">
        <w:trPr>
          <w:tblHeader/>
        </w:trPr>
        <w:tc>
          <w:tcPr>
            <w:tcW w:w="1416" w:type="pct"/>
            <w:shd w:val="clear" w:color="auto" w:fill="1F3864"/>
            <w:tcMar>
              <w:top w:w="100" w:type="dxa"/>
              <w:left w:w="120" w:type="dxa"/>
              <w:bottom w:w="100" w:type="dxa"/>
              <w:right w:w="120" w:type="dxa"/>
            </w:tcMar>
          </w:tcPr>
          <w:p w14:paraId="4C3B2172"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137F01D6" w14:textId="77777777" w:rsidR="00840AD5" w:rsidRDefault="00840AD5" w:rsidP="002F06A4">
            <w:r>
              <w:rPr>
                <w:rFonts w:eastAsia="Times New Roman"/>
                <w:b/>
                <w:bCs/>
                <w:color w:val="FFFFFF"/>
              </w:rPr>
              <w:t>Nội dung</w:t>
            </w:r>
          </w:p>
        </w:tc>
      </w:tr>
      <w:tr w:rsidR="00840AD5" w14:paraId="5193A109" w14:textId="77777777" w:rsidTr="00AF1E90">
        <w:tc>
          <w:tcPr>
            <w:tcW w:w="1416" w:type="pct"/>
            <w:tcMar>
              <w:top w:w="100" w:type="dxa"/>
              <w:left w:w="120" w:type="dxa"/>
              <w:bottom w:w="100" w:type="dxa"/>
              <w:right w:w="120" w:type="dxa"/>
            </w:tcMar>
          </w:tcPr>
          <w:p w14:paraId="719E296B"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5BA7DB44" w14:textId="77777777" w:rsidR="00840AD5" w:rsidRDefault="00840AD5" w:rsidP="002F06A4">
            <w:r>
              <w:rPr>
                <w:rFonts w:eastAsia="Times New Roman"/>
              </w:rPr>
              <w:t>Giám sát các khách hàng của MSB thực hiện đăng nhập có địa chỉ IP nước ngoài mà có sự thay đổi đột biến trong doanh số giao dịch trên tài khoản; tiền vào và rút ra nhanh khỏi tài khoản; doanh số giao dịch lớn trong ngày nhưng số dư tài khoản rất nhỏ hoặc bằng không.</w:t>
            </w:r>
          </w:p>
        </w:tc>
      </w:tr>
      <w:tr w:rsidR="00840AD5" w14:paraId="344A1714" w14:textId="77777777" w:rsidTr="00AF1E90">
        <w:tc>
          <w:tcPr>
            <w:tcW w:w="5000" w:type="pct"/>
            <w:gridSpan w:val="2"/>
            <w:shd w:val="clear" w:color="auto" w:fill="D9D9D9"/>
            <w:tcMar>
              <w:top w:w="100" w:type="dxa"/>
              <w:left w:w="120" w:type="dxa"/>
              <w:bottom w:w="100" w:type="dxa"/>
              <w:right w:w="120" w:type="dxa"/>
            </w:tcMar>
          </w:tcPr>
          <w:p w14:paraId="2795AE3D" w14:textId="77777777" w:rsidR="00840AD5" w:rsidRDefault="00840AD5" w:rsidP="002F06A4">
            <w:r>
              <w:rPr>
                <w:rFonts w:eastAsia="Times New Roman"/>
                <w:b/>
                <w:bCs/>
              </w:rPr>
              <w:t>Phạm vi kịch bản</w:t>
            </w:r>
          </w:p>
        </w:tc>
      </w:tr>
      <w:tr w:rsidR="00840AD5" w14:paraId="372F5155" w14:textId="77777777" w:rsidTr="00AF1E90">
        <w:tc>
          <w:tcPr>
            <w:tcW w:w="1416" w:type="pct"/>
            <w:tcMar>
              <w:top w:w="100" w:type="dxa"/>
              <w:left w:w="120" w:type="dxa"/>
              <w:bottom w:w="100" w:type="dxa"/>
              <w:right w:w="120" w:type="dxa"/>
            </w:tcMar>
          </w:tcPr>
          <w:p w14:paraId="19642798"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324FB714" w14:textId="77777777" w:rsidR="00840AD5" w:rsidRDefault="00840AD5" w:rsidP="002F06A4">
            <w:r>
              <w:rPr>
                <w:rFonts w:eastAsia="Times New Roman"/>
              </w:rPr>
              <w:t>Khách hàng</w:t>
            </w:r>
          </w:p>
        </w:tc>
      </w:tr>
      <w:tr w:rsidR="00840AD5" w14:paraId="000860A1" w14:textId="77777777" w:rsidTr="00AF1E90">
        <w:tc>
          <w:tcPr>
            <w:tcW w:w="1416" w:type="pct"/>
            <w:tcMar>
              <w:top w:w="100" w:type="dxa"/>
              <w:left w:w="120" w:type="dxa"/>
              <w:bottom w:w="100" w:type="dxa"/>
              <w:right w:w="120" w:type="dxa"/>
            </w:tcMar>
          </w:tcPr>
          <w:p w14:paraId="2D500644"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720D371E" w14:textId="77777777" w:rsidR="00840AD5" w:rsidRDefault="00840AD5" w:rsidP="002F06A4">
            <w:r>
              <w:rPr>
                <w:rFonts w:eastAsia="Times New Roman"/>
              </w:rPr>
              <w:t>Khách hàng cá nhân, Khách hàng tổ chức.</w:t>
            </w:r>
          </w:p>
        </w:tc>
      </w:tr>
      <w:tr w:rsidR="00840AD5" w14:paraId="5E15E0B2" w14:textId="77777777" w:rsidTr="00AF1E90">
        <w:tc>
          <w:tcPr>
            <w:tcW w:w="1416" w:type="pct"/>
            <w:tcMar>
              <w:top w:w="100" w:type="dxa"/>
              <w:left w:w="120" w:type="dxa"/>
              <w:bottom w:w="100" w:type="dxa"/>
              <w:right w:w="120" w:type="dxa"/>
            </w:tcMar>
          </w:tcPr>
          <w:p w14:paraId="5C6FB529" w14:textId="77777777" w:rsidR="00840AD5" w:rsidRDefault="00840AD5" w:rsidP="002F06A4">
            <w:r>
              <w:rPr>
                <w:rFonts w:eastAsia="Times New Roman"/>
                <w:b/>
                <w:bCs/>
              </w:rPr>
              <w:lastRenderedPageBreak/>
              <w:t>Loại tài khoản</w:t>
            </w:r>
          </w:p>
        </w:tc>
        <w:tc>
          <w:tcPr>
            <w:tcW w:w="3584" w:type="pct"/>
            <w:tcMar>
              <w:top w:w="100" w:type="dxa"/>
              <w:left w:w="120" w:type="dxa"/>
              <w:bottom w:w="100" w:type="dxa"/>
              <w:right w:w="120" w:type="dxa"/>
            </w:tcMar>
          </w:tcPr>
          <w:p w14:paraId="4485DA56" w14:textId="77777777" w:rsidR="00840AD5" w:rsidRDefault="00840AD5" w:rsidP="002F06A4">
            <w:r>
              <w:rPr>
                <w:rFonts w:eastAsia="Times New Roman"/>
              </w:rPr>
              <w:t>Tài khoản thanh toán</w:t>
            </w:r>
          </w:p>
        </w:tc>
      </w:tr>
      <w:tr w:rsidR="00840AD5" w14:paraId="60762814" w14:textId="77777777" w:rsidTr="00AF1E90">
        <w:tc>
          <w:tcPr>
            <w:tcW w:w="1416" w:type="pct"/>
            <w:tcMar>
              <w:top w:w="100" w:type="dxa"/>
              <w:left w:w="120" w:type="dxa"/>
              <w:bottom w:w="100" w:type="dxa"/>
              <w:right w:w="120" w:type="dxa"/>
            </w:tcMar>
          </w:tcPr>
          <w:p w14:paraId="0859E323"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7B6B5A5A" w14:textId="77777777" w:rsidR="00840AD5" w:rsidRDefault="00840AD5" w:rsidP="002F06A4">
            <w:r>
              <w:rPr>
                <w:rFonts w:eastAsia="Times New Roman"/>
              </w:rPr>
              <w:t>Giao dịch chuyển tiền, nhận tiền trên kênh IB, MB</w:t>
            </w:r>
          </w:p>
        </w:tc>
      </w:tr>
      <w:tr w:rsidR="00840AD5" w14:paraId="1BD18969" w14:textId="77777777" w:rsidTr="00AF1E90">
        <w:tc>
          <w:tcPr>
            <w:tcW w:w="5000" w:type="pct"/>
            <w:gridSpan w:val="2"/>
            <w:shd w:val="clear" w:color="auto" w:fill="D9D9D9"/>
            <w:tcMar>
              <w:top w:w="100" w:type="dxa"/>
              <w:left w:w="120" w:type="dxa"/>
              <w:bottom w:w="100" w:type="dxa"/>
              <w:right w:w="120" w:type="dxa"/>
            </w:tcMar>
          </w:tcPr>
          <w:p w14:paraId="2FEC6AFF" w14:textId="77777777" w:rsidR="00840AD5" w:rsidRDefault="00840AD5" w:rsidP="002F06A4">
            <w:r>
              <w:rPr>
                <w:rFonts w:eastAsia="Times New Roman"/>
                <w:b/>
                <w:bCs/>
              </w:rPr>
              <w:t>Điều kiện cảnh báo</w:t>
            </w:r>
          </w:p>
        </w:tc>
      </w:tr>
      <w:tr w:rsidR="00840AD5" w14:paraId="724293E4" w14:textId="77777777" w:rsidTr="00AF1E90">
        <w:tc>
          <w:tcPr>
            <w:tcW w:w="5000" w:type="pct"/>
            <w:gridSpan w:val="2"/>
            <w:shd w:val="clear" w:color="auto" w:fill="F2F2F2"/>
            <w:tcMar>
              <w:top w:w="100" w:type="dxa"/>
              <w:left w:w="120" w:type="dxa"/>
              <w:bottom w:w="100" w:type="dxa"/>
              <w:right w:w="120" w:type="dxa"/>
            </w:tcMar>
          </w:tcPr>
          <w:p w14:paraId="509153A4" w14:textId="77777777" w:rsidR="00840AD5" w:rsidRDefault="00840AD5" w:rsidP="002F06A4">
            <w:r>
              <w:rPr>
                <w:rFonts w:eastAsia="Times New Roman"/>
                <w:b/>
                <w:bCs/>
              </w:rPr>
              <w:t>Thời gian thực hiện cảnh báo</w:t>
            </w:r>
          </w:p>
        </w:tc>
      </w:tr>
      <w:tr w:rsidR="00840AD5" w14:paraId="568B6837" w14:textId="77777777" w:rsidTr="00AF1E90">
        <w:tc>
          <w:tcPr>
            <w:tcW w:w="1416" w:type="pct"/>
            <w:tcMar>
              <w:top w:w="100" w:type="dxa"/>
              <w:left w:w="120" w:type="dxa"/>
              <w:bottom w:w="100" w:type="dxa"/>
              <w:right w:w="120" w:type="dxa"/>
            </w:tcMar>
          </w:tcPr>
          <w:p w14:paraId="7F307F72"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02962EBB" w14:textId="77777777" w:rsidR="00840AD5" w:rsidRDefault="00840AD5" w:rsidP="002F06A4">
            <w:r>
              <w:rPr>
                <w:rFonts w:eastAsia="Times New Roman"/>
              </w:rPr>
              <w:t>7 ngày</w:t>
            </w:r>
          </w:p>
        </w:tc>
      </w:tr>
      <w:tr w:rsidR="00840AD5" w14:paraId="7C4FD57B" w14:textId="77777777" w:rsidTr="00AF1E90">
        <w:tc>
          <w:tcPr>
            <w:tcW w:w="1416" w:type="pct"/>
            <w:tcMar>
              <w:top w:w="100" w:type="dxa"/>
              <w:left w:w="120" w:type="dxa"/>
              <w:bottom w:w="100" w:type="dxa"/>
              <w:right w:w="120" w:type="dxa"/>
            </w:tcMar>
          </w:tcPr>
          <w:p w14:paraId="3D29ED3C"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0C7EECD1" w14:textId="77777777" w:rsidR="00840AD5" w:rsidRDefault="00840AD5" w:rsidP="002F06A4">
            <w:r>
              <w:rPr>
                <w:rFonts w:eastAsia="Times New Roman"/>
              </w:rPr>
              <w:t>14 ngày (từ ngày T-14 đến T-1)</w:t>
            </w:r>
          </w:p>
        </w:tc>
      </w:tr>
      <w:tr w:rsidR="00840AD5" w14:paraId="12CC4C98" w14:textId="77777777" w:rsidTr="00AF1E90">
        <w:tc>
          <w:tcPr>
            <w:tcW w:w="5000" w:type="pct"/>
            <w:gridSpan w:val="2"/>
            <w:shd w:val="clear" w:color="auto" w:fill="F2F2F2"/>
            <w:tcMar>
              <w:top w:w="100" w:type="dxa"/>
              <w:left w:w="120" w:type="dxa"/>
              <w:bottom w:w="100" w:type="dxa"/>
              <w:right w:w="120" w:type="dxa"/>
            </w:tcMar>
          </w:tcPr>
          <w:p w14:paraId="1DBDBB6F" w14:textId="77777777" w:rsidR="00840AD5" w:rsidRDefault="00840AD5" w:rsidP="002F06A4">
            <w:r>
              <w:rPr>
                <w:rFonts w:eastAsia="Times New Roman"/>
                <w:b/>
                <w:bCs/>
              </w:rPr>
              <w:t>Các điều kiện của kịch bản</w:t>
            </w:r>
          </w:p>
        </w:tc>
      </w:tr>
      <w:tr w:rsidR="00840AD5" w14:paraId="123E7371" w14:textId="77777777" w:rsidTr="00AF1E90">
        <w:tc>
          <w:tcPr>
            <w:tcW w:w="5000" w:type="pct"/>
            <w:gridSpan w:val="2"/>
            <w:tcMar>
              <w:top w:w="100" w:type="dxa"/>
              <w:left w:w="120" w:type="dxa"/>
              <w:bottom w:w="100" w:type="dxa"/>
              <w:right w:w="120" w:type="dxa"/>
            </w:tcMar>
          </w:tcPr>
          <w:p w14:paraId="42A330B2" w14:textId="77777777" w:rsidR="00840AD5" w:rsidRDefault="00840AD5" w:rsidP="002F06A4">
            <w:r>
              <w:rPr>
                <w:rFonts w:eastAsia="Times New Roman"/>
              </w:rPr>
              <w:t>Điều kiện 1: Số lần đăng nhập có có IP nước ngoài ≥ 2 lần VÀ</w:t>
            </w:r>
          </w:p>
          <w:p w14:paraId="098FEF77" w14:textId="77777777" w:rsidR="00840AD5" w:rsidRDefault="00840AD5" w:rsidP="002F06A4">
            <w:r>
              <w:rPr>
                <w:rFonts w:eastAsia="Times New Roman"/>
              </w:rPr>
              <w:t>Điều kiện 2: Tổng giá trị ghi Có ≥ 2 tỷ VND (quy đổi) VÀ</w:t>
            </w:r>
          </w:p>
          <w:p w14:paraId="71E250B0" w14:textId="77777777" w:rsidR="00840AD5" w:rsidRDefault="00840AD5" w:rsidP="002F06A4">
            <w:r>
              <w:rPr>
                <w:rFonts w:eastAsia="Times New Roman"/>
              </w:rPr>
              <w:t>Điều kiện 3: Tổng giá trị ghi Có/ Tổng giá trị ghi Nợ ≥ 95%</w:t>
            </w:r>
          </w:p>
        </w:tc>
      </w:tr>
    </w:tbl>
    <w:p w14:paraId="00DF6124" w14:textId="53831BB7" w:rsidR="00840AD5" w:rsidRDefault="00840AD5" w:rsidP="00840AD5">
      <w:pPr>
        <w:pStyle w:val="Heading3"/>
      </w:pPr>
      <w:bookmarkStart w:id="1187" w:name="scn_AML-09"/>
      <w:r>
        <w:t>AML-09: Giao dịch có cùng địa chỉ IP</w:t>
      </w:r>
      <w:bookmarkEnd w:id="118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41DDB807" w14:textId="77777777" w:rsidTr="00AF1E90">
        <w:trPr>
          <w:tblHeader/>
        </w:trPr>
        <w:tc>
          <w:tcPr>
            <w:tcW w:w="1416" w:type="pct"/>
            <w:shd w:val="clear" w:color="auto" w:fill="1F3864"/>
            <w:tcMar>
              <w:top w:w="100" w:type="dxa"/>
              <w:left w:w="120" w:type="dxa"/>
              <w:bottom w:w="100" w:type="dxa"/>
              <w:right w:w="120" w:type="dxa"/>
            </w:tcMar>
          </w:tcPr>
          <w:p w14:paraId="149E4034"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1611BF1F" w14:textId="77777777" w:rsidR="00840AD5" w:rsidRDefault="00840AD5" w:rsidP="002F06A4">
            <w:r>
              <w:rPr>
                <w:rFonts w:eastAsia="Times New Roman"/>
                <w:b/>
                <w:bCs/>
                <w:color w:val="FFFFFF"/>
              </w:rPr>
              <w:t>Nội dung</w:t>
            </w:r>
          </w:p>
        </w:tc>
      </w:tr>
      <w:tr w:rsidR="00840AD5" w14:paraId="0FB47C31" w14:textId="77777777" w:rsidTr="00AF1E90">
        <w:tc>
          <w:tcPr>
            <w:tcW w:w="1416" w:type="pct"/>
            <w:tcMar>
              <w:top w:w="100" w:type="dxa"/>
              <w:left w:w="120" w:type="dxa"/>
              <w:bottom w:w="100" w:type="dxa"/>
              <w:right w:w="120" w:type="dxa"/>
            </w:tcMar>
          </w:tcPr>
          <w:p w14:paraId="71E9C9BB"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30ED03B8" w14:textId="77777777" w:rsidR="00840AD5" w:rsidRDefault="00840AD5" w:rsidP="002F06A4">
            <w:r>
              <w:rPr>
                <w:rFonts w:eastAsia="Times New Roman"/>
              </w:rPr>
              <w:t>Giám sát các khách hàng của MSB thực hiện đăng nhập cùng địa chỉ IP nhằm phát hiện kịp thời các gian lận lừa đảo và PCRT qua các lần đăng nhập cùng địa chỉ IP</w:t>
            </w:r>
          </w:p>
        </w:tc>
      </w:tr>
      <w:tr w:rsidR="00840AD5" w14:paraId="06D7C737" w14:textId="77777777" w:rsidTr="00AF1E90">
        <w:tc>
          <w:tcPr>
            <w:tcW w:w="5000" w:type="pct"/>
            <w:gridSpan w:val="2"/>
            <w:shd w:val="clear" w:color="auto" w:fill="D9D9D9"/>
            <w:tcMar>
              <w:top w:w="100" w:type="dxa"/>
              <w:left w:w="120" w:type="dxa"/>
              <w:bottom w:w="100" w:type="dxa"/>
              <w:right w:w="120" w:type="dxa"/>
            </w:tcMar>
          </w:tcPr>
          <w:p w14:paraId="1A0D2F2E" w14:textId="77777777" w:rsidR="00840AD5" w:rsidRDefault="00840AD5" w:rsidP="002F06A4">
            <w:r>
              <w:rPr>
                <w:rFonts w:eastAsia="Times New Roman"/>
                <w:b/>
                <w:bCs/>
              </w:rPr>
              <w:t>Phạm vi kịch bản</w:t>
            </w:r>
          </w:p>
        </w:tc>
      </w:tr>
      <w:tr w:rsidR="00840AD5" w14:paraId="202E3F60" w14:textId="77777777" w:rsidTr="00AF1E90">
        <w:tc>
          <w:tcPr>
            <w:tcW w:w="1416" w:type="pct"/>
            <w:tcMar>
              <w:top w:w="100" w:type="dxa"/>
              <w:left w:w="120" w:type="dxa"/>
              <w:bottom w:w="100" w:type="dxa"/>
              <w:right w:w="120" w:type="dxa"/>
            </w:tcMar>
          </w:tcPr>
          <w:p w14:paraId="1F0231BE"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323B18AC" w14:textId="77777777" w:rsidR="00840AD5" w:rsidRDefault="00840AD5" w:rsidP="002F06A4">
            <w:r>
              <w:rPr>
                <w:rFonts w:eastAsia="Times New Roman"/>
              </w:rPr>
              <w:t>Khách hàng</w:t>
            </w:r>
          </w:p>
        </w:tc>
      </w:tr>
      <w:tr w:rsidR="00840AD5" w14:paraId="123A79B4" w14:textId="77777777" w:rsidTr="00AF1E90">
        <w:tc>
          <w:tcPr>
            <w:tcW w:w="1416" w:type="pct"/>
            <w:tcMar>
              <w:top w:w="100" w:type="dxa"/>
              <w:left w:w="120" w:type="dxa"/>
              <w:bottom w:w="100" w:type="dxa"/>
              <w:right w:w="120" w:type="dxa"/>
            </w:tcMar>
          </w:tcPr>
          <w:p w14:paraId="294204E4"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64C26F73" w14:textId="77777777" w:rsidR="00840AD5" w:rsidRDefault="00840AD5" w:rsidP="002F06A4">
            <w:r>
              <w:rPr>
                <w:rFonts w:eastAsia="Times New Roman"/>
              </w:rPr>
              <w:t>Khách hàng cá nhân, Khách hàng tổ chức</w:t>
            </w:r>
          </w:p>
        </w:tc>
      </w:tr>
      <w:tr w:rsidR="00840AD5" w14:paraId="653E24EA" w14:textId="77777777" w:rsidTr="00AF1E90">
        <w:tc>
          <w:tcPr>
            <w:tcW w:w="1416" w:type="pct"/>
            <w:tcMar>
              <w:top w:w="100" w:type="dxa"/>
              <w:left w:w="120" w:type="dxa"/>
              <w:bottom w:w="100" w:type="dxa"/>
              <w:right w:w="120" w:type="dxa"/>
            </w:tcMar>
          </w:tcPr>
          <w:p w14:paraId="685BA995"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1F85A601" w14:textId="77777777" w:rsidR="00840AD5" w:rsidRDefault="00840AD5" w:rsidP="002F06A4">
            <w:r>
              <w:rPr>
                <w:rFonts w:eastAsia="Times New Roman"/>
              </w:rPr>
              <w:t>Tài khoản thanh toán</w:t>
            </w:r>
          </w:p>
        </w:tc>
      </w:tr>
      <w:tr w:rsidR="00840AD5" w14:paraId="4918C2E4" w14:textId="77777777" w:rsidTr="00AF1E90">
        <w:tc>
          <w:tcPr>
            <w:tcW w:w="1416" w:type="pct"/>
            <w:tcMar>
              <w:top w:w="100" w:type="dxa"/>
              <w:left w:w="120" w:type="dxa"/>
              <w:bottom w:w="100" w:type="dxa"/>
              <w:right w:w="120" w:type="dxa"/>
            </w:tcMar>
          </w:tcPr>
          <w:p w14:paraId="1C1B19D3"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56BA6DF2" w14:textId="77777777" w:rsidR="00840AD5" w:rsidRDefault="00840AD5" w:rsidP="002F06A4">
            <w:r>
              <w:rPr>
                <w:rFonts w:eastAsia="Times New Roman"/>
              </w:rPr>
              <w:t>Giao dịch chuyển tiền, nhận tiền trên kênh IB, MB</w:t>
            </w:r>
          </w:p>
        </w:tc>
      </w:tr>
      <w:tr w:rsidR="00840AD5" w14:paraId="60B689B2" w14:textId="77777777" w:rsidTr="00AF1E90">
        <w:tc>
          <w:tcPr>
            <w:tcW w:w="5000" w:type="pct"/>
            <w:gridSpan w:val="2"/>
            <w:shd w:val="clear" w:color="auto" w:fill="D9D9D9"/>
            <w:tcMar>
              <w:top w:w="100" w:type="dxa"/>
              <w:left w:w="120" w:type="dxa"/>
              <w:bottom w:w="100" w:type="dxa"/>
              <w:right w:w="120" w:type="dxa"/>
            </w:tcMar>
          </w:tcPr>
          <w:p w14:paraId="55F986D5" w14:textId="77777777" w:rsidR="00840AD5" w:rsidRDefault="00840AD5" w:rsidP="002F06A4">
            <w:r>
              <w:rPr>
                <w:rFonts w:eastAsia="Times New Roman"/>
                <w:b/>
                <w:bCs/>
              </w:rPr>
              <w:t>Điều kiện cảnh báo</w:t>
            </w:r>
          </w:p>
        </w:tc>
      </w:tr>
      <w:tr w:rsidR="00840AD5" w14:paraId="4171730B" w14:textId="77777777" w:rsidTr="00AF1E90">
        <w:tc>
          <w:tcPr>
            <w:tcW w:w="5000" w:type="pct"/>
            <w:gridSpan w:val="2"/>
            <w:shd w:val="clear" w:color="auto" w:fill="F2F2F2"/>
            <w:tcMar>
              <w:top w:w="100" w:type="dxa"/>
              <w:left w:w="120" w:type="dxa"/>
              <w:bottom w:w="100" w:type="dxa"/>
              <w:right w:w="120" w:type="dxa"/>
            </w:tcMar>
          </w:tcPr>
          <w:p w14:paraId="55CD5638" w14:textId="77777777" w:rsidR="00840AD5" w:rsidRDefault="00840AD5" w:rsidP="002F06A4">
            <w:r>
              <w:rPr>
                <w:rFonts w:eastAsia="Times New Roman"/>
                <w:b/>
                <w:bCs/>
              </w:rPr>
              <w:lastRenderedPageBreak/>
              <w:t>Thời gian thực hiện cảnh báo</w:t>
            </w:r>
          </w:p>
        </w:tc>
      </w:tr>
      <w:tr w:rsidR="00840AD5" w14:paraId="42C827C8" w14:textId="77777777" w:rsidTr="00AF1E90">
        <w:tc>
          <w:tcPr>
            <w:tcW w:w="1416" w:type="pct"/>
            <w:tcMar>
              <w:top w:w="100" w:type="dxa"/>
              <w:left w:w="120" w:type="dxa"/>
              <w:bottom w:w="100" w:type="dxa"/>
              <w:right w:w="120" w:type="dxa"/>
            </w:tcMar>
          </w:tcPr>
          <w:p w14:paraId="38573886"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05204A1F" w14:textId="77777777" w:rsidR="00840AD5" w:rsidRDefault="00840AD5" w:rsidP="002F06A4">
            <w:r>
              <w:rPr>
                <w:rFonts w:eastAsia="Times New Roman"/>
              </w:rPr>
              <w:t>7 ngày</w:t>
            </w:r>
          </w:p>
        </w:tc>
      </w:tr>
      <w:tr w:rsidR="00840AD5" w14:paraId="1555C5FF" w14:textId="77777777" w:rsidTr="00AF1E90">
        <w:tc>
          <w:tcPr>
            <w:tcW w:w="1416" w:type="pct"/>
            <w:tcMar>
              <w:top w:w="100" w:type="dxa"/>
              <w:left w:w="120" w:type="dxa"/>
              <w:bottom w:w="100" w:type="dxa"/>
              <w:right w:w="120" w:type="dxa"/>
            </w:tcMar>
          </w:tcPr>
          <w:p w14:paraId="13AAF70E"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20D48DEF" w14:textId="77777777" w:rsidR="00840AD5" w:rsidRDefault="00840AD5" w:rsidP="002F06A4">
            <w:r>
              <w:rPr>
                <w:rFonts w:eastAsia="Times New Roman"/>
              </w:rPr>
              <w:t>14 ngày (từ ngày T-14 đến T-1)</w:t>
            </w:r>
          </w:p>
        </w:tc>
      </w:tr>
      <w:tr w:rsidR="00840AD5" w14:paraId="184302A7" w14:textId="77777777" w:rsidTr="00AF1E90">
        <w:tc>
          <w:tcPr>
            <w:tcW w:w="5000" w:type="pct"/>
            <w:gridSpan w:val="2"/>
            <w:shd w:val="clear" w:color="auto" w:fill="F2F2F2"/>
            <w:tcMar>
              <w:top w:w="100" w:type="dxa"/>
              <w:left w:w="120" w:type="dxa"/>
              <w:bottom w:w="100" w:type="dxa"/>
              <w:right w:w="120" w:type="dxa"/>
            </w:tcMar>
          </w:tcPr>
          <w:p w14:paraId="169975A5" w14:textId="77777777" w:rsidR="00840AD5" w:rsidRDefault="00840AD5" w:rsidP="002F06A4">
            <w:r>
              <w:rPr>
                <w:rFonts w:eastAsia="Times New Roman"/>
                <w:b/>
                <w:bCs/>
              </w:rPr>
              <w:t>Các điều kiện của kịch bản</w:t>
            </w:r>
          </w:p>
        </w:tc>
      </w:tr>
      <w:tr w:rsidR="00840AD5" w14:paraId="7806EF48" w14:textId="77777777" w:rsidTr="00AF1E90">
        <w:tc>
          <w:tcPr>
            <w:tcW w:w="5000" w:type="pct"/>
            <w:gridSpan w:val="2"/>
            <w:tcMar>
              <w:top w:w="100" w:type="dxa"/>
              <w:left w:w="120" w:type="dxa"/>
              <w:bottom w:w="100" w:type="dxa"/>
              <w:right w:w="120" w:type="dxa"/>
            </w:tcMar>
          </w:tcPr>
          <w:p w14:paraId="5DC96DA0" w14:textId="77777777" w:rsidR="00840AD5" w:rsidRDefault="00840AD5" w:rsidP="002F06A4">
            <w:r>
              <w:rPr>
                <w:rFonts w:eastAsia="Times New Roman"/>
              </w:rPr>
              <w:t>Điều kiện 1: Khách hàng gửi và Khách hàng nhận có cùng địa chỉ IP đăng nhập</w:t>
            </w:r>
          </w:p>
          <w:p w14:paraId="137F6C5E" w14:textId="77777777" w:rsidR="00840AD5" w:rsidRDefault="00840AD5" w:rsidP="002F06A4">
            <w:r>
              <w:rPr>
                <w:rFonts w:eastAsia="Times New Roman"/>
              </w:rPr>
              <w:t>Điều kiện 2: Khách hàng gửi và Khách hàng nhận có cùng địa chỉ IP đăng nhập có phát sinh giao dịch với nhau ≥ 1 giao dịch</w:t>
            </w:r>
          </w:p>
          <w:p w14:paraId="1A6D1271" w14:textId="77777777" w:rsidR="00840AD5" w:rsidRDefault="00840AD5" w:rsidP="002F06A4">
            <w:r>
              <w:rPr>
                <w:rFonts w:eastAsia="Times New Roman"/>
              </w:rPr>
              <w:t>VÀ</w:t>
            </w:r>
          </w:p>
          <w:p w14:paraId="672D82BB" w14:textId="77777777" w:rsidR="00C4153E" w:rsidRDefault="00840AD5" w:rsidP="002F06A4">
            <w:pPr>
              <w:rPr>
                <w:rFonts w:eastAsia="Times New Roman"/>
              </w:rPr>
            </w:pPr>
            <w:r>
              <w:rPr>
                <w:rFonts w:eastAsia="Times New Roman"/>
              </w:rPr>
              <w:t>Điều kiện 3: Tổng giá trị ghi Có ≥ 500 triệu VND (quy đổi)</w:t>
            </w:r>
            <w:r w:rsidR="00C4153E">
              <w:rPr>
                <w:rFonts w:eastAsia="Times New Roman"/>
              </w:rPr>
              <w:t xml:space="preserve"> </w:t>
            </w:r>
          </w:p>
          <w:p w14:paraId="0DFDD2CE" w14:textId="7CB281E1" w:rsidR="00840AD5" w:rsidRDefault="00840AD5" w:rsidP="002F06A4">
            <w:r>
              <w:rPr>
                <w:rFonts w:eastAsia="Times New Roman"/>
              </w:rPr>
              <w:t>HOẶC</w:t>
            </w:r>
          </w:p>
          <w:p w14:paraId="5D8CEA66" w14:textId="77777777" w:rsidR="00840AD5" w:rsidRDefault="00840AD5" w:rsidP="002F06A4">
            <w:r>
              <w:rPr>
                <w:rFonts w:eastAsia="Times New Roman"/>
              </w:rPr>
              <w:t>Điều kiện 3: Tổng giá trị ghi Nợ ≥ 500 triệu VND (quy đổi)</w:t>
            </w:r>
          </w:p>
          <w:p w14:paraId="0209226D" w14:textId="77777777" w:rsidR="00840AD5" w:rsidRDefault="00840AD5" w:rsidP="002F06A4">
            <w:r>
              <w:rPr>
                <w:rFonts w:eastAsia="Times New Roman"/>
              </w:rPr>
              <w:t>VÀ</w:t>
            </w:r>
          </w:p>
          <w:p w14:paraId="337A5B22" w14:textId="77777777" w:rsidR="00840AD5" w:rsidRDefault="00840AD5" w:rsidP="002F06A4">
            <w:r>
              <w:rPr>
                <w:rFonts w:eastAsia="Times New Roman"/>
              </w:rPr>
              <w:t>Điều kiện 4: Tổng giá trị ghi Có/ Tổng giá trị ghi Nợ ≥ 95%</w:t>
            </w:r>
          </w:p>
        </w:tc>
      </w:tr>
    </w:tbl>
    <w:p w14:paraId="3D169C63" w14:textId="654FDBB8" w:rsidR="00840AD5" w:rsidRDefault="00840AD5" w:rsidP="000F6110">
      <w:pPr>
        <w:pStyle w:val="Heading3"/>
        <w:tabs>
          <w:tab w:val="left" w:pos="851"/>
        </w:tabs>
      </w:pPr>
      <w:bookmarkStart w:id="1188" w:name="scn_AML-10"/>
      <w:r>
        <w:t>AML-10: Khách hàng cá nhân nhận tiền từ tổ chức nước ngoài</w:t>
      </w:r>
      <w:bookmarkEnd w:id="118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670EEF8A" w14:textId="77777777" w:rsidTr="00AF1E90">
        <w:trPr>
          <w:tblHeader/>
        </w:trPr>
        <w:tc>
          <w:tcPr>
            <w:tcW w:w="1416" w:type="pct"/>
            <w:shd w:val="clear" w:color="auto" w:fill="1F3864"/>
            <w:tcMar>
              <w:top w:w="100" w:type="dxa"/>
              <w:left w:w="120" w:type="dxa"/>
              <w:bottom w:w="100" w:type="dxa"/>
              <w:right w:w="120" w:type="dxa"/>
            </w:tcMar>
          </w:tcPr>
          <w:p w14:paraId="277A45ED"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18D96546" w14:textId="77777777" w:rsidR="00840AD5" w:rsidRDefault="00840AD5" w:rsidP="002F06A4">
            <w:r>
              <w:rPr>
                <w:rFonts w:eastAsia="Times New Roman"/>
                <w:b/>
                <w:bCs/>
                <w:color w:val="FFFFFF"/>
              </w:rPr>
              <w:t>Nội dung</w:t>
            </w:r>
          </w:p>
        </w:tc>
      </w:tr>
      <w:tr w:rsidR="00840AD5" w14:paraId="646DEA08" w14:textId="77777777" w:rsidTr="00AF1E90">
        <w:tc>
          <w:tcPr>
            <w:tcW w:w="1416" w:type="pct"/>
            <w:tcMar>
              <w:top w:w="100" w:type="dxa"/>
              <w:left w:w="120" w:type="dxa"/>
              <w:bottom w:w="100" w:type="dxa"/>
              <w:right w:w="120" w:type="dxa"/>
            </w:tcMar>
          </w:tcPr>
          <w:p w14:paraId="43087B6A"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37737C22" w14:textId="77777777" w:rsidR="00840AD5" w:rsidRDefault="00840AD5" w:rsidP="002F06A4">
            <w:r>
              <w:rPr>
                <w:rFonts w:eastAsia="Times New Roman"/>
              </w:rPr>
              <w:t>Giám sát các giao dịch tiền đến tài khoản cá nhân mà người chuyển tiền là tổ chức ở nước ngoài.</w:t>
            </w:r>
          </w:p>
        </w:tc>
      </w:tr>
      <w:tr w:rsidR="00840AD5" w14:paraId="206D09C3" w14:textId="77777777" w:rsidTr="00AF1E90">
        <w:tc>
          <w:tcPr>
            <w:tcW w:w="5000" w:type="pct"/>
            <w:gridSpan w:val="2"/>
            <w:shd w:val="clear" w:color="auto" w:fill="D9D9D9"/>
            <w:tcMar>
              <w:top w:w="100" w:type="dxa"/>
              <w:left w:w="120" w:type="dxa"/>
              <w:bottom w:w="100" w:type="dxa"/>
              <w:right w:w="120" w:type="dxa"/>
            </w:tcMar>
          </w:tcPr>
          <w:p w14:paraId="67B83242" w14:textId="77777777" w:rsidR="00840AD5" w:rsidRDefault="00840AD5" w:rsidP="002F06A4">
            <w:r>
              <w:rPr>
                <w:rFonts w:eastAsia="Times New Roman"/>
                <w:b/>
                <w:bCs/>
              </w:rPr>
              <w:t>Phạm vi kịch bản</w:t>
            </w:r>
          </w:p>
        </w:tc>
      </w:tr>
      <w:tr w:rsidR="00840AD5" w14:paraId="40B5F689" w14:textId="77777777" w:rsidTr="00AF1E90">
        <w:tc>
          <w:tcPr>
            <w:tcW w:w="1416" w:type="pct"/>
            <w:tcMar>
              <w:top w:w="100" w:type="dxa"/>
              <w:left w:w="120" w:type="dxa"/>
              <w:bottom w:w="100" w:type="dxa"/>
              <w:right w:w="120" w:type="dxa"/>
            </w:tcMar>
          </w:tcPr>
          <w:p w14:paraId="121C3404"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5F043D71" w14:textId="77777777" w:rsidR="00840AD5" w:rsidRDefault="00840AD5" w:rsidP="002F06A4">
            <w:r>
              <w:rPr>
                <w:rFonts w:eastAsia="Times New Roman"/>
              </w:rPr>
              <w:t>Tài khoản</w:t>
            </w:r>
          </w:p>
        </w:tc>
      </w:tr>
      <w:tr w:rsidR="00840AD5" w14:paraId="1A1C81A1" w14:textId="77777777" w:rsidTr="00AF1E90">
        <w:tc>
          <w:tcPr>
            <w:tcW w:w="1416" w:type="pct"/>
            <w:tcMar>
              <w:top w:w="100" w:type="dxa"/>
              <w:left w:w="120" w:type="dxa"/>
              <w:bottom w:w="100" w:type="dxa"/>
              <w:right w:w="120" w:type="dxa"/>
            </w:tcMar>
          </w:tcPr>
          <w:p w14:paraId="1FBFC17C"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1A6E721D" w14:textId="77777777" w:rsidR="00840AD5" w:rsidRDefault="00840AD5" w:rsidP="002F06A4">
            <w:r>
              <w:rPr>
                <w:rFonts w:eastAsia="Times New Roman"/>
              </w:rPr>
              <w:t>Khách hàng cá nhân</w:t>
            </w:r>
          </w:p>
        </w:tc>
      </w:tr>
      <w:tr w:rsidR="00840AD5" w14:paraId="7C9B7116" w14:textId="77777777" w:rsidTr="00AF1E90">
        <w:tc>
          <w:tcPr>
            <w:tcW w:w="1416" w:type="pct"/>
            <w:tcMar>
              <w:top w:w="100" w:type="dxa"/>
              <w:left w:w="120" w:type="dxa"/>
              <w:bottom w:w="100" w:type="dxa"/>
              <w:right w:w="120" w:type="dxa"/>
            </w:tcMar>
          </w:tcPr>
          <w:p w14:paraId="52A5AEB7"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392C8948" w14:textId="77777777" w:rsidR="00840AD5" w:rsidRDefault="00840AD5" w:rsidP="002F06A4">
            <w:r>
              <w:rPr>
                <w:rFonts w:eastAsia="Times New Roman"/>
              </w:rPr>
              <w:t>Tài khoản thanh toán</w:t>
            </w:r>
          </w:p>
        </w:tc>
      </w:tr>
      <w:tr w:rsidR="00840AD5" w14:paraId="76ACB145" w14:textId="77777777" w:rsidTr="00AF1E90">
        <w:tc>
          <w:tcPr>
            <w:tcW w:w="1416" w:type="pct"/>
            <w:tcMar>
              <w:top w:w="100" w:type="dxa"/>
              <w:left w:w="120" w:type="dxa"/>
              <w:bottom w:w="100" w:type="dxa"/>
              <w:right w:w="120" w:type="dxa"/>
            </w:tcMar>
          </w:tcPr>
          <w:p w14:paraId="724E4257"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3F53EC6E" w14:textId="77777777" w:rsidR="00840AD5" w:rsidRDefault="00840AD5" w:rsidP="002F06A4">
            <w:r>
              <w:rPr>
                <w:rFonts w:eastAsia="Times New Roman"/>
              </w:rPr>
              <w:t>Bao gồm các giao dịch được ghi nhận trên Tài khoản thanh toán. Loại trừ:</w:t>
            </w:r>
          </w:p>
          <w:p w14:paraId="11A2164C" w14:textId="77777777" w:rsidR="00840AD5" w:rsidRPr="009F176B" w:rsidRDefault="00840AD5" w:rsidP="00840AD5">
            <w:pPr>
              <w:pStyle w:val="ListParagraph"/>
              <w:numPr>
                <w:ilvl w:val="0"/>
                <w:numId w:val="68"/>
              </w:numPr>
              <w:contextualSpacing w:val="0"/>
              <w:jc w:val="left"/>
            </w:pPr>
            <w:r w:rsidRPr="009F176B">
              <w:rPr>
                <w:rFonts w:eastAsia="Times New Roman"/>
                <w:bCs/>
              </w:rPr>
              <w:t>Giao dịch trả lãi/phí</w:t>
            </w:r>
          </w:p>
          <w:p w14:paraId="123E2F63" w14:textId="77777777" w:rsidR="00840AD5" w:rsidRDefault="00840AD5" w:rsidP="00840AD5">
            <w:pPr>
              <w:pStyle w:val="ListParagraph"/>
              <w:numPr>
                <w:ilvl w:val="0"/>
                <w:numId w:val="68"/>
              </w:numPr>
              <w:contextualSpacing w:val="0"/>
              <w:jc w:val="left"/>
            </w:pPr>
            <w:r w:rsidRPr="009F176B">
              <w:rPr>
                <w:rFonts w:eastAsia="Times New Roman"/>
                <w:bCs/>
              </w:rPr>
              <w:lastRenderedPageBreak/>
              <w:t>Giao dịch bị hủy</w:t>
            </w:r>
          </w:p>
        </w:tc>
      </w:tr>
      <w:tr w:rsidR="00840AD5" w14:paraId="20A0CC34" w14:textId="77777777" w:rsidTr="00AF1E90">
        <w:tc>
          <w:tcPr>
            <w:tcW w:w="5000" w:type="pct"/>
            <w:gridSpan w:val="2"/>
            <w:shd w:val="clear" w:color="auto" w:fill="D9D9D9"/>
            <w:tcMar>
              <w:top w:w="100" w:type="dxa"/>
              <w:left w:w="120" w:type="dxa"/>
              <w:bottom w:w="100" w:type="dxa"/>
              <w:right w:w="120" w:type="dxa"/>
            </w:tcMar>
          </w:tcPr>
          <w:p w14:paraId="5A1988C5" w14:textId="77777777" w:rsidR="00840AD5" w:rsidRDefault="00840AD5" w:rsidP="002F06A4">
            <w:r>
              <w:rPr>
                <w:rFonts w:eastAsia="Times New Roman"/>
                <w:b/>
                <w:bCs/>
              </w:rPr>
              <w:lastRenderedPageBreak/>
              <w:t>Điều kiện cảnh báo</w:t>
            </w:r>
          </w:p>
        </w:tc>
      </w:tr>
      <w:tr w:rsidR="00840AD5" w14:paraId="077B5E89" w14:textId="77777777" w:rsidTr="00AF1E90">
        <w:tc>
          <w:tcPr>
            <w:tcW w:w="5000" w:type="pct"/>
            <w:gridSpan w:val="2"/>
            <w:shd w:val="clear" w:color="auto" w:fill="F2F2F2"/>
            <w:tcMar>
              <w:top w:w="100" w:type="dxa"/>
              <w:left w:w="120" w:type="dxa"/>
              <w:bottom w:w="100" w:type="dxa"/>
              <w:right w:w="120" w:type="dxa"/>
            </w:tcMar>
          </w:tcPr>
          <w:p w14:paraId="53C6AA2D" w14:textId="77777777" w:rsidR="00840AD5" w:rsidRDefault="00840AD5" w:rsidP="002F06A4">
            <w:r>
              <w:rPr>
                <w:rFonts w:eastAsia="Times New Roman"/>
                <w:b/>
                <w:bCs/>
              </w:rPr>
              <w:t>Thời gian thực hiện cảnh báo</w:t>
            </w:r>
          </w:p>
        </w:tc>
      </w:tr>
      <w:tr w:rsidR="00840AD5" w14:paraId="2EE5AA4D" w14:textId="77777777" w:rsidTr="00AF1E90">
        <w:tc>
          <w:tcPr>
            <w:tcW w:w="1416" w:type="pct"/>
            <w:tcMar>
              <w:top w:w="100" w:type="dxa"/>
              <w:left w:w="120" w:type="dxa"/>
              <w:bottom w:w="100" w:type="dxa"/>
              <w:right w:w="120" w:type="dxa"/>
            </w:tcMar>
          </w:tcPr>
          <w:p w14:paraId="22E66D9C"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7D07CA37" w14:textId="77777777" w:rsidR="00840AD5" w:rsidRDefault="00840AD5" w:rsidP="002F06A4">
            <w:r>
              <w:rPr>
                <w:rFonts w:eastAsia="Times New Roman"/>
              </w:rPr>
              <w:t>7 ngày</w:t>
            </w:r>
          </w:p>
        </w:tc>
      </w:tr>
      <w:tr w:rsidR="00840AD5" w14:paraId="7A5633AB" w14:textId="77777777" w:rsidTr="00AF1E90">
        <w:tc>
          <w:tcPr>
            <w:tcW w:w="1416" w:type="pct"/>
            <w:tcMar>
              <w:top w:w="100" w:type="dxa"/>
              <w:left w:w="120" w:type="dxa"/>
              <w:bottom w:w="100" w:type="dxa"/>
              <w:right w:w="120" w:type="dxa"/>
            </w:tcMar>
          </w:tcPr>
          <w:p w14:paraId="3BC30B70"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449A9BC2" w14:textId="77777777" w:rsidR="00840AD5" w:rsidRDefault="00840AD5" w:rsidP="002F06A4">
            <w:r>
              <w:rPr>
                <w:rFonts w:eastAsia="Times New Roman"/>
              </w:rPr>
              <w:t>14 ngày (từ ngày T-14 đến T-1)</w:t>
            </w:r>
          </w:p>
        </w:tc>
      </w:tr>
      <w:tr w:rsidR="00840AD5" w14:paraId="73B4BB9F" w14:textId="77777777" w:rsidTr="00AF1E90">
        <w:tc>
          <w:tcPr>
            <w:tcW w:w="5000" w:type="pct"/>
            <w:gridSpan w:val="2"/>
            <w:shd w:val="clear" w:color="auto" w:fill="F2F2F2"/>
            <w:tcMar>
              <w:top w:w="100" w:type="dxa"/>
              <w:left w:w="120" w:type="dxa"/>
              <w:bottom w:w="100" w:type="dxa"/>
              <w:right w:w="120" w:type="dxa"/>
            </w:tcMar>
          </w:tcPr>
          <w:p w14:paraId="5809314A" w14:textId="77777777" w:rsidR="00840AD5" w:rsidRDefault="00840AD5" w:rsidP="002F06A4">
            <w:r>
              <w:rPr>
                <w:rFonts w:eastAsia="Times New Roman"/>
                <w:b/>
                <w:bCs/>
              </w:rPr>
              <w:t>Các điều kiện của kịch bản</w:t>
            </w:r>
          </w:p>
        </w:tc>
      </w:tr>
      <w:tr w:rsidR="00840AD5" w14:paraId="2D712E57" w14:textId="77777777" w:rsidTr="00AF1E90">
        <w:tc>
          <w:tcPr>
            <w:tcW w:w="5000" w:type="pct"/>
            <w:gridSpan w:val="2"/>
            <w:tcMar>
              <w:top w:w="100" w:type="dxa"/>
              <w:left w:w="120" w:type="dxa"/>
              <w:bottom w:w="100" w:type="dxa"/>
              <w:right w:w="120" w:type="dxa"/>
            </w:tcMar>
          </w:tcPr>
          <w:p w14:paraId="778EB77F" w14:textId="77777777" w:rsidR="00840AD5" w:rsidRDefault="00840AD5" w:rsidP="002F06A4">
            <w:r>
              <w:rPr>
                <w:rFonts w:eastAsia="Times New Roman"/>
              </w:rPr>
              <w:t>Điều kiện 1: Số giao dịch ghi Có từ Tổ chức nước ngoài ≥ 1 giao dịch VÀ</w:t>
            </w:r>
          </w:p>
          <w:p w14:paraId="39228357" w14:textId="0FAC51DB" w:rsidR="00840AD5" w:rsidRDefault="00840AD5" w:rsidP="002F06A4">
            <w:r>
              <w:rPr>
                <w:rFonts w:eastAsia="Times New Roman"/>
              </w:rPr>
              <w:t>Điều kiện 2: Giá trị ghi Có của mỗi giao dịch từ Tổ chức nước ngoài ≥ 500 triệu VND (quy đổi)</w:t>
            </w:r>
            <w:r w:rsidR="009F176B">
              <w:rPr>
                <w:rFonts w:eastAsia="Times New Roman"/>
              </w:rPr>
              <w:t xml:space="preserve"> </w:t>
            </w:r>
            <w:r>
              <w:rPr>
                <w:rFonts w:eastAsia="Times New Roman"/>
              </w:rPr>
              <w:t>VÀ</w:t>
            </w:r>
          </w:p>
          <w:p w14:paraId="7C157259" w14:textId="77777777" w:rsidR="00840AD5" w:rsidRDefault="00840AD5" w:rsidP="002F06A4">
            <w:r>
              <w:rPr>
                <w:rFonts w:eastAsia="Times New Roman"/>
              </w:rPr>
              <w:t>Điều kiện 3: Tổng giá trị ghi Có/Tổng giá trị ghi Nợ ≥ 95%</w:t>
            </w:r>
          </w:p>
          <w:p w14:paraId="5DD0C70D" w14:textId="77777777" w:rsidR="00840AD5" w:rsidRDefault="00840AD5" w:rsidP="002F06A4">
            <w:r>
              <w:rPr>
                <w:rFonts w:eastAsia="Times New Roman"/>
              </w:rPr>
              <w:t>(Của tất cả các giao dịch không phân biệt Khách hàng đối ứng)</w:t>
            </w:r>
          </w:p>
        </w:tc>
      </w:tr>
    </w:tbl>
    <w:p w14:paraId="6A0B99AB" w14:textId="01F6E230" w:rsidR="00840AD5" w:rsidRDefault="00840AD5" w:rsidP="000F6110">
      <w:pPr>
        <w:pStyle w:val="Heading3"/>
        <w:tabs>
          <w:tab w:val="left" w:pos="851"/>
        </w:tabs>
      </w:pPr>
      <w:bookmarkStart w:id="1189" w:name="scn_AML-11"/>
      <w:r>
        <w:t xml:space="preserve">AML-11: Cá nhân nước ngoài/tổ chức có vốn đầu tư nước ngoài (FDI) chuyển tiền ra nước ngoài </w:t>
      </w:r>
      <w:bookmarkEnd w:id="118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53233B6F" w14:textId="77777777" w:rsidTr="00AF1E90">
        <w:trPr>
          <w:tblHeader/>
        </w:trPr>
        <w:tc>
          <w:tcPr>
            <w:tcW w:w="1416" w:type="pct"/>
            <w:shd w:val="clear" w:color="auto" w:fill="1F3864"/>
            <w:tcMar>
              <w:top w:w="100" w:type="dxa"/>
              <w:left w:w="120" w:type="dxa"/>
              <w:bottom w:w="100" w:type="dxa"/>
              <w:right w:w="120" w:type="dxa"/>
            </w:tcMar>
          </w:tcPr>
          <w:p w14:paraId="5A131BB2"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2A1A6F0E" w14:textId="77777777" w:rsidR="00840AD5" w:rsidRDefault="00840AD5" w:rsidP="002F06A4">
            <w:r>
              <w:rPr>
                <w:rFonts w:eastAsia="Times New Roman"/>
                <w:b/>
                <w:bCs/>
                <w:color w:val="FFFFFF"/>
              </w:rPr>
              <w:t>Nội dung</w:t>
            </w:r>
          </w:p>
        </w:tc>
      </w:tr>
      <w:tr w:rsidR="00840AD5" w14:paraId="7519E4D7" w14:textId="77777777" w:rsidTr="00AF1E90">
        <w:tc>
          <w:tcPr>
            <w:tcW w:w="1416" w:type="pct"/>
            <w:tcMar>
              <w:top w:w="100" w:type="dxa"/>
              <w:left w:w="120" w:type="dxa"/>
              <w:bottom w:w="100" w:type="dxa"/>
              <w:right w:w="120" w:type="dxa"/>
            </w:tcMar>
          </w:tcPr>
          <w:p w14:paraId="09ABF8E1"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25778444" w14:textId="77777777" w:rsidR="00840AD5" w:rsidRDefault="00840AD5" w:rsidP="002F06A4">
            <w:r>
              <w:rPr>
                <w:rFonts w:eastAsia="Times New Roman"/>
              </w:rPr>
              <w:t>Nhận biết các KH là người nước ngoài hoặc tổ chức có vốn đầu tư nước ngoài (FDI) chuyển tiền ra nước ngoài ngay sau khi nhận được tiền từ nước ngoài chuyển về (trong thời gian giám sát).</w:t>
            </w:r>
          </w:p>
        </w:tc>
      </w:tr>
      <w:tr w:rsidR="00840AD5" w14:paraId="58872696" w14:textId="77777777" w:rsidTr="00AF1E90">
        <w:tc>
          <w:tcPr>
            <w:tcW w:w="5000" w:type="pct"/>
            <w:gridSpan w:val="2"/>
            <w:shd w:val="clear" w:color="auto" w:fill="D9D9D9"/>
            <w:tcMar>
              <w:top w:w="100" w:type="dxa"/>
              <w:left w:w="120" w:type="dxa"/>
              <w:bottom w:w="100" w:type="dxa"/>
              <w:right w:w="120" w:type="dxa"/>
            </w:tcMar>
          </w:tcPr>
          <w:p w14:paraId="7D6CF886" w14:textId="77777777" w:rsidR="00840AD5" w:rsidRDefault="00840AD5" w:rsidP="002F06A4">
            <w:r>
              <w:rPr>
                <w:rFonts w:eastAsia="Times New Roman"/>
                <w:b/>
                <w:bCs/>
              </w:rPr>
              <w:t>Phạm vi kịch bản</w:t>
            </w:r>
          </w:p>
        </w:tc>
      </w:tr>
      <w:tr w:rsidR="00840AD5" w14:paraId="1B63C4E0" w14:textId="77777777" w:rsidTr="00AF1E90">
        <w:tc>
          <w:tcPr>
            <w:tcW w:w="1416" w:type="pct"/>
            <w:tcMar>
              <w:top w:w="100" w:type="dxa"/>
              <w:left w:w="120" w:type="dxa"/>
              <w:bottom w:w="100" w:type="dxa"/>
              <w:right w:w="120" w:type="dxa"/>
            </w:tcMar>
          </w:tcPr>
          <w:p w14:paraId="53E036B6"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5B9FC55F" w14:textId="77777777" w:rsidR="00840AD5" w:rsidRDefault="00840AD5" w:rsidP="002F06A4">
            <w:r>
              <w:rPr>
                <w:rFonts w:eastAsia="Times New Roman"/>
              </w:rPr>
              <w:t>Khách hàng</w:t>
            </w:r>
          </w:p>
        </w:tc>
      </w:tr>
      <w:tr w:rsidR="00840AD5" w14:paraId="747F403F" w14:textId="77777777" w:rsidTr="00AF1E90">
        <w:tc>
          <w:tcPr>
            <w:tcW w:w="1416" w:type="pct"/>
            <w:tcMar>
              <w:top w:w="100" w:type="dxa"/>
              <w:left w:w="120" w:type="dxa"/>
              <w:bottom w:w="100" w:type="dxa"/>
              <w:right w:w="120" w:type="dxa"/>
            </w:tcMar>
          </w:tcPr>
          <w:p w14:paraId="5D848669"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40255D76" w14:textId="052EDB90" w:rsidR="00840AD5" w:rsidRDefault="00840AD5" w:rsidP="002F06A4">
            <w:r>
              <w:rPr>
                <w:rFonts w:eastAsia="Times New Roman"/>
              </w:rPr>
              <w:t>Khách hàng cá nhân nước ngoài, Khách hàng tổ chức có vốn đầu tư nước ngoài (FDI)</w:t>
            </w:r>
          </w:p>
        </w:tc>
      </w:tr>
      <w:tr w:rsidR="00840AD5" w14:paraId="65283B61" w14:textId="77777777" w:rsidTr="00AF1E90">
        <w:tc>
          <w:tcPr>
            <w:tcW w:w="1416" w:type="pct"/>
            <w:tcMar>
              <w:top w:w="100" w:type="dxa"/>
              <w:left w:w="120" w:type="dxa"/>
              <w:bottom w:w="100" w:type="dxa"/>
              <w:right w:w="120" w:type="dxa"/>
            </w:tcMar>
          </w:tcPr>
          <w:p w14:paraId="50D09C8F"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6E12F489" w14:textId="71A9E911" w:rsidR="00840AD5" w:rsidRDefault="00840AD5" w:rsidP="002F06A4">
            <w:r>
              <w:rPr>
                <w:rFonts w:eastAsia="Times New Roman"/>
              </w:rPr>
              <w:t>Tài khoản thanh toán</w:t>
            </w:r>
          </w:p>
          <w:p w14:paraId="683C1CC2" w14:textId="77777777" w:rsidR="00840AD5" w:rsidRDefault="00840AD5" w:rsidP="002F06A4">
            <w:r>
              <w:rPr>
                <w:rFonts w:eastAsia="Times New Roman"/>
              </w:rPr>
              <w:t>Tài khoản DICA</w:t>
            </w:r>
          </w:p>
        </w:tc>
      </w:tr>
      <w:tr w:rsidR="00840AD5" w14:paraId="68564435" w14:textId="77777777" w:rsidTr="00AF1E90">
        <w:tc>
          <w:tcPr>
            <w:tcW w:w="1416" w:type="pct"/>
            <w:tcMar>
              <w:top w:w="100" w:type="dxa"/>
              <w:left w:w="120" w:type="dxa"/>
              <w:bottom w:w="100" w:type="dxa"/>
              <w:right w:w="120" w:type="dxa"/>
            </w:tcMar>
          </w:tcPr>
          <w:p w14:paraId="537AF092" w14:textId="77777777" w:rsidR="00840AD5" w:rsidRDefault="00840AD5" w:rsidP="002F06A4">
            <w:r>
              <w:rPr>
                <w:rFonts w:eastAsia="Times New Roman"/>
                <w:b/>
                <w:bCs/>
              </w:rPr>
              <w:lastRenderedPageBreak/>
              <w:t>Loại giao dịch giám sát</w:t>
            </w:r>
          </w:p>
        </w:tc>
        <w:tc>
          <w:tcPr>
            <w:tcW w:w="3584" w:type="pct"/>
            <w:tcMar>
              <w:top w:w="100" w:type="dxa"/>
              <w:left w:w="120" w:type="dxa"/>
              <w:bottom w:w="100" w:type="dxa"/>
              <w:right w:w="120" w:type="dxa"/>
            </w:tcMar>
          </w:tcPr>
          <w:p w14:paraId="2E6C064E" w14:textId="77777777" w:rsidR="00840AD5" w:rsidRDefault="00840AD5" w:rsidP="002F06A4">
            <w:r>
              <w:rPr>
                <w:rFonts w:eastAsia="Times New Roman"/>
              </w:rPr>
              <w:t>Bao gồm các giao dịch Ghi Có quốc tế và Ghi Nợ quốc tế. Loại trừ:</w:t>
            </w:r>
          </w:p>
          <w:p w14:paraId="013A9C15" w14:textId="77777777" w:rsidR="00840AD5" w:rsidRPr="00C47269" w:rsidRDefault="00840AD5" w:rsidP="00840AD5">
            <w:pPr>
              <w:pStyle w:val="ListParagraph"/>
              <w:numPr>
                <w:ilvl w:val="0"/>
                <w:numId w:val="68"/>
              </w:numPr>
              <w:contextualSpacing w:val="0"/>
              <w:jc w:val="left"/>
            </w:pPr>
            <w:r w:rsidRPr="00C47269">
              <w:rPr>
                <w:rFonts w:eastAsia="Times New Roman"/>
                <w:bCs/>
              </w:rPr>
              <w:t>Giao dịch trả lãi/phí</w:t>
            </w:r>
          </w:p>
          <w:p w14:paraId="40827884" w14:textId="77777777" w:rsidR="00840AD5" w:rsidRDefault="00840AD5" w:rsidP="00840AD5">
            <w:pPr>
              <w:pStyle w:val="ListParagraph"/>
              <w:numPr>
                <w:ilvl w:val="0"/>
                <w:numId w:val="68"/>
              </w:numPr>
              <w:contextualSpacing w:val="0"/>
              <w:jc w:val="left"/>
            </w:pPr>
            <w:r w:rsidRPr="00C47269">
              <w:rPr>
                <w:rFonts w:eastAsia="Times New Roman"/>
                <w:bCs/>
              </w:rPr>
              <w:t>Giao dịch bị hủy</w:t>
            </w:r>
          </w:p>
        </w:tc>
      </w:tr>
      <w:tr w:rsidR="00840AD5" w14:paraId="619B1746" w14:textId="77777777" w:rsidTr="00AF1E90">
        <w:tc>
          <w:tcPr>
            <w:tcW w:w="5000" w:type="pct"/>
            <w:gridSpan w:val="2"/>
            <w:shd w:val="clear" w:color="auto" w:fill="D9D9D9"/>
            <w:tcMar>
              <w:top w:w="100" w:type="dxa"/>
              <w:left w:w="120" w:type="dxa"/>
              <w:bottom w:w="100" w:type="dxa"/>
              <w:right w:w="120" w:type="dxa"/>
            </w:tcMar>
          </w:tcPr>
          <w:p w14:paraId="50838BE8" w14:textId="77777777" w:rsidR="00840AD5" w:rsidRDefault="00840AD5" w:rsidP="002F06A4">
            <w:r>
              <w:rPr>
                <w:rFonts w:eastAsia="Times New Roman"/>
                <w:b/>
                <w:bCs/>
              </w:rPr>
              <w:t>Điều kiện cảnh báo</w:t>
            </w:r>
          </w:p>
        </w:tc>
      </w:tr>
      <w:tr w:rsidR="00840AD5" w14:paraId="38CB09BE" w14:textId="77777777" w:rsidTr="00AF1E90">
        <w:tc>
          <w:tcPr>
            <w:tcW w:w="5000" w:type="pct"/>
            <w:gridSpan w:val="2"/>
            <w:shd w:val="clear" w:color="auto" w:fill="F2F2F2"/>
            <w:tcMar>
              <w:top w:w="100" w:type="dxa"/>
              <w:left w:w="120" w:type="dxa"/>
              <w:bottom w:w="100" w:type="dxa"/>
              <w:right w:w="120" w:type="dxa"/>
            </w:tcMar>
          </w:tcPr>
          <w:p w14:paraId="15D8CA06" w14:textId="77777777" w:rsidR="00840AD5" w:rsidRDefault="00840AD5" w:rsidP="002F06A4">
            <w:r>
              <w:rPr>
                <w:rFonts w:eastAsia="Times New Roman"/>
                <w:b/>
                <w:bCs/>
              </w:rPr>
              <w:t>Thời gian thực hiện cảnh báo</w:t>
            </w:r>
          </w:p>
        </w:tc>
      </w:tr>
      <w:tr w:rsidR="00840AD5" w14:paraId="3E424C00" w14:textId="77777777" w:rsidTr="00AF1E90">
        <w:tc>
          <w:tcPr>
            <w:tcW w:w="1416" w:type="pct"/>
            <w:tcMar>
              <w:top w:w="100" w:type="dxa"/>
              <w:left w:w="120" w:type="dxa"/>
              <w:bottom w:w="100" w:type="dxa"/>
              <w:right w:w="120" w:type="dxa"/>
            </w:tcMar>
          </w:tcPr>
          <w:p w14:paraId="60419563"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4F0CEF39" w14:textId="77777777" w:rsidR="00840AD5" w:rsidRDefault="00840AD5" w:rsidP="002F06A4">
            <w:r>
              <w:rPr>
                <w:rFonts w:eastAsia="Times New Roman"/>
              </w:rPr>
              <w:t>7 ngày</w:t>
            </w:r>
          </w:p>
        </w:tc>
      </w:tr>
      <w:tr w:rsidR="00840AD5" w14:paraId="25A338B1" w14:textId="77777777" w:rsidTr="00AF1E90">
        <w:tc>
          <w:tcPr>
            <w:tcW w:w="1416" w:type="pct"/>
            <w:tcMar>
              <w:top w:w="100" w:type="dxa"/>
              <w:left w:w="120" w:type="dxa"/>
              <w:bottom w:w="100" w:type="dxa"/>
              <w:right w:w="120" w:type="dxa"/>
            </w:tcMar>
          </w:tcPr>
          <w:p w14:paraId="106A843A"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615F71F2" w14:textId="77777777" w:rsidR="00840AD5" w:rsidRDefault="00840AD5" w:rsidP="002F06A4">
            <w:r>
              <w:rPr>
                <w:rFonts w:eastAsia="Times New Roman"/>
              </w:rPr>
              <w:t>14 ngày (từ ngày T-14 đến T-1)</w:t>
            </w:r>
          </w:p>
        </w:tc>
      </w:tr>
      <w:tr w:rsidR="00840AD5" w14:paraId="23A98B13" w14:textId="77777777" w:rsidTr="00AF1E90">
        <w:tc>
          <w:tcPr>
            <w:tcW w:w="5000" w:type="pct"/>
            <w:gridSpan w:val="2"/>
            <w:shd w:val="clear" w:color="auto" w:fill="F2F2F2"/>
            <w:tcMar>
              <w:top w:w="100" w:type="dxa"/>
              <w:left w:w="120" w:type="dxa"/>
              <w:bottom w:w="100" w:type="dxa"/>
              <w:right w:w="120" w:type="dxa"/>
            </w:tcMar>
          </w:tcPr>
          <w:p w14:paraId="01C2A7BC" w14:textId="77777777" w:rsidR="00840AD5" w:rsidRDefault="00840AD5" w:rsidP="002F06A4">
            <w:r>
              <w:rPr>
                <w:rFonts w:eastAsia="Times New Roman"/>
                <w:b/>
                <w:bCs/>
              </w:rPr>
              <w:t>Các điều kiện của kịch bản</w:t>
            </w:r>
          </w:p>
        </w:tc>
      </w:tr>
      <w:tr w:rsidR="00840AD5" w14:paraId="19489E42" w14:textId="77777777" w:rsidTr="00AF1E90">
        <w:tc>
          <w:tcPr>
            <w:tcW w:w="5000" w:type="pct"/>
            <w:gridSpan w:val="2"/>
            <w:tcMar>
              <w:top w:w="100" w:type="dxa"/>
              <w:left w:w="120" w:type="dxa"/>
              <w:bottom w:w="100" w:type="dxa"/>
              <w:right w:w="120" w:type="dxa"/>
            </w:tcMar>
          </w:tcPr>
          <w:p w14:paraId="3A491F16" w14:textId="1E5F3580" w:rsidR="00840AD5" w:rsidRDefault="00840AD5" w:rsidP="002F06A4">
            <w:r>
              <w:rPr>
                <w:rFonts w:eastAsia="Times New Roman"/>
              </w:rPr>
              <w:t>Điều kiện 1: Tổng giá trị giao dịch ghi Có từ nước ngoài ≥ KHCN: 1 tỷ (quy đổi), KHTC: 2 tỷ (quy đổi) VÀ</w:t>
            </w:r>
          </w:p>
          <w:p w14:paraId="223A6EE7" w14:textId="459440F2" w:rsidR="00840AD5" w:rsidRDefault="00840AD5" w:rsidP="002F06A4">
            <w:r>
              <w:rPr>
                <w:rFonts w:eastAsia="Times New Roman"/>
              </w:rPr>
              <w:t>Điều kiện 2: Tổng giá trị giao dịch ghi Nợ đến nước ngoài ≥ KHCN: 1 tỷ (quy đổi), KHTC: 2 tỷ (quy đổi) VÀ</w:t>
            </w:r>
          </w:p>
          <w:p w14:paraId="36BD5A94" w14:textId="77777777" w:rsidR="00840AD5" w:rsidRDefault="00840AD5" w:rsidP="002F06A4">
            <w:r>
              <w:rPr>
                <w:rFonts w:eastAsia="Times New Roman"/>
              </w:rPr>
              <w:t>Điều kiện 3: Tổng số tiền ghi nợ đến nước ngoài / Tổng số tiền ghi có từ nước ngoài ≥ 70%</w:t>
            </w:r>
          </w:p>
        </w:tc>
      </w:tr>
    </w:tbl>
    <w:p w14:paraId="11EC1030" w14:textId="2F44CE15" w:rsidR="00840AD5" w:rsidRDefault="00840AD5" w:rsidP="00C47269">
      <w:pPr>
        <w:pStyle w:val="Heading3"/>
        <w:tabs>
          <w:tab w:val="left" w:pos="851"/>
        </w:tabs>
      </w:pPr>
      <w:bookmarkStart w:id="1190" w:name="scn_AML-12"/>
      <w:r>
        <w:t xml:space="preserve">AML-12: Khách hàng thuộc nhóm SSE, MSME và SME thực hiện chuyển tiền quốc tế nhiều và liên tục </w:t>
      </w:r>
      <w:bookmarkEnd w:id="119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1CEE218F" w14:textId="77777777" w:rsidTr="00AF1E90">
        <w:trPr>
          <w:tblHeader/>
        </w:trPr>
        <w:tc>
          <w:tcPr>
            <w:tcW w:w="1416" w:type="pct"/>
            <w:shd w:val="clear" w:color="auto" w:fill="1F3864"/>
            <w:tcMar>
              <w:top w:w="100" w:type="dxa"/>
              <w:left w:w="120" w:type="dxa"/>
              <w:bottom w:w="100" w:type="dxa"/>
              <w:right w:w="120" w:type="dxa"/>
            </w:tcMar>
          </w:tcPr>
          <w:p w14:paraId="2835BC7C"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308C999E" w14:textId="77777777" w:rsidR="00840AD5" w:rsidRDefault="00840AD5" w:rsidP="002F06A4">
            <w:r>
              <w:rPr>
                <w:rFonts w:eastAsia="Times New Roman"/>
                <w:b/>
                <w:bCs/>
                <w:color w:val="FFFFFF"/>
              </w:rPr>
              <w:t>Nội dung</w:t>
            </w:r>
          </w:p>
        </w:tc>
      </w:tr>
      <w:tr w:rsidR="00840AD5" w14:paraId="7954AF2F" w14:textId="77777777" w:rsidTr="00AF1E90">
        <w:tc>
          <w:tcPr>
            <w:tcW w:w="1416" w:type="pct"/>
            <w:tcMar>
              <w:top w:w="100" w:type="dxa"/>
              <w:left w:w="120" w:type="dxa"/>
              <w:bottom w:w="100" w:type="dxa"/>
              <w:right w:w="120" w:type="dxa"/>
            </w:tcMar>
          </w:tcPr>
          <w:p w14:paraId="768A38A6"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2FAC2002" w14:textId="77777777" w:rsidR="00840AD5" w:rsidRDefault="00840AD5" w:rsidP="002F06A4">
            <w:r>
              <w:rPr>
                <w:rFonts w:eastAsia="Times New Roman"/>
              </w:rPr>
              <w:t>Giám sát các khách hàng có thực hiện chuyển tiền quốc tế nhiều và liên tục trong khoảng thời gian giám sát</w:t>
            </w:r>
          </w:p>
        </w:tc>
      </w:tr>
      <w:tr w:rsidR="00840AD5" w14:paraId="455B73FC" w14:textId="77777777" w:rsidTr="00AF1E90">
        <w:tc>
          <w:tcPr>
            <w:tcW w:w="5000" w:type="pct"/>
            <w:gridSpan w:val="2"/>
            <w:shd w:val="clear" w:color="auto" w:fill="D9D9D9"/>
            <w:tcMar>
              <w:top w:w="100" w:type="dxa"/>
              <w:left w:w="120" w:type="dxa"/>
              <w:bottom w:w="100" w:type="dxa"/>
              <w:right w:w="120" w:type="dxa"/>
            </w:tcMar>
          </w:tcPr>
          <w:p w14:paraId="40D1A2B3" w14:textId="77777777" w:rsidR="00840AD5" w:rsidRDefault="00840AD5" w:rsidP="002F06A4">
            <w:r>
              <w:rPr>
                <w:rFonts w:eastAsia="Times New Roman"/>
                <w:b/>
                <w:bCs/>
              </w:rPr>
              <w:t>Phạm vi kịch bản</w:t>
            </w:r>
          </w:p>
        </w:tc>
      </w:tr>
      <w:tr w:rsidR="00840AD5" w14:paraId="042F5AD8" w14:textId="77777777" w:rsidTr="00AF1E90">
        <w:tc>
          <w:tcPr>
            <w:tcW w:w="1416" w:type="pct"/>
            <w:tcMar>
              <w:top w:w="100" w:type="dxa"/>
              <w:left w:w="120" w:type="dxa"/>
              <w:bottom w:w="100" w:type="dxa"/>
              <w:right w:w="120" w:type="dxa"/>
            </w:tcMar>
          </w:tcPr>
          <w:p w14:paraId="607D64E9"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45951ABB" w14:textId="77777777" w:rsidR="00840AD5" w:rsidRDefault="00840AD5" w:rsidP="002F06A4">
            <w:r>
              <w:rPr>
                <w:rFonts w:eastAsia="Times New Roman"/>
              </w:rPr>
              <w:t>Khách hàng</w:t>
            </w:r>
          </w:p>
        </w:tc>
      </w:tr>
      <w:tr w:rsidR="00840AD5" w14:paraId="20406D01" w14:textId="77777777" w:rsidTr="00AF1E90">
        <w:tc>
          <w:tcPr>
            <w:tcW w:w="1416" w:type="pct"/>
            <w:tcMar>
              <w:top w:w="100" w:type="dxa"/>
              <w:left w:w="120" w:type="dxa"/>
              <w:bottom w:w="100" w:type="dxa"/>
              <w:right w:w="120" w:type="dxa"/>
            </w:tcMar>
          </w:tcPr>
          <w:p w14:paraId="27BCBAF4"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0E5CFC1C" w14:textId="77777777" w:rsidR="00840AD5" w:rsidRDefault="00840AD5" w:rsidP="002F06A4">
            <w:r>
              <w:rPr>
                <w:rFonts w:eastAsia="Times New Roman"/>
              </w:rPr>
              <w:t>Khách hàng tổ chức: SSE, MSME và SME</w:t>
            </w:r>
          </w:p>
        </w:tc>
      </w:tr>
      <w:tr w:rsidR="00840AD5" w14:paraId="778FB745" w14:textId="77777777" w:rsidTr="00AF1E90">
        <w:tc>
          <w:tcPr>
            <w:tcW w:w="1416" w:type="pct"/>
            <w:tcMar>
              <w:top w:w="100" w:type="dxa"/>
              <w:left w:w="120" w:type="dxa"/>
              <w:bottom w:w="100" w:type="dxa"/>
              <w:right w:w="120" w:type="dxa"/>
            </w:tcMar>
          </w:tcPr>
          <w:p w14:paraId="62A286FE"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1021B0FE" w14:textId="77777777" w:rsidR="00840AD5" w:rsidRDefault="00840AD5" w:rsidP="002F06A4">
            <w:r>
              <w:rPr>
                <w:rFonts w:eastAsia="Times New Roman"/>
              </w:rPr>
              <w:t>Tài khoản thanh toán</w:t>
            </w:r>
          </w:p>
        </w:tc>
      </w:tr>
      <w:tr w:rsidR="00840AD5" w14:paraId="4FF8F68F" w14:textId="77777777" w:rsidTr="00AF1E90">
        <w:tc>
          <w:tcPr>
            <w:tcW w:w="1416" w:type="pct"/>
            <w:tcMar>
              <w:top w:w="100" w:type="dxa"/>
              <w:left w:w="120" w:type="dxa"/>
              <w:bottom w:w="100" w:type="dxa"/>
              <w:right w:w="120" w:type="dxa"/>
            </w:tcMar>
          </w:tcPr>
          <w:p w14:paraId="5F76B858" w14:textId="77777777" w:rsidR="00840AD5" w:rsidRDefault="00840AD5" w:rsidP="002F06A4">
            <w:r>
              <w:rPr>
                <w:rFonts w:eastAsia="Times New Roman"/>
                <w:b/>
                <w:bCs/>
              </w:rPr>
              <w:lastRenderedPageBreak/>
              <w:t>Loại giao dịch giám sát</w:t>
            </w:r>
          </w:p>
        </w:tc>
        <w:tc>
          <w:tcPr>
            <w:tcW w:w="3584" w:type="pct"/>
            <w:tcMar>
              <w:top w:w="100" w:type="dxa"/>
              <w:left w:w="120" w:type="dxa"/>
              <w:bottom w:w="100" w:type="dxa"/>
              <w:right w:w="120" w:type="dxa"/>
            </w:tcMar>
          </w:tcPr>
          <w:p w14:paraId="688ADF8F" w14:textId="77777777" w:rsidR="00840AD5" w:rsidRDefault="00840AD5" w:rsidP="002F06A4">
            <w:r>
              <w:rPr>
                <w:rFonts w:eastAsia="Times New Roman"/>
              </w:rPr>
              <w:t>Bao gồm các giao dịch Ghi Nợ quốc tế trên Tài khoản thanh toán. Loại trừ:</w:t>
            </w:r>
          </w:p>
          <w:p w14:paraId="32AF57C1" w14:textId="77777777" w:rsidR="00840AD5" w:rsidRPr="001E65A4" w:rsidRDefault="00840AD5" w:rsidP="00840AD5">
            <w:pPr>
              <w:pStyle w:val="ListParagraph"/>
              <w:numPr>
                <w:ilvl w:val="0"/>
                <w:numId w:val="68"/>
              </w:numPr>
              <w:contextualSpacing w:val="0"/>
              <w:jc w:val="left"/>
            </w:pPr>
            <w:r w:rsidRPr="001E65A4">
              <w:rPr>
                <w:rFonts w:eastAsia="Times New Roman"/>
                <w:bCs/>
              </w:rPr>
              <w:t>Giao dịch trả lãi/phí</w:t>
            </w:r>
          </w:p>
          <w:p w14:paraId="0BC642AF" w14:textId="77777777" w:rsidR="00840AD5" w:rsidRDefault="00840AD5" w:rsidP="00840AD5">
            <w:pPr>
              <w:pStyle w:val="ListParagraph"/>
              <w:numPr>
                <w:ilvl w:val="0"/>
                <w:numId w:val="68"/>
              </w:numPr>
              <w:contextualSpacing w:val="0"/>
              <w:jc w:val="left"/>
            </w:pPr>
            <w:r w:rsidRPr="001E65A4">
              <w:rPr>
                <w:rFonts w:eastAsia="Times New Roman"/>
                <w:bCs/>
              </w:rPr>
              <w:t>Giao dịch bị hủy</w:t>
            </w:r>
          </w:p>
        </w:tc>
      </w:tr>
      <w:tr w:rsidR="00840AD5" w14:paraId="31792E73" w14:textId="77777777" w:rsidTr="00AF1E90">
        <w:tc>
          <w:tcPr>
            <w:tcW w:w="5000" w:type="pct"/>
            <w:gridSpan w:val="2"/>
            <w:shd w:val="clear" w:color="auto" w:fill="D9D9D9"/>
            <w:tcMar>
              <w:top w:w="100" w:type="dxa"/>
              <w:left w:w="120" w:type="dxa"/>
              <w:bottom w:w="100" w:type="dxa"/>
              <w:right w:w="120" w:type="dxa"/>
            </w:tcMar>
          </w:tcPr>
          <w:p w14:paraId="1D17B4A0" w14:textId="77777777" w:rsidR="00840AD5" w:rsidRDefault="00840AD5" w:rsidP="002F06A4">
            <w:r>
              <w:rPr>
                <w:rFonts w:eastAsia="Times New Roman"/>
                <w:b/>
                <w:bCs/>
              </w:rPr>
              <w:t>Điều kiện cảnh báo</w:t>
            </w:r>
          </w:p>
        </w:tc>
      </w:tr>
      <w:tr w:rsidR="00840AD5" w14:paraId="0BAD50B2" w14:textId="77777777" w:rsidTr="00AF1E90">
        <w:tc>
          <w:tcPr>
            <w:tcW w:w="5000" w:type="pct"/>
            <w:gridSpan w:val="2"/>
            <w:shd w:val="clear" w:color="auto" w:fill="F2F2F2"/>
            <w:tcMar>
              <w:top w:w="100" w:type="dxa"/>
              <w:left w:w="120" w:type="dxa"/>
              <w:bottom w:w="100" w:type="dxa"/>
              <w:right w:w="120" w:type="dxa"/>
            </w:tcMar>
          </w:tcPr>
          <w:p w14:paraId="10F7C0D4" w14:textId="77777777" w:rsidR="00840AD5" w:rsidRDefault="00840AD5" w:rsidP="002F06A4">
            <w:r>
              <w:rPr>
                <w:rFonts w:eastAsia="Times New Roman"/>
                <w:b/>
                <w:bCs/>
              </w:rPr>
              <w:t>Thời gian thực hiện cảnh báo</w:t>
            </w:r>
          </w:p>
        </w:tc>
      </w:tr>
      <w:tr w:rsidR="00840AD5" w14:paraId="05D4F78F" w14:textId="77777777" w:rsidTr="00AF1E90">
        <w:tc>
          <w:tcPr>
            <w:tcW w:w="1416" w:type="pct"/>
            <w:tcMar>
              <w:top w:w="100" w:type="dxa"/>
              <w:left w:w="120" w:type="dxa"/>
              <w:bottom w:w="100" w:type="dxa"/>
              <w:right w:w="120" w:type="dxa"/>
            </w:tcMar>
          </w:tcPr>
          <w:p w14:paraId="12FD81AD"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2264887D" w14:textId="77777777" w:rsidR="00840AD5" w:rsidRDefault="00840AD5" w:rsidP="002F06A4">
            <w:r>
              <w:rPr>
                <w:rFonts w:eastAsia="Times New Roman"/>
              </w:rPr>
              <w:t>7 ngày</w:t>
            </w:r>
          </w:p>
        </w:tc>
      </w:tr>
      <w:tr w:rsidR="00840AD5" w14:paraId="1A485E71" w14:textId="77777777" w:rsidTr="00AF1E90">
        <w:tc>
          <w:tcPr>
            <w:tcW w:w="1416" w:type="pct"/>
            <w:tcMar>
              <w:top w:w="100" w:type="dxa"/>
              <w:left w:w="120" w:type="dxa"/>
              <w:bottom w:w="100" w:type="dxa"/>
              <w:right w:w="120" w:type="dxa"/>
            </w:tcMar>
          </w:tcPr>
          <w:p w14:paraId="5629DBC0"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1EE03470" w14:textId="77777777" w:rsidR="00840AD5" w:rsidRDefault="00840AD5" w:rsidP="002F06A4">
            <w:r>
              <w:rPr>
                <w:rFonts w:eastAsia="Times New Roman"/>
              </w:rPr>
              <w:t>14 ngày (từ ngày T-14 đến T-1)</w:t>
            </w:r>
          </w:p>
        </w:tc>
      </w:tr>
      <w:tr w:rsidR="00840AD5" w14:paraId="10A98C5E" w14:textId="77777777" w:rsidTr="00AF1E90">
        <w:tc>
          <w:tcPr>
            <w:tcW w:w="5000" w:type="pct"/>
            <w:gridSpan w:val="2"/>
            <w:shd w:val="clear" w:color="auto" w:fill="F2F2F2"/>
            <w:tcMar>
              <w:top w:w="100" w:type="dxa"/>
              <w:left w:w="120" w:type="dxa"/>
              <w:bottom w:w="100" w:type="dxa"/>
              <w:right w:w="120" w:type="dxa"/>
            </w:tcMar>
          </w:tcPr>
          <w:p w14:paraId="655BDFE7" w14:textId="77777777" w:rsidR="00840AD5" w:rsidRDefault="00840AD5" w:rsidP="002F06A4">
            <w:r>
              <w:rPr>
                <w:rFonts w:eastAsia="Times New Roman"/>
                <w:b/>
                <w:bCs/>
              </w:rPr>
              <w:t>Các điều kiện của kịch bản</w:t>
            </w:r>
          </w:p>
        </w:tc>
      </w:tr>
      <w:tr w:rsidR="00840AD5" w14:paraId="69FB48CB" w14:textId="77777777" w:rsidTr="00AF1E90">
        <w:tc>
          <w:tcPr>
            <w:tcW w:w="5000" w:type="pct"/>
            <w:gridSpan w:val="2"/>
            <w:tcMar>
              <w:top w:w="100" w:type="dxa"/>
              <w:left w:w="120" w:type="dxa"/>
              <w:bottom w:w="100" w:type="dxa"/>
              <w:right w:w="120" w:type="dxa"/>
            </w:tcMar>
          </w:tcPr>
          <w:p w14:paraId="537AB7C2" w14:textId="77777777" w:rsidR="00840AD5" w:rsidRDefault="00840AD5" w:rsidP="002F06A4">
            <w:r>
              <w:rPr>
                <w:rFonts w:eastAsia="Times New Roman"/>
              </w:rPr>
              <w:t>Điều kiện 1: Thời gian thành lập ≤ 12 tháng VÀ</w:t>
            </w:r>
          </w:p>
          <w:p w14:paraId="25E85D80" w14:textId="77777777" w:rsidR="00840AD5" w:rsidRDefault="00840AD5" w:rsidP="002F06A4">
            <w:r>
              <w:rPr>
                <w:rFonts w:eastAsia="Times New Roman"/>
              </w:rPr>
              <w:t>Điều kiện 2: Tổng giá trị giao dịch ghi Nợ đến nước ngoài ≥ SSE, MSME 10 tỷ (quy đổi), SME: 15 tỷ (quy đổi) VÀ</w:t>
            </w:r>
          </w:p>
          <w:p w14:paraId="5E57D10A" w14:textId="77777777" w:rsidR="00840AD5" w:rsidRDefault="00840AD5" w:rsidP="002F06A4">
            <w:r>
              <w:rPr>
                <w:rFonts w:eastAsia="Times New Roman"/>
              </w:rPr>
              <w:t>Điều kiện 3: Tổng số giao dịch ghi Nợ đến nước ngoài ≥ 5 giao dịch</w:t>
            </w:r>
          </w:p>
        </w:tc>
      </w:tr>
    </w:tbl>
    <w:p w14:paraId="68247D9E" w14:textId="14A00817" w:rsidR="00840AD5" w:rsidRDefault="00840AD5" w:rsidP="001E65A4">
      <w:pPr>
        <w:pStyle w:val="Heading3"/>
        <w:tabs>
          <w:tab w:val="left" w:pos="851"/>
        </w:tabs>
      </w:pPr>
      <w:bookmarkStart w:id="1191" w:name="scn_AML-13"/>
      <w:r>
        <w:t>AML-13: Khách hàng thực hiện chuyển tiền quốc tế nhiều và liên tục - CN (AFF, MAFF, Hộ kinh doanh) và MC (SMC, LMC)</w:t>
      </w:r>
      <w:bookmarkEnd w:id="119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70ED9AEB" w14:textId="77777777" w:rsidTr="00AF1E90">
        <w:trPr>
          <w:tblHeader/>
        </w:trPr>
        <w:tc>
          <w:tcPr>
            <w:tcW w:w="1416" w:type="pct"/>
            <w:shd w:val="clear" w:color="auto" w:fill="1F3864"/>
            <w:tcMar>
              <w:top w:w="100" w:type="dxa"/>
              <w:left w:w="120" w:type="dxa"/>
              <w:bottom w:w="100" w:type="dxa"/>
              <w:right w:w="120" w:type="dxa"/>
            </w:tcMar>
          </w:tcPr>
          <w:p w14:paraId="5AF4097D"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5F1CDA3F" w14:textId="77777777" w:rsidR="00840AD5" w:rsidRDefault="00840AD5" w:rsidP="002F06A4">
            <w:r>
              <w:rPr>
                <w:rFonts w:eastAsia="Times New Roman"/>
                <w:b/>
                <w:bCs/>
                <w:color w:val="FFFFFF"/>
              </w:rPr>
              <w:t>Nội dung</w:t>
            </w:r>
          </w:p>
        </w:tc>
      </w:tr>
      <w:tr w:rsidR="00840AD5" w14:paraId="4AB51CD1" w14:textId="77777777" w:rsidTr="00AF1E90">
        <w:tc>
          <w:tcPr>
            <w:tcW w:w="1416" w:type="pct"/>
            <w:tcMar>
              <w:top w:w="100" w:type="dxa"/>
              <w:left w:w="120" w:type="dxa"/>
              <w:bottom w:w="100" w:type="dxa"/>
              <w:right w:w="120" w:type="dxa"/>
            </w:tcMar>
          </w:tcPr>
          <w:p w14:paraId="665D291F"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1EFF7EED" w14:textId="77777777" w:rsidR="00840AD5" w:rsidRDefault="00840AD5" w:rsidP="002F06A4">
            <w:r>
              <w:rPr>
                <w:rFonts w:eastAsia="Times New Roman"/>
              </w:rPr>
              <w:t>Giám sát các khách hàng có thực hiện chuyển tiền quốc tế nhiều và liên tục trong khoảng thời gian giám sát</w:t>
            </w:r>
          </w:p>
        </w:tc>
      </w:tr>
      <w:tr w:rsidR="00840AD5" w14:paraId="4D84A8B3" w14:textId="77777777" w:rsidTr="00AF1E90">
        <w:tc>
          <w:tcPr>
            <w:tcW w:w="5000" w:type="pct"/>
            <w:gridSpan w:val="2"/>
            <w:shd w:val="clear" w:color="auto" w:fill="D9D9D9"/>
            <w:tcMar>
              <w:top w:w="100" w:type="dxa"/>
              <w:left w:w="120" w:type="dxa"/>
              <w:bottom w:w="100" w:type="dxa"/>
              <w:right w:w="120" w:type="dxa"/>
            </w:tcMar>
          </w:tcPr>
          <w:p w14:paraId="211F6C26" w14:textId="77777777" w:rsidR="00840AD5" w:rsidRDefault="00840AD5" w:rsidP="002F06A4">
            <w:r>
              <w:rPr>
                <w:rFonts w:eastAsia="Times New Roman"/>
                <w:b/>
                <w:bCs/>
              </w:rPr>
              <w:t>Phạm vi kịch bản</w:t>
            </w:r>
          </w:p>
        </w:tc>
      </w:tr>
      <w:tr w:rsidR="00840AD5" w14:paraId="0C9FA615" w14:textId="77777777" w:rsidTr="00AF1E90">
        <w:tc>
          <w:tcPr>
            <w:tcW w:w="1416" w:type="pct"/>
            <w:tcMar>
              <w:top w:w="100" w:type="dxa"/>
              <w:left w:w="120" w:type="dxa"/>
              <w:bottom w:w="100" w:type="dxa"/>
              <w:right w:w="120" w:type="dxa"/>
            </w:tcMar>
          </w:tcPr>
          <w:p w14:paraId="7548AC06"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7FFC4994" w14:textId="77777777" w:rsidR="00840AD5" w:rsidRDefault="00840AD5" w:rsidP="002F06A4">
            <w:r>
              <w:rPr>
                <w:rFonts w:eastAsia="Times New Roman"/>
              </w:rPr>
              <w:t>Khách hàng</w:t>
            </w:r>
          </w:p>
        </w:tc>
      </w:tr>
      <w:tr w:rsidR="00840AD5" w14:paraId="59F2CFFA" w14:textId="77777777" w:rsidTr="00AF1E90">
        <w:tc>
          <w:tcPr>
            <w:tcW w:w="1416" w:type="pct"/>
            <w:tcMar>
              <w:top w:w="100" w:type="dxa"/>
              <w:left w:w="120" w:type="dxa"/>
              <w:bottom w:w="100" w:type="dxa"/>
              <w:right w:w="120" w:type="dxa"/>
            </w:tcMar>
          </w:tcPr>
          <w:p w14:paraId="63B33C15"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6E14E444" w14:textId="77777777" w:rsidR="00840AD5" w:rsidRDefault="00840AD5" w:rsidP="002F06A4">
            <w:r>
              <w:rPr>
                <w:rFonts w:eastAsia="Times New Roman"/>
              </w:rPr>
              <w:t>Khách hàng cá nhân: AFF, MAFF, Hộ kinh doanh;</w:t>
            </w:r>
          </w:p>
          <w:p w14:paraId="32860176" w14:textId="77777777" w:rsidR="00840AD5" w:rsidRDefault="00840AD5" w:rsidP="002F06A4">
            <w:r>
              <w:rPr>
                <w:rFonts w:eastAsia="Times New Roman"/>
              </w:rPr>
              <w:t>Khách hàng MC: SMC, LMC</w:t>
            </w:r>
          </w:p>
        </w:tc>
      </w:tr>
      <w:tr w:rsidR="00840AD5" w14:paraId="6F1D4555" w14:textId="77777777" w:rsidTr="00AF1E90">
        <w:tc>
          <w:tcPr>
            <w:tcW w:w="1416" w:type="pct"/>
            <w:tcMar>
              <w:top w:w="100" w:type="dxa"/>
              <w:left w:w="120" w:type="dxa"/>
              <w:bottom w:w="100" w:type="dxa"/>
              <w:right w:w="120" w:type="dxa"/>
            </w:tcMar>
          </w:tcPr>
          <w:p w14:paraId="532187EE"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486894B2" w14:textId="77777777" w:rsidR="00840AD5" w:rsidRDefault="00840AD5" w:rsidP="002F06A4">
            <w:r>
              <w:rPr>
                <w:rFonts w:eastAsia="Times New Roman"/>
              </w:rPr>
              <w:t>Tài khoản thanh toán</w:t>
            </w:r>
          </w:p>
        </w:tc>
      </w:tr>
      <w:tr w:rsidR="00840AD5" w14:paraId="229AF22A" w14:textId="77777777" w:rsidTr="00AF1E90">
        <w:tc>
          <w:tcPr>
            <w:tcW w:w="1416" w:type="pct"/>
            <w:tcMar>
              <w:top w:w="100" w:type="dxa"/>
              <w:left w:w="120" w:type="dxa"/>
              <w:bottom w:w="100" w:type="dxa"/>
              <w:right w:w="120" w:type="dxa"/>
            </w:tcMar>
          </w:tcPr>
          <w:p w14:paraId="50F9B175" w14:textId="77777777" w:rsidR="00840AD5" w:rsidRDefault="00840AD5" w:rsidP="002F06A4">
            <w:r>
              <w:rPr>
                <w:rFonts w:eastAsia="Times New Roman"/>
                <w:b/>
                <w:bCs/>
              </w:rPr>
              <w:lastRenderedPageBreak/>
              <w:t>Loại giao dịch giám sát</w:t>
            </w:r>
          </w:p>
        </w:tc>
        <w:tc>
          <w:tcPr>
            <w:tcW w:w="3584" w:type="pct"/>
            <w:tcMar>
              <w:top w:w="100" w:type="dxa"/>
              <w:left w:w="120" w:type="dxa"/>
              <w:bottom w:w="100" w:type="dxa"/>
              <w:right w:w="120" w:type="dxa"/>
            </w:tcMar>
          </w:tcPr>
          <w:p w14:paraId="1619BEC8" w14:textId="77777777" w:rsidR="00840AD5" w:rsidRDefault="00840AD5" w:rsidP="002F06A4">
            <w:r>
              <w:rPr>
                <w:rFonts w:eastAsia="Times New Roman"/>
              </w:rPr>
              <w:t>Bao gồm các giao dịch Ghi Nợ quốc tế trên Tài khoản thanh toán. Loại trừ:</w:t>
            </w:r>
          </w:p>
          <w:p w14:paraId="74B8B9FF" w14:textId="77777777" w:rsidR="00840AD5" w:rsidRPr="00000865" w:rsidRDefault="00840AD5" w:rsidP="00840AD5">
            <w:pPr>
              <w:pStyle w:val="ListParagraph"/>
              <w:numPr>
                <w:ilvl w:val="0"/>
                <w:numId w:val="68"/>
              </w:numPr>
              <w:contextualSpacing w:val="0"/>
              <w:jc w:val="left"/>
            </w:pPr>
            <w:r w:rsidRPr="00000865">
              <w:rPr>
                <w:rFonts w:eastAsia="Times New Roman"/>
                <w:bCs/>
              </w:rPr>
              <w:t>Giao dịch trả lãi/phí</w:t>
            </w:r>
          </w:p>
          <w:p w14:paraId="6DC46671" w14:textId="77777777" w:rsidR="00840AD5" w:rsidRDefault="00840AD5" w:rsidP="00840AD5">
            <w:pPr>
              <w:pStyle w:val="ListParagraph"/>
              <w:numPr>
                <w:ilvl w:val="0"/>
                <w:numId w:val="68"/>
              </w:numPr>
              <w:contextualSpacing w:val="0"/>
              <w:jc w:val="left"/>
            </w:pPr>
            <w:r w:rsidRPr="00000865">
              <w:rPr>
                <w:rFonts w:eastAsia="Times New Roman"/>
                <w:bCs/>
              </w:rPr>
              <w:t>Giao dịch bị hủy</w:t>
            </w:r>
          </w:p>
        </w:tc>
      </w:tr>
      <w:tr w:rsidR="00840AD5" w14:paraId="664B09F6" w14:textId="77777777" w:rsidTr="00AF1E90">
        <w:tc>
          <w:tcPr>
            <w:tcW w:w="5000" w:type="pct"/>
            <w:gridSpan w:val="2"/>
            <w:shd w:val="clear" w:color="auto" w:fill="D9D9D9"/>
            <w:tcMar>
              <w:top w:w="100" w:type="dxa"/>
              <w:left w:w="120" w:type="dxa"/>
              <w:bottom w:w="100" w:type="dxa"/>
              <w:right w:w="120" w:type="dxa"/>
            </w:tcMar>
          </w:tcPr>
          <w:p w14:paraId="2D490B80" w14:textId="77777777" w:rsidR="00840AD5" w:rsidRDefault="00840AD5" w:rsidP="002F06A4">
            <w:r>
              <w:rPr>
                <w:rFonts w:eastAsia="Times New Roman"/>
                <w:b/>
                <w:bCs/>
              </w:rPr>
              <w:t>Điều kiện cảnh báo</w:t>
            </w:r>
          </w:p>
        </w:tc>
      </w:tr>
      <w:tr w:rsidR="00840AD5" w14:paraId="4BB2055B" w14:textId="77777777" w:rsidTr="00AF1E90">
        <w:tc>
          <w:tcPr>
            <w:tcW w:w="5000" w:type="pct"/>
            <w:gridSpan w:val="2"/>
            <w:shd w:val="clear" w:color="auto" w:fill="F2F2F2"/>
            <w:tcMar>
              <w:top w:w="100" w:type="dxa"/>
              <w:left w:w="120" w:type="dxa"/>
              <w:bottom w:w="100" w:type="dxa"/>
              <w:right w:w="120" w:type="dxa"/>
            </w:tcMar>
          </w:tcPr>
          <w:p w14:paraId="67CA01C0" w14:textId="77777777" w:rsidR="00840AD5" w:rsidRDefault="00840AD5" w:rsidP="002F06A4">
            <w:r>
              <w:rPr>
                <w:rFonts w:eastAsia="Times New Roman"/>
                <w:b/>
                <w:bCs/>
              </w:rPr>
              <w:t>Thời gian thực hiện cảnh báo</w:t>
            </w:r>
          </w:p>
        </w:tc>
      </w:tr>
      <w:tr w:rsidR="00840AD5" w14:paraId="2452CA46" w14:textId="77777777" w:rsidTr="00AF1E90">
        <w:tc>
          <w:tcPr>
            <w:tcW w:w="1416" w:type="pct"/>
            <w:tcMar>
              <w:top w:w="100" w:type="dxa"/>
              <w:left w:w="120" w:type="dxa"/>
              <w:bottom w:w="100" w:type="dxa"/>
              <w:right w:w="120" w:type="dxa"/>
            </w:tcMar>
          </w:tcPr>
          <w:p w14:paraId="07844F66"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79E6BFA3" w14:textId="77777777" w:rsidR="00840AD5" w:rsidRDefault="00840AD5" w:rsidP="002F06A4">
            <w:r>
              <w:rPr>
                <w:rFonts w:eastAsia="Times New Roman"/>
              </w:rPr>
              <w:t>7 ngày</w:t>
            </w:r>
          </w:p>
        </w:tc>
      </w:tr>
      <w:tr w:rsidR="00840AD5" w14:paraId="6AA49EF4" w14:textId="77777777" w:rsidTr="00AF1E90">
        <w:tc>
          <w:tcPr>
            <w:tcW w:w="1416" w:type="pct"/>
            <w:tcMar>
              <w:top w:w="100" w:type="dxa"/>
              <w:left w:w="120" w:type="dxa"/>
              <w:bottom w:w="100" w:type="dxa"/>
              <w:right w:w="120" w:type="dxa"/>
            </w:tcMar>
          </w:tcPr>
          <w:p w14:paraId="1726B53A"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430324B9" w14:textId="77777777" w:rsidR="00840AD5" w:rsidRDefault="00840AD5" w:rsidP="002F06A4">
            <w:r>
              <w:rPr>
                <w:rFonts w:eastAsia="Times New Roman"/>
              </w:rPr>
              <w:t>14 ngày (từ ngày T-14 đến T-1)</w:t>
            </w:r>
          </w:p>
        </w:tc>
      </w:tr>
      <w:tr w:rsidR="00840AD5" w14:paraId="78AEE51A" w14:textId="77777777" w:rsidTr="00AF1E90">
        <w:tc>
          <w:tcPr>
            <w:tcW w:w="5000" w:type="pct"/>
            <w:gridSpan w:val="2"/>
            <w:shd w:val="clear" w:color="auto" w:fill="F2F2F2"/>
            <w:tcMar>
              <w:top w:w="100" w:type="dxa"/>
              <w:left w:w="120" w:type="dxa"/>
              <w:bottom w:w="100" w:type="dxa"/>
              <w:right w:w="120" w:type="dxa"/>
            </w:tcMar>
          </w:tcPr>
          <w:p w14:paraId="4872D700" w14:textId="77777777" w:rsidR="00840AD5" w:rsidRDefault="00840AD5" w:rsidP="002F06A4">
            <w:r>
              <w:rPr>
                <w:rFonts w:eastAsia="Times New Roman"/>
                <w:b/>
                <w:bCs/>
              </w:rPr>
              <w:t>Các điều kiện của kịch bản</w:t>
            </w:r>
          </w:p>
        </w:tc>
      </w:tr>
      <w:tr w:rsidR="00840AD5" w14:paraId="0D7B3139" w14:textId="77777777" w:rsidTr="00AF1E90">
        <w:tc>
          <w:tcPr>
            <w:tcW w:w="5000" w:type="pct"/>
            <w:gridSpan w:val="2"/>
            <w:tcMar>
              <w:top w:w="100" w:type="dxa"/>
              <w:left w:w="120" w:type="dxa"/>
              <w:bottom w:w="100" w:type="dxa"/>
              <w:right w:w="120" w:type="dxa"/>
            </w:tcMar>
          </w:tcPr>
          <w:p w14:paraId="689808EF" w14:textId="77777777" w:rsidR="00840AD5" w:rsidRDefault="00840AD5" w:rsidP="002F06A4">
            <w:r>
              <w:rPr>
                <w:rFonts w:eastAsia="Times New Roman"/>
              </w:rPr>
              <w:t>Điều kiện 1: Tổng giá trị giao dịch ghi Nợ đến nước ngoài ≥ KHCN 3 tỷ (quy đổi), KH MC: 30 tỷ (quy đổi) VÀ</w:t>
            </w:r>
          </w:p>
          <w:p w14:paraId="2B9BA7A5" w14:textId="77777777" w:rsidR="00840AD5" w:rsidRDefault="00840AD5" w:rsidP="002F06A4">
            <w:r>
              <w:rPr>
                <w:rFonts w:eastAsia="Times New Roman"/>
              </w:rPr>
              <w:t>Điều kiện 2: Tổng số giao dịch ghi Nợ đến nước ngoài ≥ 5 giao dịch</w:t>
            </w:r>
          </w:p>
        </w:tc>
      </w:tr>
    </w:tbl>
    <w:p w14:paraId="4A1C07BC" w14:textId="77305216" w:rsidR="00840AD5" w:rsidRDefault="00840AD5" w:rsidP="00000865">
      <w:pPr>
        <w:pStyle w:val="Heading3"/>
        <w:tabs>
          <w:tab w:val="left" w:pos="851"/>
        </w:tabs>
      </w:pPr>
      <w:bookmarkStart w:id="1192" w:name="scn_AML-14"/>
      <w:r>
        <w:t>AML-14: Nhiều nạp/rút ví điện tử – vòng quay nhanh</w:t>
      </w:r>
      <w:bookmarkEnd w:id="119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057CC232" w14:textId="77777777" w:rsidTr="00AF1E90">
        <w:trPr>
          <w:tblHeader/>
        </w:trPr>
        <w:tc>
          <w:tcPr>
            <w:tcW w:w="1416" w:type="pct"/>
            <w:shd w:val="clear" w:color="auto" w:fill="1F3864"/>
            <w:tcMar>
              <w:top w:w="100" w:type="dxa"/>
              <w:left w:w="120" w:type="dxa"/>
              <w:bottom w:w="100" w:type="dxa"/>
              <w:right w:w="120" w:type="dxa"/>
            </w:tcMar>
          </w:tcPr>
          <w:p w14:paraId="3061A1B2"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2C8500CF" w14:textId="77777777" w:rsidR="00840AD5" w:rsidRDefault="00840AD5" w:rsidP="002F06A4">
            <w:r>
              <w:rPr>
                <w:rFonts w:eastAsia="Times New Roman"/>
                <w:b/>
                <w:bCs/>
                <w:color w:val="FFFFFF"/>
              </w:rPr>
              <w:t>Nội dung</w:t>
            </w:r>
          </w:p>
        </w:tc>
      </w:tr>
      <w:tr w:rsidR="00840AD5" w14:paraId="5756C8BB" w14:textId="77777777" w:rsidTr="00AF1E90">
        <w:tc>
          <w:tcPr>
            <w:tcW w:w="1416" w:type="pct"/>
            <w:tcMar>
              <w:top w:w="100" w:type="dxa"/>
              <w:left w:w="120" w:type="dxa"/>
              <w:bottom w:w="100" w:type="dxa"/>
              <w:right w:w="120" w:type="dxa"/>
            </w:tcMar>
          </w:tcPr>
          <w:p w14:paraId="1E32A619"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181ACDD3" w14:textId="77777777" w:rsidR="00840AD5" w:rsidRDefault="00840AD5" w:rsidP="002F06A4">
            <w:r>
              <w:rPr>
                <w:rFonts w:eastAsia="Times New Roman"/>
              </w:rPr>
              <w:t>Phát hiện sớm các khách hàng có hành vi nạp và rút tiền qua ví điện tử với tần suất cao, tổng giá trị lớn và thời gian luân chuyển ngắn, có dấu hiệu quay vòng dòng tiền bất thường</w:t>
            </w:r>
          </w:p>
        </w:tc>
      </w:tr>
      <w:tr w:rsidR="00840AD5" w14:paraId="66C32A48" w14:textId="77777777" w:rsidTr="00AF1E90">
        <w:tc>
          <w:tcPr>
            <w:tcW w:w="5000" w:type="pct"/>
            <w:gridSpan w:val="2"/>
            <w:shd w:val="clear" w:color="auto" w:fill="D9D9D9"/>
            <w:tcMar>
              <w:top w:w="100" w:type="dxa"/>
              <w:left w:w="120" w:type="dxa"/>
              <w:bottom w:w="100" w:type="dxa"/>
              <w:right w:w="120" w:type="dxa"/>
            </w:tcMar>
          </w:tcPr>
          <w:p w14:paraId="375F86CD" w14:textId="77777777" w:rsidR="00840AD5" w:rsidRDefault="00840AD5" w:rsidP="002F06A4">
            <w:r>
              <w:rPr>
                <w:rFonts w:eastAsia="Times New Roman"/>
                <w:b/>
                <w:bCs/>
              </w:rPr>
              <w:t>Phạm vi kịch bản</w:t>
            </w:r>
          </w:p>
        </w:tc>
      </w:tr>
      <w:tr w:rsidR="00840AD5" w14:paraId="5A87E18C" w14:textId="77777777" w:rsidTr="00AF1E90">
        <w:tc>
          <w:tcPr>
            <w:tcW w:w="1416" w:type="pct"/>
            <w:tcMar>
              <w:top w:w="100" w:type="dxa"/>
              <w:left w:w="120" w:type="dxa"/>
              <w:bottom w:w="100" w:type="dxa"/>
              <w:right w:w="120" w:type="dxa"/>
            </w:tcMar>
          </w:tcPr>
          <w:p w14:paraId="6839F4C1"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126F7FD6" w14:textId="77777777" w:rsidR="00840AD5" w:rsidRDefault="00840AD5" w:rsidP="002F06A4">
            <w:r>
              <w:rPr>
                <w:rFonts w:eastAsia="Times New Roman"/>
              </w:rPr>
              <w:t>Khách hàng</w:t>
            </w:r>
          </w:p>
        </w:tc>
      </w:tr>
      <w:tr w:rsidR="00840AD5" w14:paraId="28E0A2A6" w14:textId="77777777" w:rsidTr="00AF1E90">
        <w:tc>
          <w:tcPr>
            <w:tcW w:w="1416" w:type="pct"/>
            <w:tcMar>
              <w:top w:w="100" w:type="dxa"/>
              <w:left w:w="120" w:type="dxa"/>
              <w:bottom w:w="100" w:type="dxa"/>
              <w:right w:w="120" w:type="dxa"/>
            </w:tcMar>
          </w:tcPr>
          <w:p w14:paraId="29E4A987"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44486893" w14:textId="77777777" w:rsidR="00840AD5" w:rsidRDefault="00840AD5" w:rsidP="002F06A4">
            <w:r>
              <w:rPr>
                <w:rFonts w:eastAsia="Times New Roman"/>
              </w:rPr>
              <w:t>Khách hàng cá nhân, Khách hàng tổ chức</w:t>
            </w:r>
          </w:p>
        </w:tc>
      </w:tr>
      <w:tr w:rsidR="00840AD5" w14:paraId="6AA767F7" w14:textId="77777777" w:rsidTr="00AF1E90">
        <w:tc>
          <w:tcPr>
            <w:tcW w:w="1416" w:type="pct"/>
            <w:tcMar>
              <w:top w:w="100" w:type="dxa"/>
              <w:left w:w="120" w:type="dxa"/>
              <w:bottom w:w="100" w:type="dxa"/>
              <w:right w:w="120" w:type="dxa"/>
            </w:tcMar>
          </w:tcPr>
          <w:p w14:paraId="4CCC8C93"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5E39CE2C" w14:textId="77777777" w:rsidR="00840AD5" w:rsidRDefault="00840AD5" w:rsidP="002F06A4">
            <w:r>
              <w:rPr>
                <w:rFonts w:eastAsia="Times New Roman"/>
              </w:rPr>
              <w:t>Tài khoản thanh toán. Loại trừ tài khoản được định nghĩa là tài khoản chuyên dùng trên T24</w:t>
            </w:r>
          </w:p>
        </w:tc>
      </w:tr>
      <w:tr w:rsidR="00840AD5" w14:paraId="36E97E1D" w14:textId="77777777" w:rsidTr="00AF1E90">
        <w:tc>
          <w:tcPr>
            <w:tcW w:w="1416" w:type="pct"/>
            <w:tcMar>
              <w:top w:w="100" w:type="dxa"/>
              <w:left w:w="120" w:type="dxa"/>
              <w:bottom w:w="100" w:type="dxa"/>
              <w:right w:w="120" w:type="dxa"/>
            </w:tcMar>
          </w:tcPr>
          <w:p w14:paraId="334C63D8" w14:textId="77777777" w:rsidR="00840AD5" w:rsidRDefault="00840AD5" w:rsidP="002F06A4">
            <w:r>
              <w:rPr>
                <w:rFonts w:eastAsia="Times New Roman"/>
                <w:b/>
                <w:bCs/>
              </w:rPr>
              <w:lastRenderedPageBreak/>
              <w:t>Loại giao dịch giám sát</w:t>
            </w:r>
          </w:p>
        </w:tc>
        <w:tc>
          <w:tcPr>
            <w:tcW w:w="3584" w:type="pct"/>
            <w:tcMar>
              <w:top w:w="100" w:type="dxa"/>
              <w:left w:w="120" w:type="dxa"/>
              <w:bottom w:w="100" w:type="dxa"/>
              <w:right w:w="120" w:type="dxa"/>
            </w:tcMar>
          </w:tcPr>
          <w:p w14:paraId="149F2BA4" w14:textId="77777777" w:rsidR="00840AD5" w:rsidRDefault="00840AD5" w:rsidP="002F06A4">
            <w:r>
              <w:rPr>
                <w:rFonts w:eastAsia="Times New Roman"/>
              </w:rPr>
              <w:t>Bao gồm tất cả các giao dịch nộp tiền vào ví điện tử (chuyển tiền từ TKTT vào ví điện tử) và rút tiền ra khỏi ví điện tử (chuyển tiền từ ví điện tử vào TKTT). Loại trừ:</w:t>
            </w:r>
          </w:p>
          <w:p w14:paraId="4834C042" w14:textId="77777777" w:rsidR="00840AD5" w:rsidRPr="00000865" w:rsidRDefault="00840AD5" w:rsidP="00840AD5">
            <w:pPr>
              <w:pStyle w:val="ListParagraph"/>
              <w:numPr>
                <w:ilvl w:val="0"/>
                <w:numId w:val="68"/>
              </w:numPr>
              <w:contextualSpacing w:val="0"/>
              <w:jc w:val="left"/>
            </w:pPr>
            <w:r w:rsidRPr="00000865">
              <w:rPr>
                <w:rFonts w:eastAsia="Times New Roman"/>
                <w:bCs/>
              </w:rPr>
              <w:t>Giao dịch trả phí/trả lãi</w:t>
            </w:r>
          </w:p>
          <w:p w14:paraId="2AC08636" w14:textId="77777777" w:rsidR="00840AD5" w:rsidRDefault="00840AD5" w:rsidP="00840AD5">
            <w:pPr>
              <w:pStyle w:val="ListParagraph"/>
              <w:numPr>
                <w:ilvl w:val="0"/>
                <w:numId w:val="68"/>
              </w:numPr>
              <w:contextualSpacing w:val="0"/>
              <w:jc w:val="left"/>
            </w:pPr>
            <w:r w:rsidRPr="00000865">
              <w:rPr>
                <w:rFonts w:eastAsia="Times New Roman"/>
                <w:bCs/>
              </w:rPr>
              <w:t>Các giao dịch bị hủy</w:t>
            </w:r>
          </w:p>
        </w:tc>
      </w:tr>
      <w:tr w:rsidR="00840AD5" w14:paraId="7EE10F63" w14:textId="77777777" w:rsidTr="00AF1E90">
        <w:tc>
          <w:tcPr>
            <w:tcW w:w="5000" w:type="pct"/>
            <w:gridSpan w:val="2"/>
            <w:shd w:val="clear" w:color="auto" w:fill="D9D9D9"/>
            <w:tcMar>
              <w:top w:w="100" w:type="dxa"/>
              <w:left w:w="120" w:type="dxa"/>
              <w:bottom w:w="100" w:type="dxa"/>
              <w:right w:w="120" w:type="dxa"/>
            </w:tcMar>
          </w:tcPr>
          <w:p w14:paraId="3697F6BA" w14:textId="77777777" w:rsidR="00840AD5" w:rsidRDefault="00840AD5" w:rsidP="002F06A4">
            <w:r>
              <w:rPr>
                <w:rFonts w:eastAsia="Times New Roman"/>
                <w:b/>
                <w:bCs/>
              </w:rPr>
              <w:t>Điều kiện cảnh báo</w:t>
            </w:r>
          </w:p>
        </w:tc>
      </w:tr>
      <w:tr w:rsidR="00840AD5" w14:paraId="0FC13118" w14:textId="77777777" w:rsidTr="00AF1E90">
        <w:tc>
          <w:tcPr>
            <w:tcW w:w="5000" w:type="pct"/>
            <w:gridSpan w:val="2"/>
            <w:shd w:val="clear" w:color="auto" w:fill="F2F2F2"/>
            <w:tcMar>
              <w:top w:w="100" w:type="dxa"/>
              <w:left w:w="120" w:type="dxa"/>
              <w:bottom w:w="100" w:type="dxa"/>
              <w:right w:w="120" w:type="dxa"/>
            </w:tcMar>
          </w:tcPr>
          <w:p w14:paraId="1B1856A8" w14:textId="77777777" w:rsidR="00840AD5" w:rsidRDefault="00840AD5" w:rsidP="002F06A4">
            <w:r>
              <w:rPr>
                <w:rFonts w:eastAsia="Times New Roman"/>
                <w:b/>
                <w:bCs/>
              </w:rPr>
              <w:t>Thời gian thực hiện cảnh báo</w:t>
            </w:r>
          </w:p>
        </w:tc>
      </w:tr>
      <w:tr w:rsidR="00840AD5" w14:paraId="73DC166C" w14:textId="77777777" w:rsidTr="00AF1E90">
        <w:tc>
          <w:tcPr>
            <w:tcW w:w="1416" w:type="pct"/>
            <w:tcMar>
              <w:top w:w="100" w:type="dxa"/>
              <w:left w:w="120" w:type="dxa"/>
              <w:bottom w:w="100" w:type="dxa"/>
              <w:right w:w="120" w:type="dxa"/>
            </w:tcMar>
          </w:tcPr>
          <w:p w14:paraId="018512D4"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69300FD4" w14:textId="77777777" w:rsidR="00840AD5" w:rsidRDefault="00840AD5" w:rsidP="002F06A4">
            <w:r>
              <w:rPr>
                <w:rFonts w:eastAsia="Times New Roman"/>
              </w:rPr>
              <w:t>1 ngày</w:t>
            </w:r>
          </w:p>
        </w:tc>
      </w:tr>
      <w:tr w:rsidR="00840AD5" w14:paraId="34321285" w14:textId="77777777" w:rsidTr="00AF1E90">
        <w:tc>
          <w:tcPr>
            <w:tcW w:w="1416" w:type="pct"/>
            <w:tcMar>
              <w:top w:w="100" w:type="dxa"/>
              <w:left w:w="120" w:type="dxa"/>
              <w:bottom w:w="100" w:type="dxa"/>
              <w:right w:w="120" w:type="dxa"/>
            </w:tcMar>
          </w:tcPr>
          <w:p w14:paraId="5D5533CE"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28B1485E" w14:textId="77777777" w:rsidR="00840AD5" w:rsidRDefault="00840AD5" w:rsidP="002F06A4">
            <w:r>
              <w:rPr>
                <w:rFonts w:eastAsia="Times New Roman"/>
              </w:rPr>
              <w:t>1 ngày (T-1)</w:t>
            </w:r>
          </w:p>
        </w:tc>
      </w:tr>
      <w:tr w:rsidR="00840AD5" w14:paraId="318DF980" w14:textId="77777777" w:rsidTr="00AF1E90">
        <w:tc>
          <w:tcPr>
            <w:tcW w:w="5000" w:type="pct"/>
            <w:gridSpan w:val="2"/>
            <w:shd w:val="clear" w:color="auto" w:fill="F2F2F2"/>
            <w:tcMar>
              <w:top w:w="100" w:type="dxa"/>
              <w:left w:w="120" w:type="dxa"/>
              <w:bottom w:w="100" w:type="dxa"/>
              <w:right w:w="120" w:type="dxa"/>
            </w:tcMar>
          </w:tcPr>
          <w:p w14:paraId="7FFD4005" w14:textId="77777777" w:rsidR="00840AD5" w:rsidRDefault="00840AD5" w:rsidP="002F06A4">
            <w:r>
              <w:rPr>
                <w:rFonts w:eastAsia="Times New Roman"/>
                <w:b/>
                <w:bCs/>
              </w:rPr>
              <w:t>Các điều kiện của kịch bản</w:t>
            </w:r>
          </w:p>
        </w:tc>
      </w:tr>
      <w:tr w:rsidR="00840AD5" w14:paraId="71BB24AD" w14:textId="77777777" w:rsidTr="00AF1E90">
        <w:tc>
          <w:tcPr>
            <w:tcW w:w="5000" w:type="pct"/>
            <w:gridSpan w:val="2"/>
            <w:tcMar>
              <w:top w:w="100" w:type="dxa"/>
              <w:left w:w="120" w:type="dxa"/>
              <w:bottom w:w="100" w:type="dxa"/>
              <w:right w:w="120" w:type="dxa"/>
            </w:tcMar>
          </w:tcPr>
          <w:p w14:paraId="2EA97CBE" w14:textId="77777777" w:rsidR="00840AD5" w:rsidRDefault="00840AD5" w:rsidP="002F06A4">
            <w:r>
              <w:rPr>
                <w:rFonts w:eastAsia="Times New Roman"/>
              </w:rPr>
              <w:t>Điều kiện 1: Tổng giá trị giao dịch chuyển tiền và rút tiền từ TKTT vào ví điện tử ≥ 200 triệu đồng (quy đổi) VÀ</w:t>
            </w:r>
          </w:p>
          <w:p w14:paraId="37234550" w14:textId="0D53BA2C" w:rsidR="00840AD5" w:rsidRDefault="00840AD5" w:rsidP="002F06A4">
            <w:r>
              <w:rPr>
                <w:rFonts w:eastAsia="Times New Roman"/>
              </w:rPr>
              <w:t>Điều kiện 2: Tổng số giao dịch chuyển tiền vào ví điện tử và rút tiền ra khỏi ví điện tử ≥ 20 giao dịch</w:t>
            </w:r>
            <w:r w:rsidR="001D32C7">
              <w:rPr>
                <w:rFonts w:eastAsia="Times New Roman"/>
              </w:rPr>
              <w:t xml:space="preserve"> VÀ</w:t>
            </w:r>
          </w:p>
          <w:p w14:paraId="5F26E20E" w14:textId="77777777" w:rsidR="00840AD5" w:rsidRDefault="00840AD5" w:rsidP="002F06A4">
            <w:r>
              <w:rPr>
                <w:rFonts w:eastAsia="Times New Roman"/>
              </w:rPr>
              <w:t>Điều kiện 3: Tổng số ví được nộp và rút tiền ≥ 5 loại</w:t>
            </w:r>
          </w:p>
        </w:tc>
      </w:tr>
    </w:tbl>
    <w:p w14:paraId="073132F6" w14:textId="0EA0E97F" w:rsidR="00644995" w:rsidRDefault="00644995" w:rsidP="00147B87">
      <w:pPr>
        <w:pStyle w:val="Heading2"/>
        <w:spacing w:line="300" w:lineRule="auto"/>
        <w:contextualSpacing w:val="0"/>
      </w:pPr>
      <w:r>
        <w:t>Chức năng báo cáo (Reporting)</w:t>
      </w:r>
    </w:p>
    <w:p w14:paraId="3CC9A890" w14:textId="0440EFE9" w:rsidR="005C65D4" w:rsidRDefault="005C65D4" w:rsidP="005C65D4">
      <w:pPr>
        <w:spacing w:before="0" w:line="360" w:lineRule="auto"/>
        <w:rPr>
          <w:rFonts w:eastAsia="Times New Roman"/>
          <w:lang w:val="vi-VN"/>
        </w:rPr>
      </w:pPr>
      <w:commentRangeStart w:id="1193"/>
      <w:r>
        <w:rPr>
          <w:rFonts w:eastAsia="Times New Roman"/>
          <w:lang w:val="vi-VN"/>
        </w:rPr>
        <w:t>Danh sách báo cáo của cấu phần T</w:t>
      </w:r>
      <w:r>
        <w:rPr>
          <w:rFonts w:eastAsia="Times New Roman"/>
        </w:rPr>
        <w:t>M</w:t>
      </w:r>
      <w:r w:rsidR="00C738B5">
        <w:rPr>
          <w:rFonts w:eastAsia="Times New Roman"/>
        </w:rPr>
        <w:t>, m</w:t>
      </w:r>
      <w:r>
        <w:rPr>
          <w:rFonts w:eastAsia="Times New Roman"/>
          <w:lang w:val="vi-VN"/>
        </w:rPr>
        <w:t>ô tả chi tiết tham chiếu &lt;&lt;</w:t>
      </w:r>
      <w:r w:rsidRPr="00ED6BD2">
        <w:rPr>
          <w:rFonts w:eastAsia="Times New Roman"/>
          <w:i/>
          <w:lang w:val="vi-VN"/>
        </w:rPr>
        <w:t>IV. Phụ lục</w:t>
      </w:r>
      <w:r w:rsidRPr="00ED6BD2">
        <w:rPr>
          <w:rFonts w:eastAsia="Times New Roman"/>
          <w:i/>
        </w:rPr>
        <w:t xml:space="preserve"> -</w:t>
      </w:r>
      <w:r w:rsidRPr="00ED6BD2">
        <w:rPr>
          <w:rFonts w:eastAsia="Times New Roman"/>
          <w:i/>
          <w:lang w:val="vi-VN"/>
        </w:rPr>
        <w:t xml:space="preserve"> </w:t>
      </w:r>
      <w:r w:rsidR="007C3610" w:rsidRPr="00ED6BD2">
        <w:rPr>
          <w:rFonts w:eastAsia="Times New Roman"/>
          <w:i/>
        </w:rPr>
        <w:t>4</w:t>
      </w:r>
      <w:r w:rsidRPr="00ED6BD2">
        <w:rPr>
          <w:rFonts w:eastAsia="Times New Roman"/>
          <w:i/>
          <w:lang w:val="vi-VN"/>
        </w:rPr>
        <w:t>.</w:t>
      </w:r>
      <w:r w:rsidR="007C3610" w:rsidRPr="00ED6BD2">
        <w:rPr>
          <w:rFonts w:eastAsia="Times New Roman"/>
          <w:i/>
        </w:rPr>
        <w:t xml:space="preserve"> Phục lục 4</w:t>
      </w:r>
      <w:r w:rsidR="006263A9" w:rsidRPr="00ED6BD2">
        <w:rPr>
          <w:rFonts w:eastAsia="Times New Roman"/>
          <w:i/>
        </w:rPr>
        <w:t>:</w:t>
      </w:r>
      <w:r w:rsidRPr="00ED6BD2">
        <w:rPr>
          <w:rFonts w:eastAsia="Times New Roman"/>
          <w:i/>
          <w:lang w:val="vi-VN"/>
        </w:rPr>
        <w:t xml:space="preserve"> Báo cáo</w:t>
      </w:r>
      <w:r w:rsidR="00912498" w:rsidRPr="00ED6BD2">
        <w:rPr>
          <w:rFonts w:eastAsia="Times New Roman"/>
          <w:i/>
        </w:rPr>
        <w:t xml:space="preserve"> nội bộ</w:t>
      </w:r>
      <w:r>
        <w:rPr>
          <w:rFonts w:eastAsia="Times New Roman"/>
          <w:lang w:val="vi-VN"/>
        </w:rPr>
        <w:t>&gt;&gt;</w:t>
      </w:r>
      <w:commentRangeEnd w:id="1193"/>
      <w:r w:rsidR="0065328F">
        <w:rPr>
          <w:rStyle w:val="CommentReference"/>
        </w:rPr>
        <w:commentReference w:id="1193"/>
      </w:r>
    </w:p>
    <w:tbl>
      <w:tblPr>
        <w:tblStyle w:val="TableGrid"/>
        <w:tblW w:w="9638" w:type="dxa"/>
        <w:tblLook w:val="04A0" w:firstRow="1" w:lastRow="0" w:firstColumn="1" w:lastColumn="0" w:noHBand="0" w:noVBand="1"/>
      </w:tblPr>
      <w:tblGrid>
        <w:gridCol w:w="825"/>
        <w:gridCol w:w="1864"/>
        <w:gridCol w:w="6949"/>
      </w:tblGrid>
      <w:tr w:rsidR="0015234E" w14:paraId="679B3CC6" w14:textId="77777777" w:rsidTr="00C738B5">
        <w:trPr>
          <w:tblHeader/>
        </w:trPr>
        <w:tc>
          <w:tcPr>
            <w:tcW w:w="825" w:type="dxa"/>
            <w:tcBorders>
              <w:top w:val="single" w:sz="4" w:space="0" w:color="auto"/>
              <w:left w:val="single" w:sz="4" w:space="0" w:color="auto"/>
              <w:bottom w:val="single" w:sz="4" w:space="0" w:color="auto"/>
              <w:right w:val="single" w:sz="4" w:space="0" w:color="auto"/>
            </w:tcBorders>
            <w:shd w:val="clear" w:color="auto" w:fill="0070C0"/>
            <w:hideMark/>
          </w:tcPr>
          <w:p w14:paraId="539F8869" w14:textId="77777777" w:rsidR="0015234E" w:rsidRDefault="0015234E">
            <w:pPr>
              <w:spacing w:line="276" w:lineRule="auto"/>
              <w:jc w:val="center"/>
              <w:rPr>
                <w:rFonts w:eastAsia="Times New Roman"/>
                <w:b/>
                <w:bCs/>
                <w:color w:val="FFFFFF" w:themeColor="background1"/>
              </w:rPr>
            </w:pPr>
            <w:r>
              <w:rPr>
                <w:rFonts w:eastAsia="Times New Roman"/>
                <w:b/>
                <w:bCs/>
                <w:color w:val="FFFFFF" w:themeColor="background1"/>
              </w:rPr>
              <w:t>STT</w:t>
            </w:r>
          </w:p>
        </w:tc>
        <w:tc>
          <w:tcPr>
            <w:tcW w:w="1864" w:type="dxa"/>
            <w:tcBorders>
              <w:top w:val="single" w:sz="4" w:space="0" w:color="auto"/>
              <w:left w:val="single" w:sz="4" w:space="0" w:color="auto"/>
              <w:bottom w:val="single" w:sz="4" w:space="0" w:color="auto"/>
              <w:right w:val="single" w:sz="4" w:space="0" w:color="auto"/>
            </w:tcBorders>
            <w:shd w:val="clear" w:color="auto" w:fill="0070C0"/>
            <w:hideMark/>
          </w:tcPr>
          <w:p w14:paraId="2A40F66B" w14:textId="77777777" w:rsidR="0015234E" w:rsidRDefault="0015234E">
            <w:pPr>
              <w:spacing w:line="276" w:lineRule="auto"/>
              <w:jc w:val="center"/>
              <w:rPr>
                <w:rFonts w:eastAsia="Times New Roman"/>
                <w:b/>
                <w:bCs/>
                <w:color w:val="FFFFFF" w:themeColor="background1"/>
              </w:rPr>
            </w:pPr>
            <w:r>
              <w:rPr>
                <w:rFonts w:eastAsia="Times New Roman"/>
                <w:b/>
                <w:bCs/>
                <w:color w:val="FFFFFF" w:themeColor="background1"/>
              </w:rPr>
              <w:t>Mã yêu cầu</w:t>
            </w:r>
          </w:p>
        </w:tc>
        <w:tc>
          <w:tcPr>
            <w:tcW w:w="6949" w:type="dxa"/>
            <w:tcBorders>
              <w:top w:val="single" w:sz="4" w:space="0" w:color="auto"/>
              <w:left w:val="single" w:sz="4" w:space="0" w:color="auto"/>
              <w:bottom w:val="single" w:sz="4" w:space="0" w:color="auto"/>
              <w:right w:val="single" w:sz="4" w:space="0" w:color="auto"/>
            </w:tcBorders>
            <w:shd w:val="clear" w:color="auto" w:fill="0070C0"/>
            <w:hideMark/>
          </w:tcPr>
          <w:p w14:paraId="193A2B49" w14:textId="77777777" w:rsidR="0015234E" w:rsidRDefault="0015234E">
            <w:pPr>
              <w:spacing w:line="276" w:lineRule="auto"/>
              <w:jc w:val="center"/>
              <w:rPr>
                <w:rFonts w:eastAsia="Times New Roman"/>
                <w:b/>
                <w:bCs/>
                <w:color w:val="FFFFFF" w:themeColor="background1"/>
              </w:rPr>
            </w:pPr>
            <w:r>
              <w:rPr>
                <w:rFonts w:eastAsia="Times New Roman"/>
                <w:b/>
                <w:bCs/>
                <w:color w:val="FFFFFF" w:themeColor="background1"/>
              </w:rPr>
              <w:t>Nội dung yêu cầu</w:t>
            </w:r>
          </w:p>
        </w:tc>
      </w:tr>
      <w:tr w:rsidR="00C738B5" w:rsidRPr="0015234E" w14:paraId="4F44C641" w14:textId="77777777" w:rsidTr="00C738B5">
        <w:tc>
          <w:tcPr>
            <w:tcW w:w="825" w:type="dxa"/>
            <w:tcBorders>
              <w:top w:val="single" w:sz="4" w:space="0" w:color="auto"/>
              <w:left w:val="single" w:sz="4" w:space="0" w:color="auto"/>
              <w:bottom w:val="single" w:sz="4" w:space="0" w:color="auto"/>
              <w:right w:val="single" w:sz="4" w:space="0" w:color="auto"/>
            </w:tcBorders>
            <w:vAlign w:val="center"/>
            <w:hideMark/>
          </w:tcPr>
          <w:p w14:paraId="49776D0B" w14:textId="1B3A6467" w:rsidR="00C738B5" w:rsidRPr="00C738B5" w:rsidRDefault="00C738B5" w:rsidP="00951441">
            <w:pPr>
              <w:jc w:val="center"/>
              <w:rPr>
                <w:rFonts w:eastAsia="Times New Roman"/>
              </w:rPr>
            </w:pPr>
            <w:r w:rsidRPr="00C738B5">
              <w:t>1</w:t>
            </w:r>
          </w:p>
        </w:tc>
        <w:tc>
          <w:tcPr>
            <w:tcW w:w="1864" w:type="dxa"/>
            <w:tcBorders>
              <w:top w:val="single" w:sz="4" w:space="0" w:color="auto"/>
              <w:left w:val="single" w:sz="4" w:space="0" w:color="auto"/>
              <w:bottom w:val="single" w:sz="4" w:space="0" w:color="auto"/>
              <w:right w:val="single" w:sz="4" w:space="0" w:color="auto"/>
            </w:tcBorders>
            <w:vAlign w:val="center"/>
            <w:hideMark/>
          </w:tcPr>
          <w:p w14:paraId="059F152B" w14:textId="3C2E0932" w:rsidR="00C738B5" w:rsidRPr="00C738B5" w:rsidRDefault="0038516F" w:rsidP="00951441">
            <w:pPr>
              <w:rPr>
                <w:rFonts w:eastAsia="Times New Roman"/>
              </w:rPr>
            </w:pPr>
            <w:hyperlink w:anchor="Report%20TM_01!A1" w:history="1">
              <w:r w:rsidR="00C738B5" w:rsidRPr="00C738B5">
                <w:rPr>
                  <w:rStyle w:val="Hyperlink"/>
                  <w:color w:val="auto"/>
                  <w:u w:val="none"/>
                </w:rPr>
                <w:t>Report TM_01</w:t>
              </w:r>
            </w:hyperlink>
          </w:p>
        </w:tc>
        <w:tc>
          <w:tcPr>
            <w:tcW w:w="6949" w:type="dxa"/>
            <w:tcBorders>
              <w:top w:val="single" w:sz="4" w:space="0" w:color="auto"/>
              <w:left w:val="single" w:sz="4" w:space="0" w:color="auto"/>
              <w:bottom w:val="single" w:sz="4" w:space="0" w:color="auto"/>
              <w:right w:val="single" w:sz="4" w:space="0" w:color="auto"/>
            </w:tcBorders>
            <w:vAlign w:val="center"/>
            <w:hideMark/>
          </w:tcPr>
          <w:p w14:paraId="42FBC1C0" w14:textId="6C30CB2D" w:rsidR="00C738B5" w:rsidRPr="00C738B5" w:rsidRDefault="00C738B5" w:rsidP="00C738B5">
            <w:pPr>
              <w:rPr>
                <w:rFonts w:eastAsia="Times New Roman"/>
                <w:lang w:val="vi-VN"/>
              </w:rPr>
            </w:pPr>
            <w:r w:rsidRPr="00C738B5">
              <w:t>Báo cáo thống kê số lượng báo cáo giao dịch đáng ngờ đã tạo</w:t>
            </w:r>
          </w:p>
        </w:tc>
      </w:tr>
      <w:tr w:rsidR="00C738B5" w:rsidRPr="0015234E" w14:paraId="5CBF8D93" w14:textId="77777777" w:rsidTr="00C738B5">
        <w:tc>
          <w:tcPr>
            <w:tcW w:w="825" w:type="dxa"/>
            <w:tcBorders>
              <w:top w:val="single" w:sz="4" w:space="0" w:color="auto"/>
              <w:left w:val="single" w:sz="4" w:space="0" w:color="auto"/>
              <w:bottom w:val="single" w:sz="4" w:space="0" w:color="auto"/>
              <w:right w:val="single" w:sz="4" w:space="0" w:color="auto"/>
            </w:tcBorders>
            <w:vAlign w:val="center"/>
            <w:hideMark/>
          </w:tcPr>
          <w:p w14:paraId="1C768DD9" w14:textId="4BBC0709" w:rsidR="00C738B5" w:rsidRPr="00C738B5" w:rsidRDefault="00C738B5" w:rsidP="00951441">
            <w:pPr>
              <w:jc w:val="center"/>
              <w:rPr>
                <w:rFonts w:eastAsia="Times New Roman"/>
              </w:rPr>
            </w:pPr>
            <w:r w:rsidRPr="00C738B5">
              <w:t>2</w:t>
            </w:r>
          </w:p>
        </w:tc>
        <w:tc>
          <w:tcPr>
            <w:tcW w:w="1864" w:type="dxa"/>
            <w:tcBorders>
              <w:top w:val="single" w:sz="4" w:space="0" w:color="auto"/>
              <w:left w:val="single" w:sz="4" w:space="0" w:color="auto"/>
              <w:bottom w:val="single" w:sz="4" w:space="0" w:color="auto"/>
              <w:right w:val="single" w:sz="4" w:space="0" w:color="auto"/>
            </w:tcBorders>
            <w:vAlign w:val="center"/>
            <w:hideMark/>
          </w:tcPr>
          <w:p w14:paraId="0B2C7655" w14:textId="0E5E09E7" w:rsidR="00C738B5" w:rsidRPr="00C738B5" w:rsidRDefault="0038516F" w:rsidP="00951441">
            <w:pPr>
              <w:rPr>
                <w:rFonts w:eastAsia="Times New Roman"/>
              </w:rPr>
            </w:pPr>
            <w:hyperlink w:anchor="Report%20TM_02!A1" w:history="1">
              <w:r w:rsidR="00C738B5" w:rsidRPr="00C738B5">
                <w:rPr>
                  <w:rStyle w:val="Hyperlink"/>
                  <w:color w:val="auto"/>
                  <w:u w:val="none"/>
                </w:rPr>
                <w:t>Report TM_02</w:t>
              </w:r>
            </w:hyperlink>
          </w:p>
        </w:tc>
        <w:tc>
          <w:tcPr>
            <w:tcW w:w="6949" w:type="dxa"/>
            <w:tcBorders>
              <w:top w:val="single" w:sz="4" w:space="0" w:color="auto"/>
              <w:left w:val="single" w:sz="4" w:space="0" w:color="auto"/>
              <w:bottom w:val="single" w:sz="4" w:space="0" w:color="auto"/>
              <w:right w:val="single" w:sz="4" w:space="0" w:color="auto"/>
            </w:tcBorders>
            <w:vAlign w:val="center"/>
            <w:hideMark/>
          </w:tcPr>
          <w:p w14:paraId="43C44CB5" w14:textId="6F6A343A" w:rsidR="00C738B5" w:rsidRPr="00C738B5" w:rsidRDefault="00C738B5" w:rsidP="00C738B5">
            <w:pPr>
              <w:rPr>
                <w:rFonts w:eastAsia="Times New Roman"/>
                <w:lang w:val="vi-VN"/>
              </w:rPr>
            </w:pPr>
            <w:r w:rsidRPr="00C738B5">
              <w:t>Báo cáo đánh giá hiệu quả của kịch bản quét sàng lọc giao dịch của khách hàng</w:t>
            </w:r>
          </w:p>
        </w:tc>
      </w:tr>
      <w:tr w:rsidR="00C738B5" w:rsidRPr="0015234E" w14:paraId="7090894E" w14:textId="77777777" w:rsidTr="00C738B5">
        <w:tc>
          <w:tcPr>
            <w:tcW w:w="825" w:type="dxa"/>
            <w:tcBorders>
              <w:top w:val="single" w:sz="4" w:space="0" w:color="auto"/>
              <w:left w:val="single" w:sz="4" w:space="0" w:color="auto"/>
              <w:bottom w:val="single" w:sz="4" w:space="0" w:color="auto"/>
              <w:right w:val="single" w:sz="4" w:space="0" w:color="auto"/>
            </w:tcBorders>
            <w:vAlign w:val="center"/>
          </w:tcPr>
          <w:p w14:paraId="7C6408A2" w14:textId="586293B3" w:rsidR="00C738B5" w:rsidRPr="00C738B5" w:rsidRDefault="00C738B5" w:rsidP="00951441">
            <w:pPr>
              <w:jc w:val="center"/>
              <w:rPr>
                <w:rFonts w:eastAsia="Times New Roman"/>
              </w:rPr>
            </w:pPr>
            <w:r w:rsidRPr="00C738B5">
              <w:t>3</w:t>
            </w:r>
          </w:p>
        </w:tc>
        <w:tc>
          <w:tcPr>
            <w:tcW w:w="1864" w:type="dxa"/>
            <w:tcBorders>
              <w:top w:val="single" w:sz="4" w:space="0" w:color="auto"/>
              <w:left w:val="single" w:sz="4" w:space="0" w:color="auto"/>
              <w:bottom w:val="single" w:sz="4" w:space="0" w:color="auto"/>
              <w:right w:val="single" w:sz="4" w:space="0" w:color="auto"/>
            </w:tcBorders>
            <w:vAlign w:val="center"/>
          </w:tcPr>
          <w:p w14:paraId="24AC1774" w14:textId="58C912F7" w:rsidR="00C738B5" w:rsidRPr="00C738B5" w:rsidRDefault="0038516F" w:rsidP="00951441">
            <w:pPr>
              <w:rPr>
                <w:rFonts w:eastAsia="Times New Roman"/>
                <w:lang w:val="vi-VN"/>
              </w:rPr>
            </w:pPr>
            <w:hyperlink w:anchor="Report%20TM_03!A1" w:history="1">
              <w:r w:rsidR="00C738B5" w:rsidRPr="00C738B5">
                <w:rPr>
                  <w:rStyle w:val="Hyperlink"/>
                  <w:color w:val="auto"/>
                  <w:u w:val="none"/>
                </w:rPr>
                <w:t>Report TM_03</w:t>
              </w:r>
            </w:hyperlink>
          </w:p>
        </w:tc>
        <w:tc>
          <w:tcPr>
            <w:tcW w:w="6949" w:type="dxa"/>
            <w:tcBorders>
              <w:top w:val="single" w:sz="4" w:space="0" w:color="auto"/>
              <w:left w:val="single" w:sz="4" w:space="0" w:color="auto"/>
              <w:bottom w:val="single" w:sz="4" w:space="0" w:color="auto"/>
              <w:right w:val="single" w:sz="4" w:space="0" w:color="auto"/>
            </w:tcBorders>
            <w:vAlign w:val="center"/>
          </w:tcPr>
          <w:p w14:paraId="790C867E" w14:textId="34E97EE0" w:rsidR="00C738B5" w:rsidRPr="00C738B5" w:rsidRDefault="00C738B5" w:rsidP="00C738B5">
            <w:pPr>
              <w:rPr>
                <w:rFonts w:eastAsia="Times New Roman"/>
                <w:color w:val="000000" w:themeColor="text1"/>
                <w:lang w:val="vi-VN"/>
              </w:rPr>
            </w:pPr>
            <w:r w:rsidRPr="00C738B5">
              <w:t>Báo cáo các cảnh báo chưa được xử lý</w:t>
            </w:r>
          </w:p>
        </w:tc>
      </w:tr>
      <w:tr w:rsidR="00C738B5" w:rsidRPr="0015234E" w14:paraId="557CEB63" w14:textId="77777777" w:rsidTr="00C738B5">
        <w:tc>
          <w:tcPr>
            <w:tcW w:w="825" w:type="dxa"/>
            <w:tcBorders>
              <w:top w:val="single" w:sz="4" w:space="0" w:color="auto"/>
              <w:left w:val="single" w:sz="4" w:space="0" w:color="auto"/>
              <w:bottom w:val="single" w:sz="4" w:space="0" w:color="auto"/>
              <w:right w:val="single" w:sz="4" w:space="0" w:color="auto"/>
            </w:tcBorders>
            <w:vAlign w:val="center"/>
          </w:tcPr>
          <w:p w14:paraId="30587F18" w14:textId="7CB5157D" w:rsidR="00C738B5" w:rsidRPr="00C738B5" w:rsidRDefault="00C738B5" w:rsidP="00951441">
            <w:pPr>
              <w:jc w:val="center"/>
              <w:rPr>
                <w:rFonts w:eastAsia="Times New Roman"/>
              </w:rPr>
            </w:pPr>
            <w:r w:rsidRPr="00C738B5">
              <w:t>4</w:t>
            </w:r>
          </w:p>
        </w:tc>
        <w:tc>
          <w:tcPr>
            <w:tcW w:w="1864" w:type="dxa"/>
            <w:tcBorders>
              <w:top w:val="single" w:sz="4" w:space="0" w:color="auto"/>
              <w:left w:val="single" w:sz="4" w:space="0" w:color="auto"/>
              <w:bottom w:val="single" w:sz="4" w:space="0" w:color="auto"/>
              <w:right w:val="single" w:sz="4" w:space="0" w:color="auto"/>
            </w:tcBorders>
            <w:vAlign w:val="center"/>
          </w:tcPr>
          <w:p w14:paraId="4E109AE1" w14:textId="4A064C81" w:rsidR="00C738B5" w:rsidRPr="00C738B5" w:rsidRDefault="0038516F" w:rsidP="00951441">
            <w:pPr>
              <w:rPr>
                <w:rFonts w:eastAsia="Times New Roman"/>
                <w:lang w:val="vi-VN"/>
              </w:rPr>
            </w:pPr>
            <w:hyperlink w:anchor="Report%20TM_04!A1" w:history="1">
              <w:r w:rsidR="00C738B5" w:rsidRPr="00C738B5">
                <w:rPr>
                  <w:rStyle w:val="Hyperlink"/>
                  <w:color w:val="auto"/>
                  <w:u w:val="none"/>
                </w:rPr>
                <w:t>Report TM_04</w:t>
              </w:r>
            </w:hyperlink>
          </w:p>
        </w:tc>
        <w:tc>
          <w:tcPr>
            <w:tcW w:w="6949" w:type="dxa"/>
            <w:tcBorders>
              <w:top w:val="single" w:sz="4" w:space="0" w:color="auto"/>
              <w:left w:val="single" w:sz="4" w:space="0" w:color="auto"/>
              <w:bottom w:val="single" w:sz="4" w:space="0" w:color="auto"/>
              <w:right w:val="single" w:sz="4" w:space="0" w:color="auto"/>
            </w:tcBorders>
            <w:vAlign w:val="center"/>
          </w:tcPr>
          <w:p w14:paraId="6E127770" w14:textId="6EB1C082" w:rsidR="00C738B5" w:rsidRPr="00C738B5" w:rsidRDefault="00C738B5" w:rsidP="00C738B5">
            <w:pPr>
              <w:rPr>
                <w:rFonts w:eastAsia="Times New Roman"/>
                <w:color w:val="000000" w:themeColor="text1"/>
                <w:lang w:val="vi-VN"/>
              </w:rPr>
            </w:pPr>
            <w:r w:rsidRPr="00C738B5">
              <w:t>Báo cáo khách hàng phát sinh cảnh báo theo từng kịch bản</w:t>
            </w:r>
          </w:p>
        </w:tc>
      </w:tr>
    </w:tbl>
    <w:p w14:paraId="6C1A8F17" w14:textId="77777777" w:rsidR="00FF7C8F" w:rsidRDefault="0015234E" w:rsidP="00FF7C8F">
      <w:pPr>
        <w:rPr>
          <w:i/>
          <w:iCs/>
          <w:lang w:val="vi-VN"/>
        </w:rPr>
      </w:pPr>
      <w:r>
        <w:rPr>
          <w:lang w:val="vi-VN"/>
        </w:rPr>
        <w:t xml:space="preserve">Việc xem/xuất báo cáo được thực hiện bởi người dùng được phân quyền, chi tiết tham chiếu </w:t>
      </w:r>
      <w:r>
        <w:rPr>
          <w:i/>
          <w:iCs/>
          <w:lang w:val="vi-VN"/>
        </w:rPr>
        <w:t>&lt;&lt;</w:t>
      </w:r>
      <w:r w:rsidR="00296232">
        <w:rPr>
          <w:i/>
          <w:iCs/>
        </w:rPr>
        <w:t>IV. P</w:t>
      </w:r>
      <w:r w:rsidR="00A36A85">
        <w:rPr>
          <w:i/>
          <w:iCs/>
        </w:rPr>
        <w:t>hụ lục</w:t>
      </w:r>
      <w:r w:rsidR="00296232">
        <w:rPr>
          <w:i/>
          <w:iCs/>
        </w:rPr>
        <w:t xml:space="preserve"> – 2.</w:t>
      </w:r>
      <w:r w:rsidR="000B79F4">
        <w:rPr>
          <w:i/>
          <w:iCs/>
        </w:rPr>
        <w:t xml:space="preserve"> </w:t>
      </w:r>
      <w:r w:rsidR="00296232">
        <w:rPr>
          <w:i/>
          <w:iCs/>
        </w:rPr>
        <w:t>Phụ lục 2:</w:t>
      </w:r>
      <w:r>
        <w:rPr>
          <w:i/>
          <w:iCs/>
          <w:lang w:val="vi-VN"/>
        </w:rPr>
        <w:t xml:space="preserve"> </w:t>
      </w:r>
      <w:r w:rsidR="00296232">
        <w:rPr>
          <w:i/>
          <w:iCs/>
        </w:rPr>
        <w:t>Ma trận phân quyền</w:t>
      </w:r>
      <w:r>
        <w:rPr>
          <w:i/>
          <w:iCs/>
          <w:lang w:val="vi-VN"/>
        </w:rPr>
        <w:t>&gt;&gt;.</w:t>
      </w:r>
    </w:p>
    <w:p w14:paraId="65F67DFC" w14:textId="26601493" w:rsidR="00FF7C8F" w:rsidRDefault="00FF7C8F" w:rsidP="00D465E7">
      <w:pPr>
        <w:rPr>
          <w:i/>
          <w:iCs/>
          <w:lang w:val="vi-VN"/>
        </w:rPr>
      </w:pPr>
      <w:r w:rsidRPr="007A4177">
        <w:t>Hệ thống có khả năng cho phép chủ động tạo mới báo cáo khi có yêu cầu phát sinh</w:t>
      </w:r>
      <w:r w:rsidR="0024536E">
        <w:t>.</w:t>
      </w:r>
      <w:r w:rsidR="00E62548">
        <w:rPr>
          <w:i/>
          <w:iCs/>
          <w:lang w:val="vi-VN"/>
        </w:rPr>
        <w:t xml:space="preserve"> </w:t>
      </w:r>
    </w:p>
    <w:p w14:paraId="08B199BC" w14:textId="689EF5A4" w:rsidR="00644995" w:rsidRDefault="00644995" w:rsidP="0008488D">
      <w:pPr>
        <w:pStyle w:val="Heading2"/>
        <w:spacing w:line="300" w:lineRule="auto"/>
        <w:contextualSpacing w:val="0"/>
      </w:pPr>
      <w:commentRangeStart w:id="1194"/>
      <w:commentRangeStart w:id="1195"/>
      <w:r>
        <w:lastRenderedPageBreak/>
        <w:t xml:space="preserve">Chức năng Email </w:t>
      </w:r>
      <w:r w:rsidR="00771EC5">
        <w:t>t</w:t>
      </w:r>
      <w:r>
        <w:t>hông báo</w:t>
      </w:r>
      <w:commentRangeEnd w:id="1194"/>
      <w:r w:rsidR="00D43963">
        <w:rPr>
          <w:rStyle w:val="CommentReference"/>
          <w:sz w:val="24"/>
          <w:szCs w:val="24"/>
        </w:rPr>
        <w:commentReference w:id="1194"/>
      </w:r>
      <w:commentRangeEnd w:id="1195"/>
      <w:r>
        <w:rPr>
          <w:rStyle w:val="CommentReference"/>
        </w:rPr>
        <w:commentReference w:id="1195"/>
      </w:r>
      <w:r w:rsidR="00DD6BB1">
        <w:t xml:space="preserve"> tự động gắn với </w:t>
      </w:r>
      <w:r w:rsidR="004379BE">
        <w:t>luồng nghiệp vụ</w:t>
      </w:r>
      <w:r w:rsidR="00F32311">
        <w:t xml:space="preserve"> </w:t>
      </w:r>
    </w:p>
    <w:p w14:paraId="0642F885" w14:textId="74AAF1F4" w:rsidR="00644995" w:rsidRDefault="00644995" w:rsidP="00C563A3">
      <w:pPr>
        <w:pStyle w:val="Heading3"/>
      </w:pPr>
      <w:r>
        <w:t>EM</w:t>
      </w:r>
      <w:r w:rsidRPr="006821EF">
        <w:t xml:space="preserve">-1: </w:t>
      </w:r>
      <w:r>
        <w:t>Email thông báo</w:t>
      </w:r>
      <w:r w:rsidR="00764AF3" w:rsidRPr="00764AF3">
        <w:t xml:space="preserve"> xử lý cảnh báo giám sát giao dịch đáng ngờ tự động</w:t>
      </w:r>
    </w:p>
    <w:p w14:paraId="44EE0622" w14:textId="77777777" w:rsidR="00BF16A9" w:rsidRDefault="00644995" w:rsidP="00C563A3">
      <w:pPr>
        <w:pStyle w:val="Heading3"/>
      </w:pPr>
      <w:r w:rsidRPr="00764AF3">
        <w:t xml:space="preserve">EM-2: Email </w:t>
      </w:r>
      <w:r w:rsidR="00F21848" w:rsidRPr="00764AF3">
        <w:t xml:space="preserve">thông báo </w:t>
      </w:r>
      <w:r w:rsidR="00764AF3" w:rsidRPr="00764AF3">
        <w:t>phê duyệt kết quả xử lý cảnh báo giám sát giao dịch đáng ngờ tự động</w:t>
      </w:r>
    </w:p>
    <w:p w14:paraId="345B929B" w14:textId="5D1F150B" w:rsidR="00644995" w:rsidRPr="00764AF3" w:rsidRDefault="00644995" w:rsidP="00C563A3">
      <w:pPr>
        <w:pStyle w:val="Heading3"/>
      </w:pPr>
      <w:r w:rsidRPr="00764AF3">
        <w:t xml:space="preserve">EM-3: Email thông báo </w:t>
      </w:r>
      <w:r w:rsidR="00764AF3" w:rsidRPr="00764AF3">
        <w:t xml:space="preserve">phê duyệt kết quả </w:t>
      </w:r>
      <w:r w:rsidR="00890C69">
        <w:t xml:space="preserve">rà soát </w:t>
      </w:r>
      <w:r w:rsidR="00764AF3" w:rsidRPr="00764AF3">
        <w:t>xử lý cảnh báo</w:t>
      </w:r>
    </w:p>
    <w:p w14:paraId="0E9C6C64" w14:textId="2C2E164E" w:rsidR="00764AF3" w:rsidRPr="00503A35" w:rsidRDefault="00644995" w:rsidP="00C563A3">
      <w:pPr>
        <w:pStyle w:val="Heading3"/>
      </w:pPr>
      <w:r>
        <w:t>EM</w:t>
      </w:r>
      <w:r w:rsidRPr="006821EF">
        <w:t>-</w:t>
      </w:r>
      <w:r>
        <w:t>4</w:t>
      </w:r>
      <w:r w:rsidR="00890C69">
        <w:t>.1</w:t>
      </w:r>
      <w:r w:rsidR="006D598C">
        <w:t>, EM-4.2</w:t>
      </w:r>
      <w:r w:rsidRPr="006821EF">
        <w:t xml:space="preserve">: </w:t>
      </w:r>
      <w:r w:rsidR="00764AF3">
        <w:t>Email t</w:t>
      </w:r>
      <w:r w:rsidR="00764AF3" w:rsidRPr="00764AF3">
        <w:t>hông báo kết quả xử lý cảnh báo</w:t>
      </w:r>
    </w:p>
    <w:p w14:paraId="5872C01B" w14:textId="1D98ADC8" w:rsidR="00764AF3" w:rsidRDefault="00764AF3" w:rsidP="00C563A3">
      <w:pPr>
        <w:pStyle w:val="Heading3"/>
      </w:pPr>
      <w:r>
        <w:t xml:space="preserve">EM-5: </w:t>
      </w:r>
      <w:r w:rsidR="00644995">
        <w:t xml:space="preserve">Email </w:t>
      </w:r>
      <w:r w:rsidRPr="00764AF3">
        <w:t>Yêu cầu bổ sung thêm thông tin</w:t>
      </w:r>
    </w:p>
    <w:p w14:paraId="194EF153" w14:textId="161FD1F0" w:rsidR="00764AF3" w:rsidRDefault="00764AF3" w:rsidP="00BF16A9">
      <w:pPr>
        <w:pStyle w:val="Heading3"/>
      </w:pPr>
      <w:r w:rsidRPr="008C378F">
        <w:t>EM-6: Email thông báo phê duyệt báo cáo STR</w:t>
      </w:r>
    </w:p>
    <w:p w14:paraId="2446B0FC" w14:textId="5DC5B08A" w:rsidR="00764AF3" w:rsidRDefault="00764AF3" w:rsidP="00BF16A9">
      <w:pPr>
        <w:pStyle w:val="Heading3"/>
      </w:pPr>
      <w:r>
        <w:t>EM-7: Email h</w:t>
      </w:r>
      <w:r w:rsidRPr="00764AF3">
        <w:t>ỗ trợ phân tích và gửi báo cáo STR</w:t>
      </w:r>
    </w:p>
    <w:p w14:paraId="7643D580" w14:textId="02415C3B" w:rsidR="00764AF3" w:rsidRDefault="00764AF3" w:rsidP="00BF16A9">
      <w:pPr>
        <w:pStyle w:val="Heading3"/>
      </w:pPr>
      <w:r>
        <w:t xml:space="preserve">EM-8: Email </w:t>
      </w:r>
      <w:r w:rsidRPr="00764AF3">
        <w:t>Yêu cầu bổ sung thông tin báo cáo STR</w:t>
      </w:r>
    </w:p>
    <w:p w14:paraId="207C0440" w14:textId="4C5EC73D" w:rsidR="003737D7" w:rsidRPr="003737D7" w:rsidRDefault="00243501" w:rsidP="003737D7">
      <w:pPr>
        <w:pStyle w:val="Heading3"/>
      </w:pPr>
      <w:r>
        <w:t xml:space="preserve">EM-9: </w:t>
      </w:r>
      <w:commentRangeStart w:id="1196"/>
      <w:r w:rsidR="003737D7" w:rsidRPr="003737D7">
        <w:t>Email thông báo có case được mở lại cần xử lý (re-open case)</w:t>
      </w:r>
      <w:commentRangeEnd w:id="1196"/>
      <w:r w:rsidR="003737D7">
        <w:rPr>
          <w:rStyle w:val="CommentReference"/>
          <w:bCs w:val="0"/>
          <w:i w:val="0"/>
        </w:rPr>
        <w:commentReference w:id="1196"/>
      </w:r>
    </w:p>
    <w:p w14:paraId="029D95B1" w14:textId="322407D8" w:rsidR="00764AF3" w:rsidRPr="008C378F" w:rsidRDefault="00D34528" w:rsidP="00764AF3">
      <w:r>
        <w:rPr>
          <w:rFonts w:eastAsia="Times New Roman"/>
        </w:rPr>
        <w:t>C</w:t>
      </w:r>
      <w:r>
        <w:rPr>
          <w:rFonts w:eastAsia="Times New Roman"/>
          <w:lang w:val="vi-VN"/>
        </w:rPr>
        <w:t xml:space="preserve">hi tiết tham chiếu </w:t>
      </w:r>
      <w:r>
        <w:rPr>
          <w:rFonts w:eastAsia="Times New Roman"/>
          <w:i/>
          <w:iCs/>
          <w:lang w:val="vi-VN"/>
        </w:rPr>
        <w:t>&lt;&lt;</w:t>
      </w:r>
      <w:r w:rsidR="0097134B" w:rsidRPr="00D34528">
        <w:rPr>
          <w:i/>
        </w:rPr>
        <w:t>Phụ lục 5. MSB_Template Email TM</w:t>
      </w:r>
      <w:r>
        <w:rPr>
          <w:i/>
        </w:rPr>
        <w:t>&gt;&gt;</w:t>
      </w:r>
    </w:p>
    <w:p w14:paraId="53BDFA93" w14:textId="22C71E66" w:rsidR="003E65E9" w:rsidRPr="00A1150A" w:rsidRDefault="003E65E9" w:rsidP="00EA4930">
      <w:pPr>
        <w:pStyle w:val="Heading1"/>
        <w:spacing w:line="300" w:lineRule="auto"/>
        <w:ind w:left="0" w:firstLine="0"/>
        <w:contextualSpacing w:val="0"/>
      </w:pPr>
      <w:r>
        <w:t xml:space="preserve"> PHỤ LỤC</w:t>
      </w:r>
    </w:p>
    <w:p w14:paraId="3AD42161" w14:textId="5C4564F1" w:rsidR="00EB316A" w:rsidRDefault="003E65E9" w:rsidP="00E63129">
      <w:pPr>
        <w:pStyle w:val="Heading2"/>
      </w:pPr>
      <w:r>
        <w:t>Phụ lục 1: Danh mục dữ liệu yêu cầu</w:t>
      </w:r>
    </w:p>
    <w:p w14:paraId="1CF7BD66" w14:textId="5569D023" w:rsidR="00BA7D88" w:rsidRDefault="003720C3" w:rsidP="00E63129">
      <w:pPr>
        <w:pStyle w:val="Heading2"/>
      </w:pPr>
      <w:r w:rsidRPr="00A1150A">
        <w:t>Phụ lục 2: Ma trận phân quyền</w:t>
      </w:r>
    </w:p>
    <w:p w14:paraId="00266E2A" w14:textId="3AF1C6C7" w:rsidR="00F533E4" w:rsidRPr="00F533E4" w:rsidRDefault="00F533E4" w:rsidP="00F533E4"/>
    <w:p w14:paraId="4C5672E8" w14:textId="1EA0CDB5" w:rsidR="008E11C4" w:rsidRDefault="008E11C4" w:rsidP="008E11C4">
      <w:pPr>
        <w:pStyle w:val="Heading2"/>
      </w:pPr>
      <w:bookmarkStart w:id="1197" w:name="_MON_1838806338"/>
      <w:bookmarkEnd w:id="1197"/>
      <w:commentRangeStart w:id="1198"/>
      <w:commentRangeStart w:id="1199"/>
      <w:r>
        <w:t>Phụ lục 3: Bộ câu hỏi EDD</w:t>
      </w:r>
      <w:commentRangeEnd w:id="1198"/>
      <w:r>
        <w:rPr>
          <w:rStyle w:val="CommentReference"/>
          <w:sz w:val="24"/>
          <w:szCs w:val="24"/>
        </w:rPr>
        <w:commentReference w:id="1198"/>
      </w:r>
      <w:commentRangeEnd w:id="1199"/>
      <w:r>
        <w:rPr>
          <w:rStyle w:val="CommentReference"/>
        </w:rPr>
        <w:commentReference w:id="1199"/>
      </w:r>
    </w:p>
    <w:p w14:paraId="35FDA458" w14:textId="43917E1F" w:rsidR="00BA7D88" w:rsidRPr="00F533E4" w:rsidRDefault="0038516F" w:rsidP="00BA7D88">
      <w:pPr>
        <w:rPr>
          <w:b/>
        </w:rPr>
      </w:pPr>
      <w:bookmarkStart w:id="1200" w:name="_MON_1843684991"/>
      <w:bookmarkStart w:id="1201" w:name="_MON_1838806357"/>
      <w:bookmarkEnd w:id="1200"/>
      <w:bookmarkEnd w:id="1201"/>
      <w:r>
        <w:pict w14:anchorId="3C6FA2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5pt">
            <v:imagedata r:id="rId17" o:title=""/>
          </v:shape>
        </w:pict>
      </w:r>
      <w:bookmarkStart w:id="1202" w:name="_MON_1843684997"/>
      <w:bookmarkEnd w:id="1202"/>
      <w:r>
        <w:pict w14:anchorId="21B1F85B">
          <v:shape id="_x0000_i1026" type="#_x0000_t75" style="width:75pt;height:49.5pt">
            <v:imagedata r:id="rId18" o:title=""/>
          </v:shape>
        </w:pict>
      </w:r>
    </w:p>
    <w:p w14:paraId="4735C803" w14:textId="5EA1EC25" w:rsidR="00912498" w:rsidRDefault="00E0353A" w:rsidP="00E63129">
      <w:pPr>
        <w:pStyle w:val="Heading2"/>
      </w:pPr>
      <w:r w:rsidRPr="00A1150A">
        <w:t xml:space="preserve">Phụ lục </w:t>
      </w:r>
      <w:r>
        <w:t>4</w:t>
      </w:r>
      <w:r w:rsidRPr="00A1150A">
        <w:t xml:space="preserve">: </w:t>
      </w:r>
      <w:r>
        <w:t>Báo cáo</w:t>
      </w:r>
      <w:r w:rsidR="00912498">
        <w:t xml:space="preserve"> nội bộ</w:t>
      </w:r>
    </w:p>
    <w:p w14:paraId="6013A91D" w14:textId="6549108B" w:rsidR="004F14D4" w:rsidRDefault="004F14D4" w:rsidP="00A86A5C"/>
    <w:p w14:paraId="1616BB18" w14:textId="18C5A2CE" w:rsidR="00A86A5C" w:rsidRDefault="002E21B7" w:rsidP="002E21B7">
      <w:pPr>
        <w:pStyle w:val="Heading2"/>
      </w:pPr>
      <w:r>
        <w:t xml:space="preserve">Phụ lục 5: </w:t>
      </w:r>
      <w:r w:rsidR="00A86A5C">
        <w:t>Template Email TM</w:t>
      </w:r>
    </w:p>
    <w:p w14:paraId="316FB60F" w14:textId="2F09E36E" w:rsidR="00A86A5C" w:rsidRPr="00A86A5C" w:rsidRDefault="00A86A5C" w:rsidP="00A86A5C"/>
    <w:p w14:paraId="0019DA16" w14:textId="688A4164" w:rsidR="00693CA4" w:rsidRDefault="00A86A5C" w:rsidP="002E21B7">
      <w:pPr>
        <w:pStyle w:val="Heading2"/>
      </w:pPr>
      <w:r>
        <w:t>Phụ lục 6: Màn hình STR và Template STR</w:t>
      </w:r>
    </w:p>
    <w:p w14:paraId="4D045BE2" w14:textId="3F6955FC" w:rsidR="00A86A5C" w:rsidRDefault="00516431" w:rsidP="00516431">
      <w:pPr>
        <w:pStyle w:val="Heading3"/>
      </w:pPr>
      <w:commentRangeStart w:id="1203"/>
      <w:r>
        <w:t>Màn hình STR</w:t>
      </w:r>
      <w:commentRangeEnd w:id="1203"/>
      <w:r w:rsidR="00F533E4">
        <w:rPr>
          <w:rStyle w:val="CommentReference"/>
          <w:bCs w:val="0"/>
          <w:i w:val="0"/>
        </w:rPr>
        <w:commentReference w:id="1203"/>
      </w:r>
    </w:p>
    <w:p w14:paraId="4714764B" w14:textId="11C1FC15" w:rsidR="00516431" w:rsidRPr="00516431" w:rsidRDefault="00516431" w:rsidP="00516431"/>
    <w:p w14:paraId="0C0A1398" w14:textId="3F85F0FF" w:rsidR="00516431" w:rsidRDefault="00516431" w:rsidP="00516431">
      <w:pPr>
        <w:pStyle w:val="Heading3"/>
      </w:pPr>
      <w:commentRangeStart w:id="1204"/>
      <w:commentRangeStart w:id="1205"/>
      <w:commentRangeStart w:id="1206"/>
      <w:r>
        <w:t>Template STR</w:t>
      </w:r>
      <w:commentRangeEnd w:id="1204"/>
      <w:r w:rsidR="00F533E4">
        <w:rPr>
          <w:rStyle w:val="CommentReference"/>
          <w:bCs w:val="0"/>
          <w:i w:val="0"/>
        </w:rPr>
        <w:commentReference w:id="1204"/>
      </w:r>
      <w:commentRangeEnd w:id="1205"/>
      <w:r>
        <w:rPr>
          <w:rStyle w:val="CommentReference"/>
        </w:rPr>
        <w:commentReference w:id="1205"/>
      </w:r>
      <w:commentRangeEnd w:id="1206"/>
      <w:r w:rsidR="003E499C">
        <w:rPr>
          <w:rStyle w:val="CommentReference"/>
          <w:bCs w:val="0"/>
          <w:i w:val="0"/>
        </w:rPr>
        <w:commentReference w:id="1206"/>
      </w:r>
    </w:p>
    <w:p w14:paraId="79E8C5F6" w14:textId="5DD0810B" w:rsidR="00516431" w:rsidRDefault="00516431" w:rsidP="00A86A5C"/>
    <w:p w14:paraId="49E45545" w14:textId="6773BF34" w:rsidR="00FF7C8F" w:rsidRPr="00A86A5C" w:rsidRDefault="00FF7C8F" w:rsidP="00A86A5C">
      <w:r>
        <w:t xml:space="preserve">Lưu ý: </w:t>
      </w:r>
      <w:commentRangeStart w:id="1207"/>
      <w:r w:rsidRPr="00AF7CE3">
        <w:rPr>
          <w:color w:val="FF0000"/>
        </w:rPr>
        <w:t>Bản ghi STR và các thông tin liên quan của STR cần được lưu trữ tối đa 5 năm trên hệ thống</w:t>
      </w:r>
      <w:r>
        <w:rPr>
          <w:color w:val="FF0000"/>
        </w:rPr>
        <w:t xml:space="preserve"> </w:t>
      </w:r>
      <w:commentRangeStart w:id="1208"/>
      <w:commentRangeStart w:id="1209"/>
      <w:r>
        <w:rPr>
          <w:color w:val="FF0000"/>
        </w:rPr>
        <w:t>tùy theo chính sách của Ngân hàng trong từng thời kỳ.</w:t>
      </w:r>
      <w:commentRangeEnd w:id="1207"/>
      <w:r w:rsidR="00F32EC5">
        <w:rPr>
          <w:rStyle w:val="CommentReference"/>
        </w:rPr>
        <w:commentReference w:id="1207"/>
      </w:r>
      <w:commentRangeEnd w:id="1208"/>
      <w:r w:rsidR="00C27BFB">
        <w:rPr>
          <w:rStyle w:val="CommentReference"/>
        </w:rPr>
        <w:commentReference w:id="1208"/>
      </w:r>
      <w:commentRangeEnd w:id="1209"/>
      <w:r>
        <w:rPr>
          <w:rStyle w:val="CommentReference"/>
        </w:rPr>
        <w:commentReference w:id="1209"/>
      </w:r>
    </w:p>
    <w:sectPr w:rsidR="00FF7C8F" w:rsidRPr="00A86A5C" w:rsidSect="005F3C3F">
      <w:headerReference w:type="default" r:id="rId19"/>
      <w:headerReference w:type="first" r:id="rId20"/>
      <w:pgSz w:w="11909" w:h="16834" w:code="9"/>
      <w:pgMar w:top="1134" w:right="851" w:bottom="1134" w:left="1418"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nh Pham Thi Lan (CN-PTHTL)" w:date="2026-07-06T14:25:00Z" w:initials="APTL(">
    <w:p w14:paraId="60E1B92B" w14:textId="54DBA24B" w:rsidR="0038516F" w:rsidRDefault="0038516F">
      <w:pPr>
        <w:pStyle w:val="CommentText"/>
      </w:pPr>
      <w:r>
        <w:rPr>
          <w:rStyle w:val="CommentReference"/>
        </w:rPr>
        <w:annotationRef/>
      </w:r>
      <w:r>
        <w:t>Sao trên lưu đồ lại có 2 phân vùng hệ thống?</w:t>
      </w:r>
    </w:p>
    <w:p w14:paraId="08EE0B50" w14:textId="0E264BBD" w:rsidR="0038516F" w:rsidRDefault="0038516F">
      <w:pPr>
        <w:pStyle w:val="CommentText"/>
      </w:pPr>
      <w:r>
        <w:t>Cập nhật các quy tắc ký hiệu của lưu đồ cho đúng.</w:t>
      </w:r>
    </w:p>
    <w:p w14:paraId="6E344A61" w14:textId="65368ECF" w:rsidR="0038516F" w:rsidRDefault="0038516F">
      <w:pPr>
        <w:pStyle w:val="CommentText"/>
      </w:pPr>
      <w:r>
        <w:t>Start đâu?...</w:t>
      </w:r>
    </w:p>
    <w:p w14:paraId="5C84E4D6" w14:textId="77777777" w:rsidR="0038516F" w:rsidRDefault="0038516F">
      <w:pPr>
        <w:pStyle w:val="CommentText"/>
      </w:pPr>
    </w:p>
  </w:comment>
  <w:comment w:id="3" w:author="Pham Quynh Trang" w:date="2026-07-07T23:20:00Z" w:initials="A">
    <w:p w14:paraId="37AAE30E" w14:textId="3342F0D7" w:rsidR="0038516F" w:rsidRDefault="0038516F">
      <w:pPr>
        <w:pStyle w:val="CommentText"/>
      </w:pPr>
      <w:r>
        <w:rPr>
          <w:rStyle w:val="CommentReference"/>
        </w:rPr>
        <w:annotationRef/>
      </w:r>
      <w:r>
        <w:t>FIS update</w:t>
      </w:r>
    </w:p>
  </w:comment>
  <w:comment w:id="5" w:author="Anh Pham Thi Lan (CN-PTHTL)" w:date="2026-07-06T15:46:00Z" w:initials="APTL(">
    <w:p w14:paraId="3181AEF0" w14:textId="6F0613E3" w:rsidR="0038516F" w:rsidRDefault="0038516F">
      <w:pPr>
        <w:pStyle w:val="CommentText"/>
      </w:pPr>
      <w:r>
        <w:rPr>
          <w:rStyle w:val="CommentReference"/>
        </w:rPr>
        <w:annotationRef/>
      </w:r>
      <w:r>
        <w:t>Đổi cột này sau cột Bước, trước cột Mô tả</w:t>
      </w:r>
    </w:p>
  </w:comment>
  <w:comment w:id="6" w:author="Pham Quynh Trang" w:date="2026-07-11T16:00:00Z" w:initials="A">
    <w:p w14:paraId="249865AF" w14:textId="04D1D6DE" w:rsidR="0038516F" w:rsidRDefault="0038516F">
      <w:pPr>
        <w:pStyle w:val="CommentText"/>
      </w:pPr>
      <w:r>
        <w:rPr>
          <w:rStyle w:val="CommentReference"/>
        </w:rPr>
        <w:annotationRef/>
      </w:r>
      <w:r>
        <w:t xml:space="preserve">Xuất phát từ tình huống nghiệp vụ phát sinh, theo phân công thì tình huống đó sẽ do Ai thực hiện và thực hiện hành động gì, sau khi thực hiện xong case sẽ được update trạng thái </w:t>
      </w:r>
      <w:proofErr w:type="gramStart"/>
      <w:r>
        <w:t>mới .</w:t>
      </w:r>
      <w:proofErr w:type="gramEnd"/>
    </w:p>
  </w:comment>
  <w:comment w:id="7" w:author="Anh Pham Thi Lan (CN-PTHTL)" w:date="2026-07-06T16:00:00Z" w:initials="APTL(">
    <w:p w14:paraId="4B93A0B5" w14:textId="63F6A6A9" w:rsidR="0038516F" w:rsidRDefault="0038516F">
      <w:pPr>
        <w:pStyle w:val="CommentText"/>
      </w:pPr>
      <w:r>
        <w:rPr>
          <w:rStyle w:val="CommentReference"/>
        </w:rPr>
        <w:annotationRef/>
      </w:r>
      <w:r>
        <w:t>Cột này có ý nghĩa j?</w:t>
      </w:r>
    </w:p>
  </w:comment>
  <w:comment w:id="8" w:author="Pham Quynh Trang" w:date="2026-07-09T14:54:00Z" w:initials="A">
    <w:p w14:paraId="13412ECA" w14:textId="4944BC08" w:rsidR="0038516F" w:rsidRDefault="0038516F">
      <w:pPr>
        <w:pStyle w:val="CommentText"/>
      </w:pPr>
      <w:r>
        <w:rPr>
          <w:rStyle w:val="CommentReference"/>
        </w:rPr>
        <w:annotationRef/>
      </w:r>
      <w:r>
        <w:t>Thể hiện các action mà user có thể được thực hiên tương ứng với các bước nghiệp vụ phát sinh.</w:t>
      </w:r>
    </w:p>
  </w:comment>
  <w:comment w:id="9" w:author="Anh Pham Thi Lan (CN-PTHTL)" w:date="2026-07-06T14:25:00Z" w:initials="APTL(">
    <w:p w14:paraId="25799AF8" w14:textId="344F4A4A" w:rsidR="0038516F" w:rsidRDefault="0038516F">
      <w:pPr>
        <w:pStyle w:val="CommentText"/>
      </w:pPr>
      <w:r>
        <w:rPr>
          <w:rStyle w:val="CommentReference"/>
        </w:rPr>
        <w:annotationRef/>
      </w:r>
      <w:r>
        <w:t>Không thấy thể hiện trên lưu đồ</w:t>
      </w:r>
    </w:p>
  </w:comment>
  <w:comment w:id="10" w:author="Pham Quynh Trang" w:date="2026-07-08T21:38:00Z" w:initials="A">
    <w:p w14:paraId="3FD0243F" w14:textId="0204CBBE" w:rsidR="0038516F" w:rsidRDefault="0038516F">
      <w:pPr>
        <w:pStyle w:val="CommentText"/>
      </w:pPr>
      <w:r>
        <w:rPr>
          <w:rStyle w:val="CommentReference"/>
        </w:rPr>
        <w:annotationRef/>
      </w:r>
      <w:r>
        <w:t>FIS update</w:t>
      </w:r>
    </w:p>
  </w:comment>
  <w:comment w:id="12" w:author="Hoang Luu Viet" w:date="2026-04-24T13:43:00Z" w:initials="HLV">
    <w:p w14:paraId="095CF704" w14:textId="77777777" w:rsidR="0038516F" w:rsidRDefault="0038516F" w:rsidP="00CB3288">
      <w:pPr>
        <w:pStyle w:val="CommentText"/>
        <w:jc w:val="left"/>
      </w:pPr>
      <w:r>
        <w:rPr>
          <w:rStyle w:val="CommentReference"/>
        </w:rPr>
        <w:annotationRef/>
      </w:r>
      <w:r>
        <w:t>MSB cung c</w:t>
      </w:r>
      <w:r>
        <w:rPr>
          <w:lang w:val="vi-VN"/>
        </w:rPr>
        <w:t>ấp template email</w:t>
      </w:r>
    </w:p>
  </w:comment>
  <w:comment w:id="13" w:author="Thanh Mai Phuong (QLRR - TT&amp;PCRT PCRT)" w:date="2026-05-11T13:42:00Z" w:initials="TMP(P">
    <w:p w14:paraId="4E7CFBF1" w14:textId="77777777" w:rsidR="0038516F" w:rsidRDefault="0038516F" w:rsidP="00CB3288">
      <w:pPr>
        <w:pStyle w:val="CommentText"/>
      </w:pPr>
      <w:r>
        <w:rPr>
          <w:rStyle w:val="CommentReference"/>
        </w:rPr>
        <w:annotationRef/>
      </w:r>
      <w:r>
        <w:t xml:space="preserve">Đã cung cấp </w:t>
      </w:r>
    </w:p>
  </w:comment>
  <w:comment w:id="16" w:author="Pham Quynh Trang" w:date="2026-09-30T16:34:00Z" w:initials="A">
    <w:p w14:paraId="3F91211E" w14:textId="590CA4F8" w:rsidR="0038516F" w:rsidRDefault="0038516F">
      <w:pPr>
        <w:pStyle w:val="CommentText"/>
      </w:pPr>
      <w:r>
        <w:rPr>
          <w:rStyle w:val="CommentReference"/>
        </w:rPr>
        <w:annotationRef/>
      </w:r>
      <w:r>
        <w:t xml:space="preserve">FIS bổ sung yêu cầu Maker sau khi tạo EDD xong cần thực hiện ấn “Save” trước khi </w:t>
      </w:r>
      <w:proofErr w:type="gramStart"/>
      <w:r>
        <w:t>take action</w:t>
      </w:r>
      <w:proofErr w:type="gramEnd"/>
      <w:r>
        <w:t>.</w:t>
      </w:r>
    </w:p>
  </w:comment>
  <w:comment w:id="24" w:author="Phuong Truong Thi" w:date="2026-06-21T22:19:00Z" w:initials="PT">
    <w:p w14:paraId="44D147CB" w14:textId="77777777" w:rsidR="0038516F" w:rsidRDefault="0038516F" w:rsidP="006019E6">
      <w:pPr>
        <w:pStyle w:val="CommentText"/>
      </w:pPr>
      <w:r>
        <w:rPr>
          <w:rStyle w:val="CommentReference"/>
        </w:rPr>
        <w:annotationRef/>
      </w:r>
      <w:r w:rsidRPr="1C41EDF3">
        <w:t>Nhận yêu cầu bổ sung thông tin từ bước nào?</w:t>
      </w:r>
    </w:p>
  </w:comment>
  <w:comment w:id="25" w:author="Thanh Mai Phuong (QLRR - TT&amp;PCRT PCRT)" w:date="2026-06-23T10:02:00Z" w:initials="TMP(TP">
    <w:p w14:paraId="2BBC081F" w14:textId="77777777" w:rsidR="0038516F" w:rsidRDefault="0038516F" w:rsidP="006019E6">
      <w:pPr>
        <w:pStyle w:val="CommentText"/>
      </w:pPr>
      <w:r>
        <w:rPr>
          <w:rStyle w:val="CommentReference"/>
        </w:rPr>
        <w:annotationRef/>
      </w:r>
      <w:r w:rsidRPr="00AF5714">
        <w:rPr>
          <w:highlight w:val="yellow"/>
        </w:rPr>
        <w:t>Tại bước này</w:t>
      </w:r>
    </w:p>
  </w:comment>
  <w:comment w:id="26" w:author="Pham Quynh Trang" w:date="2026-06-24T10:11:00Z" w:initials="A">
    <w:p w14:paraId="67904AC7" w14:textId="77777777" w:rsidR="0038516F" w:rsidRDefault="0038516F" w:rsidP="006019E6">
      <w:pPr>
        <w:pStyle w:val="CommentText"/>
      </w:pPr>
      <w:r>
        <w:rPr>
          <w:rStyle w:val="CommentReference"/>
        </w:rPr>
        <w:annotationRef/>
      </w:r>
      <w:r>
        <w:t xml:space="preserve">Có được hiểu Maker nhận thông tin yêu cầu bổ sung từ bước 5 (checker), 6 (checker N+1), </w:t>
      </w:r>
    </w:p>
  </w:comment>
  <w:comment w:id="65" w:author="Thanh Mai Phuong (QLRR - TT&amp;PCRT PCRT)" w:date="2026-06-23T18:01:00Z" w:initials="TMP(TP">
    <w:p w14:paraId="78ABFD0D" w14:textId="77777777" w:rsidR="0038516F" w:rsidRDefault="0038516F" w:rsidP="006017EA">
      <w:pPr>
        <w:pStyle w:val="CommentText"/>
      </w:pPr>
      <w:r>
        <w:rPr>
          <w:rStyle w:val="CommentReference"/>
        </w:rPr>
        <w:annotationRef/>
      </w:r>
      <w:r w:rsidRPr="00082F5B">
        <w:rPr>
          <w:highlight w:val="yellow"/>
        </w:rPr>
        <w:t xml:space="preserve">Vẫn đẩy lên Checker, Checker là người quyết định đáng ngờ hay ko đáng ngờ </w:t>
      </w:r>
      <w:r w:rsidRPr="00082F5B">
        <w:rPr>
          <w:highlight w:val="yellow"/>
        </w:rPr>
        <w:sym w:font="Wingdings" w:char="F0E0"/>
      </w:r>
      <w:r w:rsidRPr="00082F5B">
        <w:rPr>
          <w:highlight w:val="yellow"/>
        </w:rPr>
        <w:t xml:space="preserve"> điều chỉnh lại luồng</w:t>
      </w:r>
    </w:p>
  </w:comment>
  <w:comment w:id="66" w:author="Pham Quynh Trang" w:date="2026-06-24T10:22:00Z" w:initials="A">
    <w:p w14:paraId="7917C2DC" w14:textId="77777777" w:rsidR="0038516F" w:rsidRDefault="0038516F" w:rsidP="006017EA">
      <w:pPr>
        <w:pStyle w:val="CommentText"/>
      </w:pPr>
      <w:r>
        <w:rPr>
          <w:rStyle w:val="CommentReference"/>
        </w:rPr>
        <w:annotationRef/>
      </w:r>
      <w:r>
        <w:t>Trao đổi</w:t>
      </w:r>
    </w:p>
  </w:comment>
  <w:comment w:id="71" w:author="Anh Pham Thi Lan (CN-PTHTL)" w:date="2026-07-06T15:43:00Z" w:initials="APTL(">
    <w:p w14:paraId="704DE3C8" w14:textId="77777777" w:rsidR="0038516F" w:rsidRDefault="0038516F" w:rsidP="002279EC">
      <w:pPr>
        <w:pStyle w:val="CommentText"/>
      </w:pPr>
      <w:r>
        <w:rPr>
          <w:rStyle w:val="CommentReference"/>
        </w:rPr>
        <w:annotationRef/>
      </w:r>
      <w:r>
        <w:t>Chưa hiểu viết kiểu chia ô này là j? ko rõ case j cả?</w:t>
      </w:r>
    </w:p>
  </w:comment>
  <w:comment w:id="72" w:author="Pham Quynh Trang" w:date="2026-07-11T16:08:00Z" w:initials="A">
    <w:p w14:paraId="6CEE5871" w14:textId="1368132D" w:rsidR="0038516F" w:rsidRDefault="0038516F">
      <w:pPr>
        <w:pStyle w:val="CommentText"/>
      </w:pPr>
      <w:r>
        <w:rPr>
          <w:rStyle w:val="CommentReference"/>
        </w:rPr>
        <w:annotationRef/>
      </w:r>
      <w:r>
        <w:t>Chia ô để thể hiện các hành động và trạng thái hành động tương ứng với từng nghiệp vụ</w:t>
      </w:r>
    </w:p>
  </w:comment>
  <w:comment w:id="82" w:author="Hoang Luu Viet" w:date="2026-04-24T13:45:00Z" w:initials="HLV">
    <w:p w14:paraId="774BD82E" w14:textId="77777777" w:rsidR="0038516F" w:rsidRDefault="0038516F" w:rsidP="002279EC">
      <w:pPr>
        <w:pStyle w:val="CommentText"/>
        <w:jc w:val="left"/>
      </w:pPr>
      <w:r>
        <w:rPr>
          <w:rStyle w:val="CommentReference"/>
        </w:rPr>
        <w:annotationRef/>
      </w:r>
      <w:r>
        <w:t>+MSB cung c</w:t>
      </w:r>
      <w:r>
        <w:rPr>
          <w:lang w:val="vi-VN"/>
        </w:rPr>
        <w:t>ấp template email</w:t>
      </w:r>
    </w:p>
    <w:p w14:paraId="33B14C5B" w14:textId="77777777" w:rsidR="0038516F" w:rsidRDefault="0038516F" w:rsidP="002279EC">
      <w:pPr>
        <w:pStyle w:val="CommentText"/>
        <w:jc w:val="left"/>
      </w:pPr>
      <w:r>
        <w:t>+ Xem xét hệ thống có cần hỗ trợ gì khi cần giám sát thêm không (VD: mở lại case)</w:t>
      </w:r>
    </w:p>
  </w:comment>
  <w:comment w:id="83" w:author="Thanh Mai Phuong (QLRR - TT&amp;PCRT PCRT)" w:date="2026-06-18T10:45:00Z" w:initials="TMP(TP">
    <w:p w14:paraId="33CB0B69" w14:textId="77777777" w:rsidR="0038516F" w:rsidRDefault="0038516F" w:rsidP="002279EC">
      <w:pPr>
        <w:pStyle w:val="CommentText"/>
      </w:pPr>
      <w:r>
        <w:rPr>
          <w:rStyle w:val="CommentReference"/>
        </w:rPr>
        <w:annotationRef/>
      </w:r>
      <w:r>
        <w:t xml:space="preserve">Cho phép re-open </w:t>
      </w:r>
      <w:proofErr w:type="gramStart"/>
      <w:r>
        <w:t>case ,</w:t>
      </w:r>
      <w:proofErr w:type="gramEnd"/>
      <w:r>
        <w:t xml:space="preserve"> bổ sung chức năng whitelist</w:t>
      </w:r>
    </w:p>
  </w:comment>
  <w:comment w:id="84" w:author="Pham Quynh Trang" w:date="2026-06-23T00:02:00Z" w:initials="A">
    <w:p w14:paraId="0F819882" w14:textId="77777777" w:rsidR="0038516F" w:rsidRDefault="0038516F" w:rsidP="002279EC">
      <w:pPr>
        <w:pStyle w:val="CommentText"/>
      </w:pPr>
      <w:r>
        <w:rPr>
          <w:rStyle w:val="CommentReference"/>
        </w:rPr>
        <w:annotationRef/>
      </w:r>
      <w:r>
        <w:t>Mô tả rõ tình huống nào sẽ re-open, re-open xong sẽ phân lại case như thế nào?</w:t>
      </w:r>
    </w:p>
  </w:comment>
  <w:comment w:id="85" w:author="Thanh Mai Phuong (QLRR - TT&amp;PCRT PCRT)" w:date="2026-06-23T18:02:00Z" w:initials="TMP(TP">
    <w:p w14:paraId="79C47323" w14:textId="77777777" w:rsidR="0038516F" w:rsidRPr="00082F5B" w:rsidRDefault="0038516F" w:rsidP="002279EC">
      <w:pPr>
        <w:pStyle w:val="CommentText"/>
        <w:rPr>
          <w:highlight w:val="yellow"/>
        </w:rPr>
      </w:pPr>
      <w:r>
        <w:rPr>
          <w:rStyle w:val="CommentReference"/>
        </w:rPr>
        <w:annotationRef/>
      </w:r>
      <w:r w:rsidRPr="00082F5B">
        <w:rPr>
          <w:highlight w:val="yellow"/>
        </w:rPr>
        <w:t xml:space="preserve">Maker, Checker có thể lựa chọn re-open nếu thấy quyết định đóng case trước đó chưa phù hơp hoặc cần bổ sung thêm tài liệu, thông tin đánh giá </w:t>
      </w:r>
    </w:p>
    <w:p w14:paraId="00820399" w14:textId="77777777" w:rsidR="0038516F" w:rsidRDefault="0038516F" w:rsidP="002279EC">
      <w:pPr>
        <w:pStyle w:val="CommentText"/>
      </w:pPr>
      <w:r w:rsidRPr="00082F5B">
        <w:rPr>
          <w:highlight w:val="yellow"/>
        </w:rPr>
        <w:t>Case phân lại cho Maker tạo case ban đầu</w:t>
      </w:r>
    </w:p>
  </w:comment>
  <w:comment w:id="86" w:author="Pham Quynh Trang" w:date="2026-06-24T10:23:00Z" w:initials="A">
    <w:p w14:paraId="16D0BE0E" w14:textId="77777777" w:rsidR="0038516F" w:rsidRDefault="0038516F" w:rsidP="002279EC">
      <w:pPr>
        <w:pStyle w:val="CommentText"/>
      </w:pPr>
      <w:r>
        <w:rPr>
          <w:rStyle w:val="CommentReference"/>
        </w:rPr>
        <w:annotationRef/>
      </w:r>
      <w:r>
        <w:t>Khi re open sẽ quay lại từ maker (bước đầu tiên)</w:t>
      </w:r>
    </w:p>
    <w:p w14:paraId="6117DEC6" w14:textId="77777777" w:rsidR="0038516F" w:rsidRDefault="0038516F" w:rsidP="002279EC">
      <w:pPr>
        <w:pStyle w:val="CommentText"/>
      </w:pPr>
      <w:r>
        <w:t>Ảnh hưởng đến báo cáo nội bộ liên quan đến trạng thái của case.</w:t>
      </w:r>
    </w:p>
    <w:p w14:paraId="6BCA4667" w14:textId="77777777" w:rsidR="0038516F" w:rsidRDefault="0038516F" w:rsidP="002279EC">
      <w:pPr>
        <w:pStyle w:val="CommentText"/>
      </w:pPr>
      <w:r>
        <w:t>MSB NV: xem xét bổ sung thêm trạng thái lên báo cáo “có phải case re open không”</w:t>
      </w:r>
    </w:p>
    <w:p w14:paraId="49FBD84D" w14:textId="77777777" w:rsidR="0038516F" w:rsidRDefault="0038516F" w:rsidP="002279EC">
      <w:pPr>
        <w:pStyle w:val="CommentText"/>
      </w:pPr>
      <w:r>
        <w:t>Xuất STR: chỉ được xuất khi ở trạng thái close case with STR</w:t>
      </w:r>
    </w:p>
    <w:p w14:paraId="5DA5D79D" w14:textId="77777777" w:rsidR="0038516F" w:rsidRDefault="0038516F" w:rsidP="002279EC">
      <w:pPr>
        <w:pStyle w:val="CommentText"/>
      </w:pPr>
      <w:r>
        <w:t>Nếu case thay đổi trạng thái sẽ ko xuất đc STR nữa</w:t>
      </w:r>
    </w:p>
    <w:p w14:paraId="3E4D937A" w14:textId="77777777" w:rsidR="0038516F" w:rsidRDefault="0038516F" w:rsidP="002279EC">
      <w:pPr>
        <w:pStyle w:val="CommentText"/>
      </w:pPr>
      <w:r w:rsidRPr="00490676">
        <w:rPr>
          <w:highlight w:val="yellow"/>
        </w:rPr>
        <w:t>C Thanh check lại nội bộ nhu cầu liên quan đến STR cho trường hợp re open case</w:t>
      </w:r>
    </w:p>
  </w:comment>
  <w:comment w:id="76" w:author="Pham Quynh Trang" w:date="2026-06-21T21:49:00Z" w:initials="A">
    <w:p w14:paraId="5968441B" w14:textId="77777777" w:rsidR="0038516F" w:rsidRDefault="0038516F" w:rsidP="0058329F">
      <w:pPr>
        <w:pStyle w:val="CommentText"/>
      </w:pPr>
      <w:r>
        <w:rPr>
          <w:rStyle w:val="CommentReference"/>
        </w:rPr>
        <w:annotationRef/>
      </w:r>
      <w:r>
        <w:t>MSB cung cấp thêm template của email này</w:t>
      </w:r>
    </w:p>
  </w:comment>
  <w:comment w:id="77" w:author="Minh Pham Thi Hong (QLRR - TT&amp;PCRT PCRT)" w:date="2026-06-23T10:41:00Z" w:initials="MPTH(-TP">
    <w:p w14:paraId="1009AD22" w14:textId="77777777" w:rsidR="0038516F" w:rsidRDefault="0038516F" w:rsidP="0058329F">
      <w:pPr>
        <w:pStyle w:val="CommentText"/>
      </w:pPr>
      <w:r>
        <w:rPr>
          <w:rStyle w:val="CommentReference"/>
        </w:rPr>
        <w:annotationRef/>
      </w:r>
      <w:r>
        <w:t>EM-4.2</w:t>
      </w:r>
    </w:p>
  </w:comment>
  <w:comment w:id="78" w:author="Pham Quynh Trang" w:date="2026-06-24T10:04:00Z" w:initials="A">
    <w:p w14:paraId="4A0E42FB" w14:textId="0D8CC452" w:rsidR="0038516F" w:rsidRDefault="0038516F">
      <w:pPr>
        <w:pStyle w:val="CommentText"/>
      </w:pPr>
      <w:r>
        <w:rPr>
          <w:rStyle w:val="CommentReference"/>
        </w:rPr>
        <w:annotationRef/>
      </w:r>
      <w:r>
        <w:t>Template cung cấp ở đâu?</w:t>
      </w:r>
    </w:p>
  </w:comment>
  <w:comment w:id="79" w:author="Thanh Mai Phuong (QLRR - TT&amp;PCRT PCRT)" w:date="2026-06-30T14:13:00Z" w:initials="TMP(TP">
    <w:p w14:paraId="5EB8C38D" w14:textId="7035E913" w:rsidR="0038516F" w:rsidRDefault="0038516F">
      <w:pPr>
        <w:pStyle w:val="CommentText"/>
      </w:pPr>
      <w:r>
        <w:rPr>
          <w:rStyle w:val="CommentReference"/>
        </w:rPr>
        <w:annotationRef/>
      </w:r>
      <w:r>
        <w:t>MSB gửi template email v1.2 ngày 24/6</w:t>
      </w:r>
    </w:p>
  </w:comment>
  <w:comment w:id="94" w:author="Thanh Mai Phuong (QLRR - TT&amp;PCRT PCRT)" w:date="2026-07-24T10:43:00Z" w:initials="TMP(TP">
    <w:p w14:paraId="3464777A" w14:textId="5DC0831F" w:rsidR="0038516F" w:rsidRDefault="0038516F">
      <w:pPr>
        <w:pStyle w:val="CommentText"/>
      </w:pPr>
      <w:r w:rsidRPr="00F56BCC">
        <w:rPr>
          <w:rStyle w:val="CommentReference"/>
        </w:rPr>
        <w:annotationRef/>
      </w:r>
      <w:r w:rsidRPr="00F56BCC">
        <w:t>Với các file đính kèm (bảng kê giao dịch, mô tả dòng tiền…) cần cung cấp theo STR thì cũng cần thực hiện tại bước này</w:t>
      </w:r>
      <w:r>
        <w:t xml:space="preserve"> </w:t>
      </w:r>
    </w:p>
  </w:comment>
  <w:comment w:id="95" w:author="Thanh Mai Phuong (QLRR - TT&amp;PCRT PCRT)" w:date="2026-09-30T14:29:00Z" w:initials="TMP(TP">
    <w:p w14:paraId="0243E1A7" w14:textId="77777777" w:rsidR="0038516F" w:rsidRPr="00E12329" w:rsidRDefault="0038516F" w:rsidP="00E12329">
      <w:pPr>
        <w:pStyle w:val="NormalWeb"/>
      </w:pPr>
      <w:r>
        <w:rPr>
          <w:rStyle w:val="CommentReference"/>
        </w:rPr>
        <w:annotationRef/>
      </w:r>
      <w:r w:rsidRPr="00E12329">
        <w:t>AML có khả năng trao đổi thông tin với hệ thống ngoài để phục vụ việc tạo và trả kết quả phụ lục STR. </w:t>
      </w:r>
    </w:p>
    <w:p w14:paraId="01346218" w14:textId="77777777" w:rsidR="0038516F" w:rsidRPr="00E12329" w:rsidRDefault="0038516F" w:rsidP="00E12329">
      <w:pPr>
        <w:spacing w:before="100" w:beforeAutospacing="1" w:after="100" w:afterAutospacing="1" w:line="240" w:lineRule="auto"/>
        <w:jc w:val="left"/>
        <w:rPr>
          <w:rFonts w:eastAsia="Times New Roman"/>
          <w:kern w:val="0"/>
          <w14:ligatures w14:val="none"/>
        </w:rPr>
      </w:pPr>
      <w:r w:rsidRPr="00E12329">
        <w:rPr>
          <w:rFonts w:eastAsia="Times New Roman"/>
          <w:kern w:val="0"/>
          <w14:ligatures w14:val="none"/>
        </w:rPr>
        <w:t>Sau khi nhận kết quả, AML hiển thị thông tin truy cập phụ lục trên giao diện STR, cho phép User truy cập/xem/tải phụ lục theo phương thức được thống nhất.</w:t>
      </w:r>
    </w:p>
    <w:p w14:paraId="6D43E63F" w14:textId="5F1440C3" w:rsidR="0038516F" w:rsidRPr="00E12329" w:rsidRDefault="0038516F" w:rsidP="00E12329">
      <w:pPr>
        <w:spacing w:before="100" w:beforeAutospacing="1" w:after="100" w:afterAutospacing="1" w:line="240" w:lineRule="auto"/>
        <w:jc w:val="left"/>
        <w:rPr>
          <w:rFonts w:eastAsia="Times New Roman"/>
          <w:kern w:val="0"/>
          <w14:ligatures w14:val="none"/>
        </w:rPr>
      </w:pPr>
      <w:r w:rsidRPr="00E12329">
        <w:rPr>
          <w:rFonts w:eastAsia="Times New Roman"/>
          <w:kern w:val="0"/>
          <w14:ligatures w14:val="none"/>
        </w:rPr>
        <w:t xml:space="preserve">Phương thức truyền nhận và hình thức lưu trữ/hiển thị phụ lục sẽ được xác định tại </w:t>
      </w:r>
      <w:r>
        <w:rPr>
          <w:rFonts w:eastAsia="Times New Roman"/>
          <w:kern w:val="0"/>
          <w14:ligatures w14:val="none"/>
        </w:rPr>
        <w:t>tài liệu</w:t>
      </w:r>
      <w:r w:rsidRPr="00E12329">
        <w:rPr>
          <w:rFonts w:eastAsia="Times New Roman"/>
          <w:kern w:val="0"/>
          <w14:ligatures w14:val="none"/>
        </w:rPr>
        <w:t xml:space="preserve"> thiết kế </w:t>
      </w:r>
      <w:r>
        <w:rPr>
          <w:rFonts w:eastAsia="Times New Roman"/>
          <w:kern w:val="0"/>
          <w14:ligatures w14:val="none"/>
        </w:rPr>
        <w:t>(URD)</w:t>
      </w:r>
    </w:p>
  </w:comment>
  <w:comment w:id="96" w:author="Pham Quynh Trang" w:date="2026-09-30T16:52:00Z" w:initials="A">
    <w:p w14:paraId="12A46911" w14:textId="77777777" w:rsidR="0038516F" w:rsidRDefault="0038516F">
      <w:pPr>
        <w:pStyle w:val="CommentText"/>
      </w:pPr>
      <w:r>
        <w:rPr>
          <w:rStyle w:val="CommentReference"/>
        </w:rPr>
        <w:annotationRef/>
      </w:r>
      <w:r>
        <w:t>FIS update</w:t>
      </w:r>
    </w:p>
    <w:p w14:paraId="641AE01A" w14:textId="70E90B22" w:rsidR="0038516F" w:rsidRDefault="0038516F">
      <w:pPr>
        <w:pStyle w:val="CommentText"/>
      </w:pPr>
      <w:r>
        <w:t xml:space="preserve">Ngoài ra FIS update thêm nội dung “save” STR trước khi </w:t>
      </w:r>
      <w:proofErr w:type="gramStart"/>
      <w:r>
        <w:t>Take action</w:t>
      </w:r>
      <w:proofErr w:type="gramEnd"/>
    </w:p>
  </w:comment>
  <w:comment w:id="97" w:author="Pham Quynh Trang" w:date="2026-10-01T11:06:00Z" w:initials="A">
    <w:p w14:paraId="7DFDF91E" w14:textId="77777777" w:rsidR="0038516F" w:rsidRPr="0038516F" w:rsidRDefault="0038516F" w:rsidP="0038516F">
      <w:pPr>
        <w:shd w:val="clear" w:color="auto" w:fill="FFFFFF"/>
        <w:spacing w:before="0" w:line="240" w:lineRule="auto"/>
        <w:rPr>
          <w:rFonts w:ascii="Segoe UI" w:eastAsia="Times New Roman" w:hAnsi="Segoe UI" w:cs="Segoe UI"/>
          <w:color w:val="081B3A"/>
          <w:spacing w:val="3"/>
          <w:kern w:val="0"/>
          <w:sz w:val="23"/>
          <w:szCs w:val="23"/>
          <w14:ligatures w14:val="none"/>
        </w:rPr>
      </w:pPr>
      <w:r>
        <w:rPr>
          <w:rStyle w:val="CommentReference"/>
        </w:rPr>
        <w:annotationRef/>
      </w:r>
      <w:r w:rsidRPr="0038516F">
        <w:rPr>
          <w:rFonts w:ascii="Segoe UI" w:eastAsia="Times New Roman" w:hAnsi="Segoe UI" w:cs="Segoe UI"/>
          <w:color w:val="081B3A"/>
          <w:spacing w:val="3"/>
          <w:kern w:val="0"/>
          <w:sz w:val="23"/>
          <w:szCs w:val="23"/>
          <w14:ligatures w14:val="none"/>
        </w:rPr>
        <w:t xml:space="preserve">khi save ở OFSAA, </w:t>
      </w:r>
    </w:p>
    <w:p w14:paraId="134AF8AD" w14:textId="77777777" w:rsidR="0038516F" w:rsidRPr="0038516F" w:rsidRDefault="0038516F" w:rsidP="0038516F">
      <w:pPr>
        <w:shd w:val="clear" w:color="auto" w:fill="FFFFFF"/>
        <w:spacing w:before="0" w:line="240" w:lineRule="auto"/>
        <w:jc w:val="left"/>
        <w:rPr>
          <w:rFonts w:ascii="Segoe UI" w:eastAsia="Times New Roman" w:hAnsi="Segoe UI" w:cs="Segoe UI"/>
          <w:color w:val="081B3A"/>
          <w:spacing w:val="3"/>
          <w:kern w:val="0"/>
          <w:sz w:val="23"/>
          <w:szCs w:val="23"/>
          <w14:ligatures w14:val="none"/>
        </w:rPr>
      </w:pPr>
      <w:r w:rsidRPr="0038516F">
        <w:rPr>
          <w:rFonts w:ascii="Segoe UI" w:eastAsia="Times New Roman" w:hAnsi="Segoe UI" w:cs="Segoe UI"/>
          <w:color w:val="081B3A"/>
          <w:spacing w:val="3"/>
          <w:kern w:val="0"/>
          <w:sz w:val="23"/>
          <w:szCs w:val="23"/>
          <w14:ligatures w14:val="none"/>
        </w:rPr>
        <w:t>1/ sẽ gửi 1 request API cho source, báo CaseID này của khách hàng đã được tạo STR</w:t>
      </w:r>
    </w:p>
    <w:p w14:paraId="3E32B33B" w14:textId="77777777" w:rsidR="0038516F" w:rsidRPr="0038516F" w:rsidRDefault="0038516F" w:rsidP="0038516F">
      <w:pPr>
        <w:shd w:val="clear" w:color="auto" w:fill="FFFFFF"/>
        <w:spacing w:before="0" w:line="240" w:lineRule="auto"/>
        <w:jc w:val="left"/>
        <w:rPr>
          <w:rFonts w:ascii="Segoe UI" w:eastAsia="Times New Roman" w:hAnsi="Segoe UI" w:cs="Segoe UI"/>
          <w:color w:val="081B3A"/>
          <w:spacing w:val="3"/>
          <w:kern w:val="0"/>
          <w:sz w:val="23"/>
          <w:szCs w:val="23"/>
          <w14:ligatures w14:val="none"/>
        </w:rPr>
      </w:pPr>
      <w:r w:rsidRPr="0038516F">
        <w:rPr>
          <w:rFonts w:ascii="Segoe UI" w:eastAsia="Times New Roman" w:hAnsi="Segoe UI" w:cs="Segoe UI"/>
          <w:color w:val="081B3A"/>
          <w:spacing w:val="3"/>
          <w:kern w:val="0"/>
          <w:sz w:val="23"/>
          <w:szCs w:val="23"/>
          <w14:ligatures w14:val="none"/>
        </w:rPr>
        <w:t xml:space="preserve">2/ Bank nhận được thông tin sẽ đi build báo cáo theo yêu cầu BU </w:t>
      </w:r>
    </w:p>
    <w:p w14:paraId="3A12A29E" w14:textId="77777777" w:rsidR="0038516F" w:rsidRPr="0038516F" w:rsidRDefault="0038516F" w:rsidP="0038516F">
      <w:pPr>
        <w:shd w:val="clear" w:color="auto" w:fill="FFFFFF"/>
        <w:spacing w:before="0" w:line="240" w:lineRule="auto"/>
        <w:jc w:val="left"/>
        <w:rPr>
          <w:rFonts w:ascii="Segoe UI" w:eastAsia="Times New Roman" w:hAnsi="Segoe UI" w:cs="Segoe UI"/>
          <w:color w:val="081B3A"/>
          <w:spacing w:val="3"/>
          <w:kern w:val="0"/>
          <w:sz w:val="23"/>
          <w:szCs w:val="23"/>
          <w14:ligatures w14:val="none"/>
        </w:rPr>
      </w:pPr>
      <w:r w:rsidRPr="0038516F">
        <w:rPr>
          <w:rFonts w:ascii="Segoe UI" w:eastAsia="Times New Roman" w:hAnsi="Segoe UI" w:cs="Segoe UI"/>
          <w:color w:val="081B3A"/>
          <w:spacing w:val="3"/>
          <w:kern w:val="0"/>
          <w:sz w:val="23"/>
          <w:szCs w:val="23"/>
          <w14:ligatures w14:val="none"/>
        </w:rPr>
        <w:t xml:space="preserve">3/ Cách nhận báo cáo: </w:t>
      </w:r>
    </w:p>
    <w:p w14:paraId="77F56C79" w14:textId="77777777" w:rsidR="0038516F" w:rsidRPr="0038516F" w:rsidRDefault="0038516F" w:rsidP="0038516F">
      <w:pPr>
        <w:shd w:val="clear" w:color="auto" w:fill="FFFFFF"/>
        <w:spacing w:before="0" w:line="240" w:lineRule="auto"/>
        <w:jc w:val="left"/>
        <w:rPr>
          <w:rFonts w:ascii="Segoe UI" w:eastAsia="Times New Roman" w:hAnsi="Segoe UI" w:cs="Segoe UI"/>
          <w:color w:val="081B3A"/>
          <w:spacing w:val="3"/>
          <w:kern w:val="0"/>
          <w:sz w:val="23"/>
          <w:szCs w:val="23"/>
          <w14:ligatures w14:val="none"/>
        </w:rPr>
      </w:pPr>
      <w:r w:rsidRPr="0038516F">
        <w:rPr>
          <w:rFonts w:ascii="Segoe UI" w:eastAsia="Times New Roman" w:hAnsi="Segoe UI" w:cs="Segoe UI"/>
          <w:color w:val="081B3A"/>
          <w:spacing w:val="3"/>
          <w:kern w:val="0"/>
          <w:sz w:val="23"/>
          <w:szCs w:val="23"/>
          <w14:ligatures w14:val="none"/>
        </w:rPr>
        <w:t>3.1. OFSAA có button check để gọi về Source để check xem có báo cáo hay chưa, Nếu đã tạo xong thì sẽ lấy đường dẫn lưu báo cáo ở 1 link của bank (OFSAA cần được mở policy tới link đó)</w:t>
      </w:r>
    </w:p>
    <w:p w14:paraId="1D4F5F70" w14:textId="77777777" w:rsidR="0038516F" w:rsidRPr="0038516F" w:rsidRDefault="0038516F" w:rsidP="0038516F">
      <w:pPr>
        <w:shd w:val="clear" w:color="auto" w:fill="FFFFFF"/>
        <w:spacing w:before="0" w:line="240" w:lineRule="auto"/>
        <w:jc w:val="left"/>
        <w:rPr>
          <w:rFonts w:ascii="Segoe UI" w:eastAsia="Times New Roman" w:hAnsi="Segoe UI" w:cs="Segoe UI"/>
          <w:color w:val="081B3A"/>
          <w:spacing w:val="3"/>
          <w:kern w:val="0"/>
          <w:sz w:val="23"/>
          <w:szCs w:val="23"/>
          <w14:ligatures w14:val="none"/>
        </w:rPr>
      </w:pPr>
      <w:r w:rsidRPr="0038516F">
        <w:rPr>
          <w:rFonts w:ascii="Segoe UI" w:eastAsia="Times New Roman" w:hAnsi="Segoe UI" w:cs="Segoe UI"/>
          <w:color w:val="081B3A"/>
          <w:spacing w:val="3"/>
          <w:kern w:val="0"/>
          <w:sz w:val="23"/>
          <w:szCs w:val="23"/>
          <w14:ligatures w14:val="none"/>
        </w:rPr>
        <w:t>3.2. OFSAA public 1 API để khi source tạo xong báo cáo sẽ call API đó để thông báo báo cáo đã tạo thành công và cung cấp link lưu trữ báo cáo.</w:t>
      </w:r>
    </w:p>
    <w:p w14:paraId="090CFA5F" w14:textId="77777777" w:rsidR="0038516F" w:rsidRPr="0038516F" w:rsidRDefault="0038516F" w:rsidP="0038516F">
      <w:pPr>
        <w:shd w:val="clear" w:color="auto" w:fill="FFFFFF"/>
        <w:spacing w:before="0" w:line="240" w:lineRule="auto"/>
        <w:jc w:val="left"/>
        <w:rPr>
          <w:rFonts w:ascii="Segoe UI" w:eastAsia="Times New Roman" w:hAnsi="Segoe UI" w:cs="Segoe UI"/>
          <w:color w:val="081B3A"/>
          <w:spacing w:val="3"/>
          <w:kern w:val="0"/>
          <w:sz w:val="23"/>
          <w:szCs w:val="23"/>
          <w14:ligatures w14:val="none"/>
        </w:rPr>
      </w:pPr>
      <w:r w:rsidRPr="0038516F">
        <w:rPr>
          <w:rFonts w:ascii="Segoe UI" w:eastAsia="Times New Roman" w:hAnsi="Segoe UI" w:cs="Segoe UI"/>
          <w:color w:val="081B3A"/>
          <w:spacing w:val="3"/>
          <w:kern w:val="0"/>
          <w:sz w:val="23"/>
          <w:szCs w:val="23"/>
          <w14:ligatures w14:val="none"/>
        </w:rPr>
        <w:t>4/ Trên OFSAA có button để người dùng tải file báo cáo (sẽ được tải từ link Source cung cấp)</w:t>
      </w:r>
    </w:p>
    <w:p w14:paraId="3C3E3910" w14:textId="3A1FF6AD" w:rsidR="0038516F" w:rsidRDefault="0038516F">
      <w:pPr>
        <w:pStyle w:val="CommentText"/>
      </w:pPr>
    </w:p>
  </w:comment>
  <w:comment w:id="107" w:author="Thanh Mai Phuong (QLRR - TT&amp;PCRT PCRT)" w:date="2026-05-11T14:31:00Z" w:initials="TMP(P">
    <w:p w14:paraId="6BB14152" w14:textId="77777777" w:rsidR="0038516F" w:rsidRDefault="0038516F" w:rsidP="00C2080C">
      <w:pPr>
        <w:pStyle w:val="CommentText"/>
      </w:pPr>
      <w:r>
        <w:rPr>
          <w:rStyle w:val="CommentReference"/>
        </w:rPr>
        <w:annotationRef/>
      </w:r>
      <w:r>
        <w:t xml:space="preserve">Yêu cầu </w:t>
      </w:r>
      <w:r>
        <w:rPr>
          <w:rFonts w:eastAsia="Times New Roman"/>
        </w:rPr>
        <w:t>STR sẽ fill-in tự động</w:t>
      </w:r>
    </w:p>
  </w:comment>
  <w:comment w:id="108" w:author="Pham Quynh Trang" w:date="2026-06-21T21:12:00Z" w:initials="A">
    <w:p w14:paraId="0A23C79A" w14:textId="77777777" w:rsidR="0038516F" w:rsidRDefault="0038516F" w:rsidP="00CD5344">
      <w:pPr>
        <w:pStyle w:val="CommentText"/>
        <w:jc w:val="left"/>
      </w:pPr>
      <w:r>
        <w:rPr>
          <w:rStyle w:val="CommentReference"/>
        </w:rPr>
        <w:annotationRef/>
      </w:r>
      <w:r>
        <w:t>Bổ sung Màn hình nhập STR</w:t>
      </w:r>
    </w:p>
  </w:comment>
  <w:comment w:id="100" w:author="Pham Quynh Trang" w:date="2026-06-22T14:32:00Z" w:initials="A">
    <w:p w14:paraId="2EEE0D53" w14:textId="19D8A2BE" w:rsidR="0038516F" w:rsidRDefault="0038516F">
      <w:pPr>
        <w:pStyle w:val="CommentText"/>
      </w:pPr>
      <w:r>
        <w:rPr>
          <w:rStyle w:val="CommentReference"/>
        </w:rPr>
        <w:annotationRef/>
      </w:r>
      <w:r w:rsidRPr="00082F5B">
        <w:t>Lưu ý: Việc điền STR và điền bảng hỏi EDD là phụ thuộc vào người dùng chủ động làm hay không trước khi đi resolution, hệ thống ko validate được.</w:t>
      </w:r>
    </w:p>
  </w:comment>
  <w:comment w:id="101" w:author="Thanh Mai Phuong (QLRR - TT&amp;PCRT PCRT)" w:date="2026-06-23T18:05:00Z" w:initials="TMP(TP">
    <w:p w14:paraId="7F332184" w14:textId="5E54FC10" w:rsidR="0038516F" w:rsidRDefault="0038516F">
      <w:pPr>
        <w:pStyle w:val="CommentText"/>
      </w:pPr>
      <w:r>
        <w:rPr>
          <w:rStyle w:val="CommentReference"/>
        </w:rPr>
        <w:annotationRef/>
      </w:r>
      <w:r w:rsidRPr="00082F5B">
        <w:rPr>
          <w:highlight w:val="yellow"/>
        </w:rPr>
        <w:t xml:space="preserve">Đồng ý, tuy nhiên EDD điền lúc Maker nhận email có case cần xử lý </w:t>
      </w:r>
      <w:r w:rsidRPr="00082F5B">
        <w:rPr>
          <w:highlight w:val="yellow"/>
        </w:rPr>
        <w:sym w:font="Wingdings" w:char="F0E0"/>
      </w:r>
      <w:r w:rsidRPr="00082F5B">
        <w:rPr>
          <w:highlight w:val="yellow"/>
        </w:rPr>
        <w:t xml:space="preserve"> Điều chỉnh</w:t>
      </w:r>
    </w:p>
  </w:comment>
  <w:comment w:id="102" w:author="Pham Quynh Trang" w:date="2026-06-24T10:06:00Z" w:initials="A">
    <w:p w14:paraId="0AA54181" w14:textId="16F399F6" w:rsidR="0038516F" w:rsidRDefault="0038516F">
      <w:pPr>
        <w:pStyle w:val="CommentText"/>
      </w:pPr>
      <w:r>
        <w:rPr>
          <w:rStyle w:val="CommentReference"/>
        </w:rPr>
        <w:annotationRef/>
      </w:r>
      <w:r>
        <w:t>Đã điều chỉnh. Tuy nhiên MSB xem xét lại trong trường hợp Maker đánh giá là không đáng ngờ cũng cần điền EDD?</w:t>
      </w:r>
    </w:p>
  </w:comment>
  <w:comment w:id="103" w:author="Thanh Mai Phuong (QLRR - TT&amp;PCRT PCRT)" w:date="2026-06-30T14:27:00Z" w:initials="TMP(TP">
    <w:p w14:paraId="2025DB99" w14:textId="79DEF80B" w:rsidR="0038516F" w:rsidRDefault="0038516F">
      <w:pPr>
        <w:pStyle w:val="CommentText"/>
      </w:pPr>
      <w:r>
        <w:rPr>
          <w:rStyle w:val="CommentReference"/>
        </w:rPr>
        <w:annotationRef/>
      </w:r>
      <w:r>
        <w:t>Đúng thế, khi phát sinh cảnh báo lên case thì đều phải điền EDD</w:t>
      </w:r>
    </w:p>
  </w:comment>
  <w:comment w:id="114" w:author="Phuong Truong Thi" w:date="2026-06-21T22:19:00Z" w:initials="PT">
    <w:p w14:paraId="6934A900" w14:textId="77777777" w:rsidR="0038516F" w:rsidRDefault="0038516F" w:rsidP="00B34BA8">
      <w:pPr>
        <w:pStyle w:val="CommentText"/>
      </w:pPr>
      <w:r>
        <w:rPr>
          <w:rStyle w:val="CommentReference"/>
        </w:rPr>
        <w:annotationRef/>
      </w:r>
      <w:r w:rsidRPr="1C41EDF3">
        <w:t>Nhận yêu cầu bổ sung thông tin từ bước nào?</w:t>
      </w:r>
    </w:p>
  </w:comment>
  <w:comment w:id="115" w:author="Thanh Mai Phuong (QLRR - TT&amp;PCRT PCRT)" w:date="2026-06-23T10:02:00Z" w:initials="TMP(TP">
    <w:p w14:paraId="2EC9F547" w14:textId="51DB9D48" w:rsidR="0038516F" w:rsidRDefault="0038516F">
      <w:pPr>
        <w:pStyle w:val="CommentText"/>
      </w:pPr>
      <w:r>
        <w:rPr>
          <w:rStyle w:val="CommentReference"/>
        </w:rPr>
        <w:annotationRef/>
      </w:r>
      <w:r w:rsidRPr="00AF5714">
        <w:rPr>
          <w:highlight w:val="yellow"/>
        </w:rPr>
        <w:t>Tại bước này</w:t>
      </w:r>
    </w:p>
  </w:comment>
  <w:comment w:id="116" w:author="Pham Quynh Trang" w:date="2026-06-24T10:11:00Z" w:initials="A">
    <w:p w14:paraId="12415162" w14:textId="75176989" w:rsidR="0038516F" w:rsidRDefault="0038516F">
      <w:pPr>
        <w:pStyle w:val="CommentText"/>
      </w:pPr>
      <w:r>
        <w:rPr>
          <w:rStyle w:val="CommentReference"/>
        </w:rPr>
        <w:annotationRef/>
      </w:r>
      <w:r>
        <w:t xml:space="preserve">Có được hiểu Maker nhận thông tin yêu cầu bổ sung từ bước 5 (checker), 6 (checker N+1), </w:t>
      </w:r>
    </w:p>
  </w:comment>
  <w:comment w:id="119" w:author="Thanh Mai Phuong (QLRR - TT&amp;PCRT PCRT)" w:date="2026-06-18T10:49:00Z" w:initials="TMP(TP">
    <w:p w14:paraId="4E130720" w14:textId="77777777" w:rsidR="0038516F" w:rsidRDefault="0038516F" w:rsidP="00116ACB">
      <w:pPr>
        <w:pStyle w:val="CommentText"/>
      </w:pPr>
      <w:r>
        <w:rPr>
          <w:rStyle w:val="CommentReference"/>
        </w:rPr>
        <w:annotationRef/>
      </w:r>
      <w:r>
        <w:t>Bổ sung thêm từ chối STR</w:t>
      </w:r>
    </w:p>
  </w:comment>
  <w:comment w:id="120" w:author="Phuong Truong Thi [2]" w:date="2026-06-22T21:19:00Z" w:initials="PT">
    <w:p w14:paraId="76671BD3" w14:textId="77777777" w:rsidR="0038516F" w:rsidRDefault="0038516F" w:rsidP="00C0786F">
      <w:pPr>
        <w:pStyle w:val="CommentText"/>
        <w:jc w:val="left"/>
      </w:pPr>
      <w:r>
        <w:rPr>
          <w:rStyle w:val="CommentReference"/>
        </w:rPr>
        <w:annotationRef/>
      </w:r>
      <w:r>
        <w:t>Luồng tiếp theo sau khi từ chối STR là gì?</w:t>
      </w:r>
    </w:p>
  </w:comment>
  <w:comment w:id="121" w:author="Thanh Mai Phuong (QLRR - TT&amp;PCRT PCRT)" w:date="2026-06-23T09:56:00Z" w:initials="TMP(TP">
    <w:p w14:paraId="61CFF5A0" w14:textId="49286C27" w:rsidR="0038516F" w:rsidRDefault="0038516F">
      <w:pPr>
        <w:pStyle w:val="CommentText"/>
      </w:pPr>
      <w:r>
        <w:rPr>
          <w:rStyle w:val="CommentReference"/>
        </w:rPr>
        <w:annotationRef/>
      </w:r>
      <w:r w:rsidRPr="00AF5714">
        <w:rPr>
          <w:highlight w:val="yellow"/>
        </w:rPr>
        <w:t>Kết thúc luồng, STR ko đc đẩy lên AML</w:t>
      </w:r>
      <w:r>
        <w:t xml:space="preserve"> </w:t>
      </w:r>
    </w:p>
  </w:comment>
  <w:comment w:id="122" w:author="Thanh Mai Phuong (QLRR - TT&amp;PCRT PCRT)" w:date="2026-09-30T15:05:00Z" w:initials="TMP(TP">
    <w:p w14:paraId="3C117DDC" w14:textId="77777777" w:rsidR="0038516F" w:rsidRDefault="0038516F">
      <w:pPr>
        <w:pStyle w:val="CommentText"/>
      </w:pPr>
      <w:r>
        <w:rPr>
          <w:rStyle w:val="CommentReference"/>
        </w:rPr>
        <w:annotationRef/>
      </w:r>
      <w:r>
        <w:t xml:space="preserve">FIS đánh giá form EDD có các vấn đề như form EDD của luồng KYC ko? Nếu có thì điều chỉnh tương ứng: </w:t>
      </w:r>
    </w:p>
    <w:p w14:paraId="22049D6D" w14:textId="7367BCE7" w:rsidR="0038516F" w:rsidRDefault="0038516F">
      <w:pPr>
        <w:pStyle w:val="CommentText"/>
      </w:pPr>
      <w:r>
        <w:t xml:space="preserve">Maker + Checker có quyền và phải bấm Save mới được </w:t>
      </w:r>
      <w:proofErr w:type="gramStart"/>
      <w:r>
        <w:t>take action</w:t>
      </w:r>
      <w:proofErr w:type="gramEnd"/>
      <w:r>
        <w:t>; Checker N+1 có quyền và bấm Submit mới được take action</w:t>
      </w:r>
    </w:p>
  </w:comment>
  <w:comment w:id="123" w:author="Pham Quynh Trang" w:date="2026-10-01T11:37:00Z" w:initials="A">
    <w:p w14:paraId="5915926A" w14:textId="15F9C882" w:rsidR="00BD78B0" w:rsidRDefault="00BD78B0">
      <w:pPr>
        <w:pStyle w:val="CommentText"/>
      </w:pPr>
      <w:r>
        <w:rPr>
          <w:rStyle w:val="CommentReference"/>
        </w:rPr>
        <w:annotationRef/>
      </w:r>
      <w:r>
        <w:t>FIS update</w:t>
      </w:r>
    </w:p>
  </w:comment>
  <w:comment w:id="127" w:author="Anh Pham Thi Lan (CN-PTHTL)" w:date="2026-07-06T15:54:00Z" w:initials="APTL(">
    <w:p w14:paraId="6398A9C7" w14:textId="77777777" w:rsidR="0038516F" w:rsidRDefault="0038516F" w:rsidP="0021034D">
      <w:pPr>
        <w:pStyle w:val="CommentText"/>
      </w:pPr>
      <w:r>
        <w:rPr>
          <w:rStyle w:val="CommentReference"/>
        </w:rPr>
        <w:annotationRef/>
      </w:r>
      <w:r>
        <w:t>Xem lại mô tả</w:t>
      </w:r>
    </w:p>
  </w:comment>
  <w:comment w:id="128" w:author="Pham Quynh Trang" w:date="2026-07-11T16:10:00Z" w:initials="A">
    <w:p w14:paraId="6732838F" w14:textId="0921A4F2" w:rsidR="0038516F" w:rsidRDefault="0038516F">
      <w:pPr>
        <w:pStyle w:val="CommentText"/>
      </w:pPr>
      <w:r>
        <w:rPr>
          <w:rStyle w:val="CommentReference"/>
        </w:rPr>
        <w:annotationRef/>
      </w:r>
      <w:r>
        <w:t>FIS update</w:t>
      </w:r>
    </w:p>
  </w:comment>
  <w:comment w:id="137" w:author="Pham Quynh Trang" w:date="2026-06-24T21:22:00Z" w:initials="A">
    <w:p w14:paraId="61716AEC" w14:textId="77777777" w:rsidR="0038516F" w:rsidRDefault="0038516F" w:rsidP="00CD6A91">
      <w:pPr>
        <w:pStyle w:val="CommentText"/>
      </w:pPr>
      <w:r>
        <w:rPr>
          <w:rStyle w:val="CommentReference"/>
        </w:rPr>
        <w:annotationRef/>
      </w:r>
      <w:r>
        <w:t>Trao đổi lại với MSB muốn để trạng thái gì?</w:t>
      </w:r>
    </w:p>
  </w:comment>
  <w:comment w:id="139" w:author="Anh Pham Thi Lan (CN-PTHTL)" w:date="2026-07-06T15:54:00Z" w:initials="APTL(">
    <w:p w14:paraId="0A9E3354" w14:textId="1F9F8AB6" w:rsidR="0038516F" w:rsidRDefault="0038516F">
      <w:pPr>
        <w:pStyle w:val="CommentText"/>
      </w:pPr>
      <w:r>
        <w:rPr>
          <w:rStyle w:val="CommentReference"/>
        </w:rPr>
        <w:annotationRef/>
      </w:r>
      <w:r>
        <w:t>Checker đâu tự kết thúc luồng được, xem lại cách mô tả</w:t>
      </w:r>
    </w:p>
  </w:comment>
  <w:comment w:id="140" w:author="Pham Quynh Trang" w:date="2026-07-07T22:51:00Z" w:initials="A">
    <w:p w14:paraId="75FFBDAB" w14:textId="2D68D860" w:rsidR="0038516F" w:rsidRDefault="0038516F">
      <w:pPr>
        <w:pStyle w:val="CommentText"/>
      </w:pPr>
      <w:r>
        <w:rPr>
          <w:rStyle w:val="CommentReference"/>
        </w:rPr>
        <w:annotationRef/>
      </w:r>
      <w:r>
        <w:t>Theo yêu cầu nghiệp vụ, DVKH checker có thể kết thúc luồng tại bước 5</w:t>
      </w:r>
    </w:p>
  </w:comment>
  <w:comment w:id="134" w:author="Anh Pham Thi Lan (CN-PTHTL)" w:date="2026-07-06T15:52:00Z" w:initials="APTL(">
    <w:p w14:paraId="0715C0E2" w14:textId="6AAE4C9A" w:rsidR="0038516F" w:rsidRDefault="0038516F">
      <w:pPr>
        <w:pStyle w:val="CommentText"/>
      </w:pPr>
      <w:r>
        <w:rPr>
          <w:rStyle w:val="CommentReference"/>
        </w:rPr>
        <w:annotationRef/>
      </w:r>
      <w:r>
        <w:t>Xem lại toàn bộ phần chia dòng khi mô tả các bước</w:t>
      </w:r>
    </w:p>
  </w:comment>
  <w:comment w:id="135" w:author="Pham Quynh Trang" w:date="2026-07-11T16:09:00Z" w:initials="A">
    <w:p w14:paraId="32599710" w14:textId="3D762391" w:rsidR="0038516F" w:rsidRDefault="0038516F">
      <w:pPr>
        <w:pStyle w:val="CommentText"/>
      </w:pPr>
      <w:r>
        <w:rPr>
          <w:rStyle w:val="CommentReference"/>
        </w:rPr>
        <w:annotationRef/>
      </w:r>
      <w:r>
        <w:t>Đã trả lời bên trên</w:t>
      </w:r>
    </w:p>
  </w:comment>
  <w:comment w:id="145" w:author="Anh Pham Thi Lan (CN-PTHTL)" w:date="2026-07-06T15:55:00Z" w:initials="APTL(">
    <w:p w14:paraId="469932F8" w14:textId="2E6D97A1" w:rsidR="0038516F" w:rsidRDefault="0038516F">
      <w:pPr>
        <w:pStyle w:val="CommentText"/>
      </w:pPr>
      <w:r>
        <w:rPr>
          <w:rStyle w:val="CommentReference"/>
        </w:rPr>
        <w:annotationRef/>
      </w:r>
      <w:r>
        <w:t>Yêu cầu bổ sung thông tin, chứ có nhu cầu là như nào?</w:t>
      </w:r>
    </w:p>
  </w:comment>
  <w:comment w:id="146" w:author="Pham Quynh Trang" w:date="2026-07-07T22:52:00Z" w:initials="A">
    <w:p w14:paraId="134F8EA5" w14:textId="79F4B6A6" w:rsidR="0038516F" w:rsidRDefault="0038516F">
      <w:pPr>
        <w:pStyle w:val="CommentText"/>
      </w:pPr>
      <w:r>
        <w:rPr>
          <w:rStyle w:val="CommentReference"/>
        </w:rPr>
        <w:annotationRef/>
      </w:r>
      <w:r>
        <w:t>FIS update</w:t>
      </w:r>
    </w:p>
  </w:comment>
  <w:comment w:id="147" w:author="Thuy Nguyen Thu (QLRR - TT&amp;PCRT PCRT)" w:date="2026-05-11T10:10:00Z" w:initials="TNT(TP">
    <w:p w14:paraId="316D0444" w14:textId="77777777" w:rsidR="0038516F" w:rsidRDefault="0038516F" w:rsidP="002024BF">
      <w:pPr>
        <w:pStyle w:val="CommentText"/>
      </w:pPr>
      <w:r>
        <w:rPr>
          <w:rStyle w:val="CommentReference"/>
        </w:rPr>
        <w:annotationRef/>
      </w:r>
      <w:r>
        <w:t>Phê duyệt đồng ý hoặc phê duyệt từ chối</w:t>
      </w:r>
    </w:p>
  </w:comment>
  <w:comment w:id="148" w:author="Pham Quynh Trang" w:date="2026-06-22T23:06:00Z" w:initials="A">
    <w:p w14:paraId="1195A482" w14:textId="25DE089B" w:rsidR="0038516F" w:rsidRDefault="0038516F">
      <w:pPr>
        <w:pStyle w:val="CommentText"/>
      </w:pPr>
      <w:r>
        <w:rPr>
          <w:rStyle w:val="CommentReference"/>
        </w:rPr>
        <w:annotationRef/>
      </w:r>
      <w:r>
        <w:t>Sau khi từ chối có đóng case không?</w:t>
      </w:r>
    </w:p>
  </w:comment>
  <w:comment w:id="149" w:author="Thanh Mai Phuong (QLRR - TT&amp;PCRT PCRT)" w:date="2026-06-23T18:47:00Z" w:initials="TMP(TP">
    <w:p w14:paraId="7DC6ED4D" w14:textId="2A255CE5" w:rsidR="0038516F" w:rsidRDefault="0038516F">
      <w:pPr>
        <w:pStyle w:val="CommentText"/>
      </w:pPr>
      <w:r>
        <w:rPr>
          <w:rStyle w:val="CommentReference"/>
        </w:rPr>
        <w:annotationRef/>
      </w:r>
      <w:r w:rsidRPr="00AF5714">
        <w:rPr>
          <w:highlight w:val="yellow"/>
        </w:rPr>
        <w:t>Kết thúc luồng, STR ko đc đẩy lên AML</w:t>
      </w:r>
    </w:p>
  </w:comment>
  <w:comment w:id="150" w:author="Hoang Luu Viet" w:date="2026-04-24T13:45:00Z" w:initials="HLV">
    <w:p w14:paraId="65378444" w14:textId="618B7871" w:rsidR="0038516F" w:rsidRDefault="0038516F" w:rsidP="00F93BF4">
      <w:pPr>
        <w:pStyle w:val="CommentText"/>
        <w:jc w:val="left"/>
      </w:pPr>
      <w:r>
        <w:rPr>
          <w:rStyle w:val="CommentReference"/>
        </w:rPr>
        <w:annotationRef/>
      </w:r>
      <w:r>
        <w:t>MSB cung c</w:t>
      </w:r>
      <w:r>
        <w:rPr>
          <w:lang w:val="vi-VN"/>
        </w:rPr>
        <w:t>ấp template email</w:t>
      </w:r>
    </w:p>
  </w:comment>
  <w:comment w:id="151" w:author="Thanh Mai Phuong (QLRR - TT&amp;PCRT PCRT)" w:date="2026-05-11T14:22:00Z" w:initials="TMP(P">
    <w:p w14:paraId="4DCA8EF7" w14:textId="5F0A9374" w:rsidR="0038516F" w:rsidRDefault="0038516F">
      <w:pPr>
        <w:pStyle w:val="CommentText"/>
      </w:pPr>
      <w:r>
        <w:rPr>
          <w:rStyle w:val="CommentReference"/>
        </w:rPr>
        <w:annotationRef/>
      </w:r>
      <w:r>
        <w:t xml:space="preserve">Đã cung cấp </w:t>
      </w:r>
    </w:p>
  </w:comment>
  <w:comment w:id="152" w:author="Thanh Mai Phuong (QLRR - TT&amp;PCRT PCRT)" w:date="2026-06-18T14:06:00Z" w:initials="TMP(TP">
    <w:p w14:paraId="4EFD9136" w14:textId="77777777" w:rsidR="0038516F" w:rsidRDefault="0038516F" w:rsidP="00113A37">
      <w:pPr>
        <w:pStyle w:val="CommentText"/>
      </w:pPr>
      <w:r>
        <w:t xml:space="preserve">FIS </w:t>
      </w:r>
      <w:r>
        <w:rPr>
          <w:rStyle w:val="CommentReference"/>
        </w:rPr>
        <w:annotationRef/>
      </w:r>
      <w:r>
        <w:t>bổ sung</w:t>
      </w:r>
    </w:p>
  </w:comment>
  <w:comment w:id="153" w:author="Pham Quynh Trang" w:date="2026-06-21T21:50:00Z" w:initials="A">
    <w:p w14:paraId="70B89B62" w14:textId="77777777" w:rsidR="0038516F" w:rsidRDefault="0038516F" w:rsidP="00113A37">
      <w:pPr>
        <w:pStyle w:val="CommentText"/>
      </w:pPr>
      <w:r>
        <w:rPr>
          <w:rStyle w:val="CommentReference"/>
        </w:rPr>
        <w:annotationRef/>
      </w:r>
      <w:r>
        <w:t>Đã bổ sung</w:t>
      </w:r>
    </w:p>
  </w:comment>
  <w:comment w:id="155" w:author="Pham Quynh Trang" w:date="2026-09-30T16:55:00Z" w:initials="A">
    <w:p w14:paraId="7B245E42" w14:textId="34C9ADEC" w:rsidR="0038516F" w:rsidRDefault="0038516F">
      <w:pPr>
        <w:pStyle w:val="CommentText"/>
      </w:pPr>
      <w:r>
        <w:rPr>
          <w:rStyle w:val="CommentReference"/>
        </w:rPr>
        <w:annotationRef/>
      </w:r>
      <w:r>
        <w:t>FIS update theo yêu cầu</w:t>
      </w:r>
    </w:p>
  </w:comment>
  <w:comment w:id="157" w:author="Anh Pham Thi Lan (CN-PTHTL)" w:date="2026-07-06T15:56:00Z" w:initials="APTL(">
    <w:p w14:paraId="221E3934" w14:textId="77777777" w:rsidR="0038516F" w:rsidRDefault="0038516F" w:rsidP="00D04828">
      <w:pPr>
        <w:pStyle w:val="CommentText"/>
      </w:pPr>
      <w:r>
        <w:rPr>
          <w:rStyle w:val="CommentReference"/>
        </w:rPr>
        <w:annotationRef/>
      </w:r>
      <w:r>
        <w:t>Xem lại cách viết của toàn bộ các đoạn kiểu này.</w:t>
      </w:r>
    </w:p>
  </w:comment>
  <w:comment w:id="158" w:author="Pham Quynh Trang" w:date="2026-07-11T16:09:00Z" w:initials="A">
    <w:p w14:paraId="30C7C70A" w14:textId="50C5307F" w:rsidR="0038516F" w:rsidRDefault="0038516F">
      <w:pPr>
        <w:pStyle w:val="CommentText"/>
      </w:pPr>
      <w:r>
        <w:rPr>
          <w:rStyle w:val="CommentReference"/>
        </w:rPr>
        <w:annotationRef/>
      </w:r>
      <w:r>
        <w:t>Đã trả lời bên trên</w:t>
      </w:r>
    </w:p>
  </w:comment>
  <w:comment w:id="167" w:author="Pham Quynh Trang" w:date="2026-06-24T21:22:00Z" w:initials="A">
    <w:p w14:paraId="56305727" w14:textId="49C27961" w:rsidR="0038516F" w:rsidRDefault="0038516F">
      <w:pPr>
        <w:pStyle w:val="CommentText"/>
      </w:pPr>
      <w:r>
        <w:rPr>
          <w:rStyle w:val="CommentReference"/>
        </w:rPr>
        <w:annotationRef/>
      </w:r>
      <w:r>
        <w:t>Trao đổi lại với MSB muốn để trạng thái gì?</w:t>
      </w:r>
    </w:p>
  </w:comment>
  <w:comment w:id="168" w:author="Anh Pham Thi Lan (CN-PTHTL)" w:date="2026-07-06T15:57:00Z" w:initials="APTL(">
    <w:p w14:paraId="36A1946A" w14:textId="32A09D41" w:rsidR="0038516F" w:rsidRDefault="0038516F">
      <w:pPr>
        <w:pStyle w:val="CommentText"/>
      </w:pPr>
      <w:r>
        <w:rPr>
          <w:rStyle w:val="CommentReference"/>
        </w:rPr>
        <w:annotationRef/>
      </w:r>
      <w:r>
        <w:t>Xem lại</w:t>
      </w:r>
    </w:p>
  </w:comment>
  <w:comment w:id="169" w:author="Pham Quynh Trang" w:date="2026-07-11T16:09:00Z" w:initials="A">
    <w:p w14:paraId="37E24F94" w14:textId="76AD5E49" w:rsidR="0038516F" w:rsidRDefault="0038516F">
      <w:pPr>
        <w:pStyle w:val="CommentText"/>
      </w:pPr>
      <w:r>
        <w:rPr>
          <w:rStyle w:val="CommentReference"/>
        </w:rPr>
        <w:annotationRef/>
      </w:r>
      <w:r>
        <w:t>Chưa rõ câu hỏi</w:t>
      </w:r>
    </w:p>
  </w:comment>
  <w:comment w:id="185" w:author="Anh Pham Thi Lan (CN-PTHTL)" w:date="2026-07-06T15:57:00Z" w:initials="APTL(">
    <w:p w14:paraId="0A4CB099" w14:textId="77777777" w:rsidR="0038516F" w:rsidRDefault="0038516F">
      <w:pPr>
        <w:pStyle w:val="CommentText"/>
      </w:pPr>
      <w:r>
        <w:rPr>
          <w:rStyle w:val="CommentReference"/>
        </w:rPr>
        <w:annotationRef/>
      </w:r>
      <w:r>
        <w:t>Xem lại chia ô người thực hiện</w:t>
      </w:r>
    </w:p>
  </w:comment>
  <w:comment w:id="186" w:author="Pham Quynh Trang" w:date="2026-07-11T16:10:00Z" w:initials="A">
    <w:p w14:paraId="74070E54" w14:textId="69E3E76F" w:rsidR="0038516F" w:rsidRDefault="0038516F">
      <w:pPr>
        <w:pStyle w:val="CommentText"/>
      </w:pPr>
      <w:r>
        <w:rPr>
          <w:rStyle w:val="CommentReference"/>
        </w:rPr>
        <w:annotationRef/>
      </w:r>
      <w:r>
        <w:t>Đã trả lời bên trên</w:t>
      </w:r>
    </w:p>
  </w:comment>
  <w:comment w:id="187" w:author="Thanh Mai Phuong (QLRR - TT&amp;PCRT PCRT)" w:date="2026-05-11T14:03:00Z" w:initials="TMP(P">
    <w:p w14:paraId="25534483" w14:textId="77777777" w:rsidR="0038516F" w:rsidRDefault="0038516F" w:rsidP="00E056D1">
      <w:pPr>
        <w:pStyle w:val="CommentText"/>
      </w:pPr>
      <w:r>
        <w:rPr>
          <w:rStyle w:val="CommentReference"/>
        </w:rPr>
        <w:annotationRef/>
      </w:r>
      <w:r>
        <w:t>AML nhận thông báo có STR qua email</w:t>
      </w:r>
    </w:p>
  </w:comment>
  <w:comment w:id="188" w:author="Pham Quynh Trang" w:date="2026-06-22T09:34:00Z" w:initials="A">
    <w:p w14:paraId="0678107D" w14:textId="77777777" w:rsidR="0038516F" w:rsidRDefault="0038516F">
      <w:pPr>
        <w:pStyle w:val="CommentText"/>
      </w:pPr>
      <w:r>
        <w:rPr>
          <w:rStyle w:val="CommentReference"/>
        </w:rPr>
        <w:annotationRef/>
      </w:r>
      <w:r>
        <w:t>Đã bổ sung</w:t>
      </w:r>
    </w:p>
  </w:comment>
  <w:comment w:id="190" w:author="Anh Pham Thi Lan (CN-PTHTL)" w:date="2026-07-06T15:58:00Z" w:initials="APTL(">
    <w:p w14:paraId="51F955ED" w14:textId="3B604D2C" w:rsidR="0038516F" w:rsidRDefault="0038516F">
      <w:pPr>
        <w:pStyle w:val="CommentText"/>
      </w:pPr>
      <w:r>
        <w:rPr>
          <w:rStyle w:val="CommentReference"/>
        </w:rPr>
        <w:annotationRef/>
      </w:r>
      <w:r>
        <w:t>Comment như trên</w:t>
      </w:r>
    </w:p>
  </w:comment>
  <w:comment w:id="191" w:author="Pham Quynh Trang" w:date="2026-07-07T22:55:00Z" w:initials="A">
    <w:p w14:paraId="5933C393" w14:textId="40D1D28C" w:rsidR="0038516F" w:rsidRDefault="0038516F">
      <w:pPr>
        <w:pStyle w:val="CommentText"/>
      </w:pPr>
      <w:r>
        <w:rPr>
          <w:rStyle w:val="CommentReference"/>
        </w:rPr>
        <w:annotationRef/>
      </w:r>
      <w:r>
        <w:t>FIS update</w:t>
      </w:r>
    </w:p>
  </w:comment>
  <w:comment w:id="194" w:author="Anh Pham Thi Lan (CN-PTHTL)" w:date="2026-07-06T15:58:00Z" w:initials="APTL(">
    <w:p w14:paraId="787D51DF" w14:textId="7193BBAC" w:rsidR="0038516F" w:rsidRDefault="0038516F">
      <w:pPr>
        <w:pStyle w:val="CommentText"/>
      </w:pPr>
      <w:r>
        <w:rPr>
          <w:rStyle w:val="CommentReference"/>
        </w:rPr>
        <w:annotationRef/>
      </w:r>
      <w:r>
        <w:t>Sao bước 7 mô tả là nhận được email thông báo có str, bước 8 checker ko nhận email à?</w:t>
      </w:r>
    </w:p>
  </w:comment>
  <w:comment w:id="195" w:author="Pham Quynh Trang" w:date="2026-07-07T22:55:00Z" w:initials="A">
    <w:p w14:paraId="01AA7C07" w14:textId="3E0CE15D" w:rsidR="0038516F" w:rsidRDefault="0038516F">
      <w:pPr>
        <w:pStyle w:val="CommentText"/>
      </w:pPr>
      <w:r>
        <w:rPr>
          <w:rStyle w:val="CommentReference"/>
        </w:rPr>
        <w:annotationRef/>
      </w:r>
      <w:r>
        <w:t>Nghiệp vụ ko yêu cầu gửi Email từ AML maker đến AML checker</w:t>
      </w:r>
    </w:p>
  </w:comment>
  <w:comment w:id="197" w:author="Hoang Luu Viet" w:date="2026-04-26T10:54:00Z" w:initials="HLV">
    <w:p w14:paraId="72CC6233" w14:textId="77777777" w:rsidR="0038516F" w:rsidRDefault="0038516F" w:rsidP="00E053EF">
      <w:pPr>
        <w:pStyle w:val="CommentText"/>
        <w:jc w:val="left"/>
      </w:pPr>
      <w:r>
        <w:rPr>
          <w:rStyle w:val="CommentReference"/>
        </w:rPr>
        <w:annotationRef/>
      </w:r>
      <w:r>
        <w:t>Hệ thống sẽ không tự động gửi STR đến SBV, đây là thông tin để NSD theo dõi và phân loại case.</w:t>
      </w:r>
    </w:p>
  </w:comment>
  <w:comment w:id="198" w:author="Thanh Mai Phuong (QLRR - TT&amp;PCRT PCRT)" w:date="2026-06-18T14:11:00Z" w:initials="TMP(TP">
    <w:p w14:paraId="25E02CE6" w14:textId="77777777" w:rsidR="0038516F" w:rsidRDefault="0038516F">
      <w:pPr>
        <w:pStyle w:val="CommentText"/>
      </w:pPr>
      <w:r>
        <w:rPr>
          <w:rStyle w:val="CommentReference"/>
        </w:rPr>
        <w:annotationRef/>
      </w:r>
      <w:r>
        <w:t>Đổi thành action: Approve sending STR</w:t>
      </w:r>
    </w:p>
    <w:p w14:paraId="24273C76" w14:textId="77777777" w:rsidR="0038516F" w:rsidRDefault="0038516F">
      <w:pPr>
        <w:pStyle w:val="CommentText"/>
      </w:pPr>
      <w:r>
        <w:t xml:space="preserve">Đổi trạng thái: Approved STR </w:t>
      </w:r>
    </w:p>
  </w:comment>
  <w:comment w:id="199" w:author="Pham Quynh Trang" w:date="2026-06-21T21:21:00Z" w:initials="A">
    <w:p w14:paraId="10474A98" w14:textId="77777777" w:rsidR="0038516F" w:rsidRDefault="0038516F" w:rsidP="0058347D">
      <w:pPr>
        <w:pStyle w:val="CommentText"/>
        <w:jc w:val="left"/>
      </w:pPr>
      <w:r>
        <w:rPr>
          <w:rStyle w:val="CommentReference"/>
        </w:rPr>
        <w:annotationRef/>
      </w:r>
      <w:r>
        <w:t>Đã điều chỉnh</w:t>
      </w:r>
    </w:p>
  </w:comment>
  <w:comment w:id="201" w:author="Thanh Mai Phuong (QLRR - TT&amp;PCRT PCRT)" w:date="2026-05-11T15:50:00Z" w:initials="TMP(P">
    <w:p w14:paraId="636FF3EE" w14:textId="07A2B126" w:rsidR="0038516F" w:rsidRDefault="0038516F">
      <w:pPr>
        <w:pStyle w:val="CommentText"/>
      </w:pPr>
      <w:r>
        <w:rPr>
          <w:rStyle w:val="CommentReference"/>
        </w:rPr>
        <w:annotationRef/>
      </w:r>
      <w:r>
        <w:t xml:space="preserve">STR thủ công cũng có thể xuất phát từ team AML: AML tạo case thủ công </w:t>
      </w:r>
      <w:r>
        <w:sym w:font="Wingdings" w:char="F0E0"/>
      </w:r>
      <w:r>
        <w:t xml:space="preserve"> Đơn vị tiếp nhận và xử lý như miêu tả </w:t>
      </w:r>
    </w:p>
    <w:p w14:paraId="1180C997" w14:textId="25D05AE2" w:rsidR="0038516F" w:rsidRDefault="0038516F">
      <w:pPr>
        <w:pStyle w:val="CommentText"/>
      </w:pPr>
      <w:r>
        <w:sym w:font="Wingdings" w:char="F0E0"/>
      </w:r>
      <w:r>
        <w:t xml:space="preserve"> Bổ sung thêm luồng tạo STR từ AML</w:t>
      </w:r>
    </w:p>
  </w:comment>
  <w:comment w:id="202" w:author="Pham Quynh Trang" w:date="2026-06-22T10:33:00Z" w:initials="A">
    <w:p w14:paraId="670E1AF0" w14:textId="77777777" w:rsidR="0038516F" w:rsidRDefault="0038516F" w:rsidP="00827837">
      <w:pPr>
        <w:pStyle w:val="CommentText"/>
        <w:jc w:val="left"/>
      </w:pPr>
      <w:r>
        <w:rPr>
          <w:rStyle w:val="CommentReference"/>
        </w:rPr>
        <w:annotationRef/>
      </w:r>
      <w:r w:rsidRPr="003C7C01">
        <w:t>Nếu case thủ công tạo từ AML thì luồng sau đó sẽ như thế nào?</w:t>
      </w:r>
    </w:p>
  </w:comment>
  <w:comment w:id="203" w:author="Thanh Mai Phuong (QLRR - TT&amp;PCRT PCRT)" w:date="2026-06-23T18:09:00Z" w:initials="TMP(TP">
    <w:p w14:paraId="34DCD28F" w14:textId="77777777" w:rsidR="0038516F" w:rsidRPr="003C7C01" w:rsidRDefault="0038516F">
      <w:pPr>
        <w:pStyle w:val="CommentText"/>
        <w:rPr>
          <w:highlight w:val="yellow"/>
        </w:rPr>
      </w:pPr>
      <w:r>
        <w:rPr>
          <w:rStyle w:val="CommentReference"/>
        </w:rPr>
        <w:annotationRef/>
      </w:r>
      <w:r w:rsidRPr="003C7C01">
        <w:rPr>
          <w:highlight w:val="yellow"/>
        </w:rPr>
        <w:t>Thống nhất DVKH Maker và AML đều có thể tạo STR thủ công</w:t>
      </w:r>
    </w:p>
    <w:p w14:paraId="0FC456B7" w14:textId="32B0DE6F" w:rsidR="0038516F" w:rsidRDefault="0038516F">
      <w:pPr>
        <w:pStyle w:val="CommentText"/>
      </w:pPr>
      <w:r w:rsidRPr="003C7C01">
        <w:rPr>
          <w:highlight w:val="yellow"/>
        </w:rPr>
        <w:t>Nếu AML tạo thủ công thì vẫn có 2 cấp AML Maker và AML Checker xử lý, ko có DVKH tham gia</w:t>
      </w:r>
    </w:p>
  </w:comment>
  <w:comment w:id="204" w:author="Pham Quynh Trang" w:date="2026-06-24T10:38:00Z" w:initials="A">
    <w:p w14:paraId="053C226E" w14:textId="1BB81E8F" w:rsidR="0038516F" w:rsidRDefault="0038516F">
      <w:pPr>
        <w:pStyle w:val="CommentText"/>
      </w:pPr>
      <w:r>
        <w:rPr>
          <w:rStyle w:val="CommentReference"/>
        </w:rPr>
        <w:annotationRef/>
      </w:r>
      <w:r>
        <w:t>Mô tả lại cụ thể các bước thực hiện khi luồng xuất phát từ AML maker</w:t>
      </w:r>
    </w:p>
  </w:comment>
  <w:comment w:id="205" w:author="Anh Pham Thi Lan (CN-PTHTL)" w:date="2026-07-06T16:00:00Z" w:initials="APTL(">
    <w:p w14:paraId="08648D4C" w14:textId="58DB3943" w:rsidR="0038516F" w:rsidRDefault="0038516F">
      <w:pPr>
        <w:pStyle w:val="CommentText"/>
      </w:pPr>
      <w:r>
        <w:rPr>
          <w:rStyle w:val="CommentReference"/>
        </w:rPr>
        <w:annotationRef/>
      </w:r>
      <w:r>
        <w:t>Comment như bên trên</w:t>
      </w:r>
    </w:p>
  </w:comment>
  <w:comment w:id="206" w:author="Anh Pham Thi Lan (CN-PTHTL)" w:date="2026-07-06T16:01:00Z" w:initials="APTL(">
    <w:p w14:paraId="6D30B43A" w14:textId="70DD014F" w:rsidR="0038516F" w:rsidRDefault="0038516F">
      <w:pPr>
        <w:pStyle w:val="CommentText"/>
      </w:pPr>
      <w:r>
        <w:rPr>
          <w:rStyle w:val="CommentReference"/>
        </w:rPr>
        <w:annotationRef/>
      </w:r>
      <w:r>
        <w:t>Bước 2 của đvkd đâu? Xem lại cách đặt text chia case nhìn ko rõ ràng.</w:t>
      </w:r>
    </w:p>
    <w:p w14:paraId="69882ECE" w14:textId="63E1F449" w:rsidR="0038516F" w:rsidRDefault="0038516F">
      <w:pPr>
        <w:pStyle w:val="CommentText"/>
      </w:pPr>
      <w:r>
        <w:t>Có khi bỏ luôn cái vùng hệ thống đi, vì chẳng có ý nghĩa j khi nhìn vào cả?</w:t>
      </w:r>
    </w:p>
  </w:comment>
  <w:comment w:id="207" w:author="Pham Quynh Trang" w:date="2026-07-08T13:55:00Z" w:initials="A">
    <w:p w14:paraId="0E6E374F" w14:textId="2A163FB4" w:rsidR="0038516F" w:rsidRDefault="0038516F">
      <w:pPr>
        <w:pStyle w:val="CommentText"/>
      </w:pPr>
      <w:r>
        <w:rPr>
          <w:rStyle w:val="CommentReference"/>
        </w:rPr>
        <w:annotationRef/>
      </w:r>
      <w:r>
        <w:t>FIS update</w:t>
      </w:r>
    </w:p>
  </w:comment>
  <w:comment w:id="208" w:author="Anh Pham Thi Lan (CN-PTHTL)" w:date="2026-07-06T16:23:00Z" w:initials="APTL(">
    <w:p w14:paraId="791183A5" w14:textId="675C4347" w:rsidR="0038516F" w:rsidRDefault="0038516F">
      <w:pPr>
        <w:pStyle w:val="CommentText"/>
      </w:pPr>
      <w:r>
        <w:rPr>
          <w:rStyle w:val="CommentReference"/>
        </w:rPr>
        <w:annotationRef/>
      </w:r>
      <w:r>
        <w:t>Đọc cmt của luồng trước để update.</w:t>
      </w:r>
    </w:p>
    <w:p w14:paraId="598DDBD3" w14:textId="3AB44AE6" w:rsidR="0038516F" w:rsidRDefault="0038516F">
      <w:pPr>
        <w:pStyle w:val="CommentText"/>
      </w:pPr>
      <w:r>
        <w:t>Sau khi update lại sẽ cmt sau.</w:t>
      </w:r>
    </w:p>
  </w:comment>
  <w:comment w:id="209" w:author="Pham Quynh Trang" w:date="2026-07-11T16:10:00Z" w:initials="A">
    <w:p w14:paraId="581D7EE2" w14:textId="1E12CB36" w:rsidR="0038516F" w:rsidRDefault="0038516F">
      <w:pPr>
        <w:pStyle w:val="CommentText"/>
      </w:pPr>
      <w:r>
        <w:rPr>
          <w:rStyle w:val="CommentReference"/>
        </w:rPr>
        <w:annotationRef/>
      </w:r>
      <w:r>
        <w:t>FIS update</w:t>
      </w:r>
    </w:p>
  </w:comment>
  <w:comment w:id="212" w:author="Thanh Mai Phuong (QLRR - TT&amp;PCRT PCRT)" w:date="2026-07-24T10:00:00Z" w:initials="TMP(TP">
    <w:p w14:paraId="6E006E5B" w14:textId="77777777" w:rsidR="0038516F" w:rsidRDefault="0038516F" w:rsidP="00361FA9">
      <w:pPr>
        <w:pStyle w:val="CommentText"/>
      </w:pPr>
      <w:r>
        <w:rPr>
          <w:rStyle w:val="CommentReference"/>
        </w:rPr>
        <w:annotationRef/>
      </w:r>
      <w:r>
        <w:t xml:space="preserve">Đơn vị nghiệp vụ chứ nhỉ </w:t>
      </w:r>
    </w:p>
    <w:p w14:paraId="21968D33" w14:textId="77777777" w:rsidR="0038516F" w:rsidRDefault="0038516F" w:rsidP="00361FA9">
      <w:pPr>
        <w:pStyle w:val="CommentText"/>
      </w:pPr>
      <w:r>
        <w:t xml:space="preserve">Chia thành 2 tình huống: </w:t>
      </w:r>
    </w:p>
    <w:p w14:paraId="27B3A5FC" w14:textId="77777777" w:rsidR="0038516F" w:rsidRDefault="0038516F" w:rsidP="00361FA9">
      <w:pPr>
        <w:pStyle w:val="CommentText"/>
        <w:numPr>
          <w:ilvl w:val="0"/>
          <w:numId w:val="65"/>
        </w:numPr>
      </w:pPr>
      <w:r>
        <w:t xml:space="preserve"> II.1.2.a – trường hợp đơn vị nghiệp vụ tạo sự vụ thủ công </w:t>
      </w:r>
    </w:p>
    <w:p w14:paraId="31F380D3" w14:textId="77777777" w:rsidR="0038516F" w:rsidRDefault="0038516F" w:rsidP="00361FA9">
      <w:pPr>
        <w:pStyle w:val="CommentText"/>
        <w:numPr>
          <w:ilvl w:val="0"/>
          <w:numId w:val="65"/>
        </w:numPr>
      </w:pPr>
      <w:r>
        <w:t xml:space="preserve"> II.1.2.b – trường hợp AML tạo sự vụ thủ công</w:t>
      </w:r>
    </w:p>
  </w:comment>
  <w:comment w:id="213" w:author="Pham Quynh Trang" w:date="2026-07-24T14:00:00Z" w:initials="A">
    <w:p w14:paraId="65A1F50B" w14:textId="77777777" w:rsidR="0038516F" w:rsidRDefault="0038516F" w:rsidP="00361FA9">
      <w:pPr>
        <w:pStyle w:val="CommentText"/>
      </w:pPr>
      <w:r>
        <w:rPr>
          <w:rStyle w:val="CommentReference"/>
        </w:rPr>
        <w:annotationRef/>
      </w:r>
      <w:r>
        <w:t>FIS update</w:t>
      </w:r>
    </w:p>
  </w:comment>
  <w:comment w:id="227" w:author="Pham Quynh Trang" w:date="2026-09-30T16:34:00Z" w:initials="A">
    <w:p w14:paraId="72E0ED81" w14:textId="77777777" w:rsidR="0038516F" w:rsidRDefault="0038516F" w:rsidP="008F786A">
      <w:pPr>
        <w:pStyle w:val="CommentText"/>
      </w:pPr>
      <w:r>
        <w:rPr>
          <w:rStyle w:val="CommentReference"/>
        </w:rPr>
        <w:annotationRef/>
      </w:r>
      <w:r>
        <w:t xml:space="preserve">FIS bổ sung yêu cầu Maker sau khi tạo EDD xong cần thực hiện ấn “Save” trước khi </w:t>
      </w:r>
      <w:proofErr w:type="gramStart"/>
      <w:r>
        <w:t>take action</w:t>
      </w:r>
      <w:proofErr w:type="gramEnd"/>
      <w:r>
        <w:t>.</w:t>
      </w:r>
    </w:p>
  </w:comment>
  <w:comment w:id="228" w:author="Hoang Luu Viet" w:date="2026-04-24T14:48:00Z" w:initials="HLV">
    <w:p w14:paraId="44AA4BD6" w14:textId="77777777" w:rsidR="0038516F" w:rsidRDefault="0038516F" w:rsidP="0058329F">
      <w:pPr>
        <w:pStyle w:val="CommentText"/>
        <w:jc w:val="left"/>
      </w:pPr>
      <w:r>
        <w:rPr>
          <w:rStyle w:val="CommentReference"/>
        </w:rPr>
        <w:annotationRef/>
      </w:r>
      <w:r>
        <w:t>MSB cung c</w:t>
      </w:r>
      <w:r>
        <w:rPr>
          <w:lang w:val="vi-VN"/>
        </w:rPr>
        <w:t>ấp template email</w:t>
      </w:r>
    </w:p>
  </w:comment>
  <w:comment w:id="229" w:author="Thanh Mai Phuong (QLRR - TT&amp;PCRT PCRT)" w:date="2026-05-11T14:58:00Z" w:initials="TMP(P">
    <w:p w14:paraId="542C36F2" w14:textId="77777777" w:rsidR="0038516F" w:rsidRDefault="0038516F" w:rsidP="0058329F">
      <w:pPr>
        <w:pStyle w:val="CommentText"/>
      </w:pPr>
      <w:r>
        <w:rPr>
          <w:rStyle w:val="CommentReference"/>
        </w:rPr>
        <w:annotationRef/>
      </w:r>
      <w:r>
        <w:t>Đã cung cấp</w:t>
      </w:r>
    </w:p>
  </w:comment>
  <w:comment w:id="230" w:author="Pham Quynh Trang" w:date="2026-06-21T21:53:00Z" w:initials="A">
    <w:p w14:paraId="3F44B276" w14:textId="77777777" w:rsidR="0038516F" w:rsidRDefault="0038516F" w:rsidP="0058329F">
      <w:pPr>
        <w:pStyle w:val="CommentText"/>
      </w:pPr>
      <w:r>
        <w:rPr>
          <w:rStyle w:val="CommentReference"/>
        </w:rPr>
        <w:annotationRef/>
      </w:r>
      <w:r>
        <w:t>Mới có template EM-2 cho cảnh báo giám sát giao dịch đáng ngờ tự động, đề nghị bổ sung</w:t>
      </w:r>
    </w:p>
  </w:comment>
  <w:comment w:id="231" w:author="Minh Pham Thi Hong (QLRR - TT&amp;PCRT PCRT)" w:date="2026-06-23T10:48:00Z" w:initials="MPTH(-TP">
    <w:p w14:paraId="497F3CD2" w14:textId="77777777" w:rsidR="0038516F" w:rsidRDefault="0038516F" w:rsidP="0058329F">
      <w:pPr>
        <w:pStyle w:val="CommentText"/>
      </w:pPr>
      <w:r>
        <w:rPr>
          <w:rStyle w:val="CommentReference"/>
        </w:rPr>
        <w:annotationRef/>
      </w:r>
      <w:r>
        <w:t xml:space="preserve">Dùng được EM-2: </w:t>
      </w:r>
      <w:r w:rsidRPr="00DD30D1">
        <w:t>Email gửi từ Maker đến Group Checker để thông báo rà soát kết quả xử lý cảnh báo giao dịch là đáng ngờ/không ngờ/cần giám sát thêm</w:t>
      </w:r>
    </w:p>
  </w:comment>
  <w:comment w:id="232" w:author="Anh Pham Thi Lan (CN-PTHTL)" w:date="2026-07-06T16:34:00Z" w:initials="APTL(">
    <w:p w14:paraId="364E659C" w14:textId="3596C2B0" w:rsidR="0038516F" w:rsidRDefault="0038516F">
      <w:pPr>
        <w:pStyle w:val="CommentText"/>
      </w:pPr>
      <w:r>
        <w:rPr>
          <w:rStyle w:val="CommentReference"/>
        </w:rPr>
        <w:annotationRef/>
      </w:r>
      <w:r>
        <w:t>Chuyển bước 2 và gửi thông báo email là j? mô tả gửi email cho đúng chứ?</w:t>
      </w:r>
    </w:p>
  </w:comment>
  <w:comment w:id="233" w:author="Pham Quynh Trang" w:date="2026-07-11T16:11:00Z" w:initials="A">
    <w:p w14:paraId="7DF8377E" w14:textId="6362F7A5" w:rsidR="0038516F" w:rsidRDefault="0038516F">
      <w:pPr>
        <w:pStyle w:val="CommentText"/>
      </w:pPr>
      <w:r>
        <w:rPr>
          <w:rStyle w:val="CommentReference"/>
        </w:rPr>
        <w:annotationRef/>
      </w:r>
      <w:r>
        <w:t>FIS update</w:t>
      </w:r>
    </w:p>
  </w:comment>
  <w:comment w:id="267" w:author="Hoang Luu Viet" w:date="2026-04-24T13:45:00Z" w:initials="HLV">
    <w:p w14:paraId="222FF872" w14:textId="77777777" w:rsidR="0038516F" w:rsidRDefault="0038516F" w:rsidP="00502CB5">
      <w:pPr>
        <w:pStyle w:val="CommentText"/>
        <w:jc w:val="left"/>
      </w:pPr>
      <w:r>
        <w:rPr>
          <w:rStyle w:val="CommentReference"/>
        </w:rPr>
        <w:annotationRef/>
      </w:r>
      <w:r>
        <w:t>MSB cung c</w:t>
      </w:r>
      <w:r>
        <w:rPr>
          <w:lang w:val="vi-VN"/>
        </w:rPr>
        <w:t>ấp template email</w:t>
      </w:r>
    </w:p>
  </w:comment>
  <w:comment w:id="268" w:author="Thanh Mai Phuong (QLRR - TT&amp;PCRT PCRT)" w:date="2026-05-11T14:58:00Z" w:initials="TMP(P">
    <w:p w14:paraId="255B0109" w14:textId="77777777" w:rsidR="0038516F" w:rsidRDefault="0038516F" w:rsidP="00502CB5">
      <w:pPr>
        <w:pStyle w:val="CommentText"/>
      </w:pPr>
      <w:r>
        <w:rPr>
          <w:rStyle w:val="CommentReference"/>
        </w:rPr>
        <w:annotationRef/>
      </w:r>
      <w:r>
        <w:t>Đã cung cấp</w:t>
      </w:r>
    </w:p>
  </w:comment>
  <w:comment w:id="269" w:author="Pham Quynh Trang" w:date="2026-06-21T21:54:00Z" w:initials="A">
    <w:p w14:paraId="2F438505" w14:textId="77777777" w:rsidR="0038516F" w:rsidRDefault="0038516F" w:rsidP="00502CB5">
      <w:pPr>
        <w:pStyle w:val="CommentText"/>
      </w:pPr>
      <w:r>
        <w:rPr>
          <w:rStyle w:val="CommentReference"/>
        </w:rPr>
        <w:annotationRef/>
      </w:r>
      <w:r>
        <w:t>Có dùng chung temp EM4 được không?</w:t>
      </w:r>
    </w:p>
  </w:comment>
  <w:comment w:id="270" w:author="Minh Pham Thi Hong (QLRR - TT&amp;PCRT PCRT)" w:date="2026-06-23T10:49:00Z" w:initials="MPTH(-TP">
    <w:p w14:paraId="4C52E6FC" w14:textId="77777777" w:rsidR="0038516F" w:rsidRDefault="0038516F" w:rsidP="00502CB5">
      <w:pPr>
        <w:pStyle w:val="CommentText"/>
      </w:pPr>
      <w:r>
        <w:rPr>
          <w:rStyle w:val="CommentReference"/>
        </w:rPr>
        <w:annotationRef/>
      </w:r>
      <w:r>
        <w:t>Đã chỉnh sửa và bổ sung EM-4.1</w:t>
      </w:r>
    </w:p>
  </w:comment>
  <w:comment w:id="276" w:author="Hoang Luu Viet" w:date="2026-04-24T13:45:00Z" w:initials="HLV">
    <w:p w14:paraId="4E267F64" w14:textId="77777777" w:rsidR="0038516F" w:rsidRDefault="0038516F" w:rsidP="0058329F">
      <w:pPr>
        <w:pStyle w:val="CommentText"/>
        <w:jc w:val="left"/>
      </w:pPr>
      <w:r>
        <w:rPr>
          <w:rStyle w:val="CommentReference"/>
        </w:rPr>
        <w:annotationRef/>
      </w:r>
      <w:r>
        <w:t>MSB cung c</w:t>
      </w:r>
      <w:r>
        <w:rPr>
          <w:lang w:val="vi-VN"/>
        </w:rPr>
        <w:t>ấp template email</w:t>
      </w:r>
    </w:p>
  </w:comment>
  <w:comment w:id="277" w:author="Thanh Mai Phuong (QLRR - TT&amp;PCRT PCRT)" w:date="2026-05-11T14:58:00Z" w:initials="TMP(P">
    <w:p w14:paraId="35F20FCC" w14:textId="77777777" w:rsidR="0038516F" w:rsidRDefault="0038516F" w:rsidP="0058329F">
      <w:pPr>
        <w:pStyle w:val="CommentText"/>
      </w:pPr>
      <w:r>
        <w:rPr>
          <w:rStyle w:val="CommentReference"/>
        </w:rPr>
        <w:annotationRef/>
      </w:r>
      <w:r>
        <w:t>Đã cung cấp</w:t>
      </w:r>
    </w:p>
  </w:comment>
  <w:comment w:id="278" w:author="Pham Quynh Trang" w:date="2026-06-21T21:55:00Z" w:initials="A">
    <w:p w14:paraId="2254D13D" w14:textId="77777777" w:rsidR="0038516F" w:rsidRDefault="0038516F" w:rsidP="0058329F">
      <w:pPr>
        <w:pStyle w:val="CommentText"/>
      </w:pPr>
      <w:r>
        <w:rPr>
          <w:rStyle w:val="CommentReference"/>
        </w:rPr>
        <w:annotationRef/>
      </w:r>
      <w:r>
        <w:t>Có dùng chung temp EM3 được không?</w:t>
      </w:r>
    </w:p>
  </w:comment>
  <w:comment w:id="279" w:author="Minh Pham Thi Hong (QLRR - TT&amp;PCRT PCRT)" w:date="2026-06-23T10:49:00Z" w:initials="MPTH(-TP">
    <w:p w14:paraId="2AEBD99E" w14:textId="77777777" w:rsidR="0038516F" w:rsidRDefault="0038516F" w:rsidP="0058329F">
      <w:pPr>
        <w:pStyle w:val="CommentText"/>
      </w:pPr>
      <w:r>
        <w:rPr>
          <w:rStyle w:val="CommentReference"/>
        </w:rPr>
        <w:annotationRef/>
      </w:r>
      <w:r>
        <w:t>Dùng EM-3</w:t>
      </w:r>
    </w:p>
  </w:comment>
  <w:comment w:id="283" w:author="Hoang Luu Viet" w:date="2026-04-24T13:45:00Z" w:initials="HLV">
    <w:p w14:paraId="3BBF667D" w14:textId="77777777" w:rsidR="0038516F" w:rsidRDefault="0038516F" w:rsidP="003B1A1A">
      <w:pPr>
        <w:pStyle w:val="CommentText"/>
        <w:jc w:val="left"/>
      </w:pPr>
      <w:r>
        <w:rPr>
          <w:rStyle w:val="CommentReference"/>
        </w:rPr>
        <w:annotationRef/>
      </w:r>
      <w:r>
        <w:t>MSB cung c</w:t>
      </w:r>
      <w:r>
        <w:rPr>
          <w:lang w:val="vi-VN"/>
        </w:rPr>
        <w:t>ấp template email</w:t>
      </w:r>
    </w:p>
  </w:comment>
  <w:comment w:id="288" w:author="Minh Pham Thi Hong (QLRR - TT&amp;PCRT PCRT)" w:date="2026-06-23T10:50:00Z" w:initials="MPTH(-TP">
    <w:p w14:paraId="7EA4768F" w14:textId="77777777" w:rsidR="0038516F" w:rsidRDefault="0038516F" w:rsidP="0058329F">
      <w:pPr>
        <w:pStyle w:val="CommentText"/>
      </w:pPr>
      <w:r>
        <w:rPr>
          <w:rStyle w:val="CommentReference"/>
        </w:rPr>
        <w:annotationRef/>
      </w:r>
      <w:r>
        <w:t xml:space="preserve">EM-4.2: </w:t>
      </w:r>
      <w:r w:rsidRPr="00A62F2C">
        <w:t>Email thông báo đến Maker xử lý cảnh báo khi kết quả rà soát từ checker trả về là: Giao dịch cần giám sát thêm</w:t>
      </w:r>
    </w:p>
  </w:comment>
  <w:comment w:id="291" w:author="Hoang Luu Viet" w:date="2026-04-24T13:45:00Z" w:initials="HLV">
    <w:p w14:paraId="31AB69ED" w14:textId="77777777" w:rsidR="0038516F" w:rsidRDefault="0038516F" w:rsidP="003B1A1A">
      <w:pPr>
        <w:pStyle w:val="CommentText"/>
        <w:jc w:val="left"/>
      </w:pPr>
      <w:r>
        <w:rPr>
          <w:rStyle w:val="CommentReference"/>
        </w:rPr>
        <w:annotationRef/>
      </w:r>
      <w:r>
        <w:t>MSB cung c</w:t>
      </w:r>
      <w:r>
        <w:rPr>
          <w:lang w:val="vi-VN"/>
        </w:rPr>
        <w:t>ấp template email</w:t>
      </w:r>
    </w:p>
  </w:comment>
  <w:comment w:id="292" w:author="Thanh Mai Phuong (QLRR - TT&amp;PCRT PCRT)" w:date="2026-05-11T14:58:00Z" w:initials="TMP(P">
    <w:p w14:paraId="180B6A5D" w14:textId="77777777" w:rsidR="0038516F" w:rsidRDefault="0038516F" w:rsidP="003B1A1A">
      <w:pPr>
        <w:pStyle w:val="CommentText"/>
      </w:pPr>
      <w:r>
        <w:rPr>
          <w:rStyle w:val="CommentReference"/>
        </w:rPr>
        <w:annotationRef/>
      </w:r>
      <w:r>
        <w:t>Đã cung cấp</w:t>
      </w:r>
    </w:p>
  </w:comment>
  <w:comment w:id="293" w:author="Pham Quynh Trang" w:date="2026-06-21T21:54:00Z" w:initials="A">
    <w:p w14:paraId="08FC2D48" w14:textId="77777777" w:rsidR="0038516F" w:rsidRDefault="0038516F" w:rsidP="003B1A1A">
      <w:pPr>
        <w:pStyle w:val="CommentText"/>
      </w:pPr>
      <w:r>
        <w:rPr>
          <w:rStyle w:val="CommentReference"/>
        </w:rPr>
        <w:annotationRef/>
      </w:r>
      <w:r>
        <w:t>Có dùng chung temp EM4 được không?</w:t>
      </w:r>
    </w:p>
  </w:comment>
  <w:comment w:id="294" w:author="Minh Pham Thi Hong (QLRR - TT&amp;PCRT PCRT)" w:date="2026-06-23T10:49:00Z" w:initials="MPTH(-TP">
    <w:p w14:paraId="4D61DF2C" w14:textId="77777777" w:rsidR="0038516F" w:rsidRDefault="0038516F" w:rsidP="003B1A1A">
      <w:pPr>
        <w:pStyle w:val="CommentText"/>
      </w:pPr>
      <w:r>
        <w:rPr>
          <w:rStyle w:val="CommentReference"/>
        </w:rPr>
        <w:annotationRef/>
      </w:r>
      <w:r>
        <w:t>Đã chỉnh sửa và bổ sung EM-4.1</w:t>
      </w:r>
    </w:p>
  </w:comment>
  <w:comment w:id="300" w:author="Thanh Mai Phuong (QLRR - TT&amp;PCRT PCRT)" w:date="2026-05-11T15:08:00Z" w:initials="TMP(P">
    <w:p w14:paraId="0A31F7B0" w14:textId="77777777" w:rsidR="0038516F" w:rsidRDefault="0038516F" w:rsidP="007E644D">
      <w:pPr>
        <w:pStyle w:val="CommentText"/>
      </w:pPr>
      <w:r>
        <w:rPr>
          <w:rStyle w:val="CommentReference"/>
        </w:rPr>
        <w:annotationRef/>
      </w:r>
      <w:r>
        <w:t xml:space="preserve">Yêu cầu </w:t>
      </w:r>
      <w:r>
        <w:rPr>
          <w:rFonts w:eastAsia="Times New Roman"/>
        </w:rPr>
        <w:t>STR sẽ fill-in tự động</w:t>
      </w:r>
    </w:p>
  </w:comment>
  <w:comment w:id="301" w:author="Pham Quynh Trang" w:date="2026-06-21T21:43:00Z" w:initials="A">
    <w:p w14:paraId="39F7D947" w14:textId="77777777" w:rsidR="0038516F" w:rsidRDefault="0038516F" w:rsidP="007E644D">
      <w:pPr>
        <w:pStyle w:val="CommentText"/>
      </w:pPr>
      <w:r>
        <w:rPr>
          <w:rStyle w:val="CommentReference"/>
        </w:rPr>
        <w:annotationRef/>
      </w:r>
      <w:r>
        <w:t>Yêu cầu đối với các thông tin trên báo cáo STR chi tiết MSB làm rõ các nội dung theo file đính kèm</w:t>
      </w:r>
    </w:p>
  </w:comment>
  <w:comment w:id="298" w:author="Pham Quynh Trang" w:date="2026-06-22T14:33:00Z" w:initials="A">
    <w:p w14:paraId="3B4583D0" w14:textId="3F1C451B" w:rsidR="0038516F" w:rsidRDefault="0038516F" w:rsidP="0050336D">
      <w:pPr>
        <w:pStyle w:val="CommentText"/>
      </w:pPr>
      <w:r>
        <w:rPr>
          <w:rStyle w:val="CommentReference"/>
        </w:rPr>
        <w:annotationRef/>
      </w:r>
      <w:r w:rsidRPr="00AE64CF">
        <w:rPr>
          <w:highlight w:val="yellow"/>
        </w:rPr>
        <w:t>Lưu ý: Việc điền STR và điền bảng hỏi EDD là phụ thuộc vào người dùng chủ động làm hay không trước khi đi resolution, hệ thống ko validate được.</w:t>
      </w:r>
    </w:p>
    <w:p w14:paraId="29E94C5B" w14:textId="76231765" w:rsidR="0038516F" w:rsidRDefault="0038516F">
      <w:pPr>
        <w:pStyle w:val="CommentText"/>
      </w:pPr>
    </w:p>
  </w:comment>
  <w:comment w:id="299" w:author="Thanh Mai Phuong (QLRR - TT&amp;PCRT PCRT)" w:date="2026-06-23T18:48:00Z" w:initials="TMP(TP">
    <w:p w14:paraId="2897CFDA" w14:textId="542A444A" w:rsidR="0038516F" w:rsidRDefault="0038516F">
      <w:pPr>
        <w:pStyle w:val="CommentText"/>
      </w:pPr>
      <w:r>
        <w:rPr>
          <w:rStyle w:val="CommentReference"/>
        </w:rPr>
        <w:annotationRef/>
      </w:r>
      <w:r>
        <w:t xml:space="preserve">Tương tự cmt luồng trên </w:t>
      </w:r>
    </w:p>
  </w:comment>
  <w:comment w:id="302" w:author="Pham Quynh Trang" w:date="2026-10-01T11:48:00Z" w:initials="A">
    <w:p w14:paraId="40497D34" w14:textId="1DFE3323" w:rsidR="001E3A00" w:rsidRDefault="001E3A00">
      <w:pPr>
        <w:pStyle w:val="CommentText"/>
      </w:pPr>
      <w:r>
        <w:rPr>
          <w:rStyle w:val="CommentReference"/>
        </w:rPr>
        <w:annotationRef/>
      </w:r>
      <w:r>
        <w:t>FIS update</w:t>
      </w:r>
    </w:p>
  </w:comment>
  <w:comment w:id="306" w:author="Pham Quynh Trang" w:date="2026-06-24T21:22:00Z" w:initials="A">
    <w:p w14:paraId="3800B946" w14:textId="77777777" w:rsidR="0038516F" w:rsidRDefault="0038516F" w:rsidP="00A344B2">
      <w:pPr>
        <w:pStyle w:val="CommentText"/>
      </w:pPr>
      <w:r>
        <w:rPr>
          <w:rStyle w:val="CommentReference"/>
        </w:rPr>
        <w:annotationRef/>
      </w:r>
      <w:r>
        <w:t>Trao đổi lại với MSB muốn để trạng thái gì?</w:t>
      </w:r>
    </w:p>
  </w:comment>
  <w:comment w:id="312" w:author="Thuy Nguyen Thu (QLRR - TT&amp;PCRT PCRT)" w:date="2026-05-11T10:11:00Z" w:initials="TNT(TP">
    <w:p w14:paraId="2D8ACF0F" w14:textId="77777777" w:rsidR="0038516F" w:rsidRPr="00664C0C" w:rsidRDefault="0038516F" w:rsidP="007E0733">
      <w:pPr>
        <w:spacing w:line="25" w:lineRule="atLeast"/>
        <w:rPr>
          <w:rFonts w:eastAsia="Times New Roman"/>
          <w:b/>
          <w:bCs/>
          <w:color w:val="000000" w:themeColor="text1"/>
        </w:rPr>
      </w:pPr>
      <w:r>
        <w:rPr>
          <w:rStyle w:val="CommentReference"/>
        </w:rPr>
        <w:annotationRef/>
      </w:r>
      <w:r>
        <w:t>Bổ sung phê duyệt từ chối STR</w:t>
      </w:r>
    </w:p>
  </w:comment>
  <w:comment w:id="313" w:author="Pham Quynh Trang" w:date="2026-06-22T11:28:00Z" w:initials="A">
    <w:p w14:paraId="75E9A596" w14:textId="77777777" w:rsidR="0038516F" w:rsidRDefault="0038516F" w:rsidP="00CE592C">
      <w:pPr>
        <w:pStyle w:val="CommentText"/>
        <w:jc w:val="left"/>
      </w:pPr>
      <w:r>
        <w:rPr>
          <w:rStyle w:val="CommentReference"/>
        </w:rPr>
        <w:annotationRef/>
      </w:r>
      <w:r>
        <w:t xml:space="preserve">Từ chối xong có đóng case </w:t>
      </w:r>
      <w:proofErr w:type="gramStart"/>
      <w:r>
        <w:t>không?,</w:t>
      </w:r>
      <w:proofErr w:type="gramEnd"/>
      <w:r>
        <w:t xml:space="preserve"> luồng cụ thể sau đó là gì</w:t>
      </w:r>
    </w:p>
  </w:comment>
  <w:comment w:id="314" w:author="Thanh Mai Phuong (QLRR - TT&amp;PCRT PCRT)" w:date="2026-06-23T18:48:00Z" w:initials="TMP(TP">
    <w:p w14:paraId="748AB162" w14:textId="6FF7D8E3" w:rsidR="0038516F" w:rsidRDefault="0038516F">
      <w:pPr>
        <w:pStyle w:val="CommentText"/>
      </w:pPr>
      <w:r>
        <w:rPr>
          <w:rStyle w:val="CommentReference"/>
        </w:rPr>
        <w:annotationRef/>
      </w:r>
      <w:r w:rsidRPr="00ED5AFC">
        <w:rPr>
          <w:highlight w:val="yellow"/>
        </w:rPr>
        <w:t>Dừng luồng</w:t>
      </w:r>
    </w:p>
  </w:comment>
  <w:comment w:id="318" w:author="Pham Quynh Trang" w:date="2026-09-30T16:55:00Z" w:initials="A">
    <w:p w14:paraId="2E5AD4D3" w14:textId="4E662941" w:rsidR="0038516F" w:rsidRDefault="0038516F" w:rsidP="006A76C7">
      <w:pPr>
        <w:pStyle w:val="CommentText"/>
      </w:pPr>
      <w:r>
        <w:rPr>
          <w:rStyle w:val="CommentReference"/>
        </w:rPr>
        <w:annotationRef/>
      </w:r>
      <w:r>
        <w:t xml:space="preserve">FIS update </w:t>
      </w:r>
    </w:p>
  </w:comment>
  <w:comment w:id="319" w:author="Hoang Luu Viet" w:date="2026-04-24T13:45:00Z" w:initials="HLV">
    <w:p w14:paraId="0B21B582" w14:textId="77777777" w:rsidR="0038516F" w:rsidRDefault="0038516F" w:rsidP="00DD639F">
      <w:pPr>
        <w:pStyle w:val="CommentText"/>
        <w:jc w:val="left"/>
      </w:pPr>
      <w:r>
        <w:rPr>
          <w:rStyle w:val="CommentReference"/>
        </w:rPr>
        <w:annotationRef/>
      </w:r>
      <w:r>
        <w:t>MSB cung c</w:t>
      </w:r>
      <w:r>
        <w:rPr>
          <w:lang w:val="vi-VN"/>
        </w:rPr>
        <w:t>ấp template email</w:t>
      </w:r>
    </w:p>
  </w:comment>
  <w:comment w:id="320" w:author="Thanh Mai Phuong (QLRR - TT&amp;PCRT PCRT)" w:date="2026-06-18T14:06:00Z" w:initials="TMP(TP">
    <w:p w14:paraId="273CEF1B" w14:textId="77777777" w:rsidR="0038516F" w:rsidRDefault="0038516F" w:rsidP="00DD639F">
      <w:pPr>
        <w:pStyle w:val="CommentText"/>
      </w:pPr>
      <w:r>
        <w:t xml:space="preserve">FIS </w:t>
      </w:r>
      <w:r>
        <w:rPr>
          <w:rStyle w:val="CommentReference"/>
        </w:rPr>
        <w:annotationRef/>
      </w:r>
      <w:r>
        <w:t>bổ sung</w:t>
      </w:r>
    </w:p>
  </w:comment>
  <w:comment w:id="321" w:author="Thanh Mai Phuong (QLRR - TT&amp;PCRT PCRT)" w:date="2026-06-23T11:06:00Z" w:initials="TMP(TP">
    <w:p w14:paraId="67AD9F18" w14:textId="77777777" w:rsidR="0038516F" w:rsidRDefault="0038516F" w:rsidP="00DD639F">
      <w:pPr>
        <w:pStyle w:val="CommentText"/>
      </w:pPr>
      <w:r>
        <w:rPr>
          <w:rStyle w:val="CommentReference"/>
        </w:rPr>
        <w:annotationRef/>
      </w:r>
      <w:r>
        <w:t>EM-7</w:t>
      </w:r>
    </w:p>
  </w:comment>
  <w:comment w:id="324" w:author="Pham Quynh Trang" w:date="2026-06-24T21:22:00Z" w:initials="A">
    <w:p w14:paraId="5DBA9966" w14:textId="77777777" w:rsidR="0038516F" w:rsidRDefault="0038516F" w:rsidP="000651DF">
      <w:pPr>
        <w:pStyle w:val="CommentText"/>
      </w:pPr>
      <w:r>
        <w:rPr>
          <w:rStyle w:val="CommentReference"/>
        </w:rPr>
        <w:annotationRef/>
      </w:r>
      <w:r>
        <w:t>Trao đổi lại với MSB muốn để trạng thái gì?</w:t>
      </w:r>
    </w:p>
  </w:comment>
  <w:comment w:id="342" w:author="Thanh Mai Phuong (QLRR - TT&amp;PCRT PCRT)" w:date="2026-05-11T15:09:00Z" w:initials="TMP(P">
    <w:p w14:paraId="5476312F" w14:textId="55B0B0E8" w:rsidR="0038516F" w:rsidRDefault="0038516F">
      <w:pPr>
        <w:pStyle w:val="CommentText"/>
      </w:pPr>
      <w:r>
        <w:rPr>
          <w:rStyle w:val="CommentReference"/>
        </w:rPr>
        <w:annotationRef/>
      </w:r>
      <w:r>
        <w:t xml:space="preserve">AML nhận thông báo có case cần xử lý qua email </w:t>
      </w:r>
    </w:p>
  </w:comment>
  <w:comment w:id="343" w:author="Pham Quynh Trang" w:date="2026-06-22T09:38:00Z" w:initials="A">
    <w:p w14:paraId="41363775" w14:textId="0C0E9C71" w:rsidR="0038516F" w:rsidRDefault="0038516F" w:rsidP="007E0733">
      <w:pPr>
        <w:pStyle w:val="CommentText"/>
      </w:pPr>
      <w:r>
        <w:rPr>
          <w:rStyle w:val="CommentReference"/>
        </w:rPr>
        <w:annotationRef/>
      </w:r>
      <w:r>
        <w:t>Đã bổ sung</w:t>
      </w:r>
    </w:p>
  </w:comment>
  <w:comment w:id="396" w:author="Thanh Mai Phuong (QLRR - TT&amp;PCRT PCRT)" w:date="2026-06-18T14:20:00Z" w:initials="TMP(TP">
    <w:p w14:paraId="61DA0838" w14:textId="77777777" w:rsidR="0038516F" w:rsidRDefault="0038516F">
      <w:pPr>
        <w:pStyle w:val="CommentText"/>
      </w:pPr>
      <w:r>
        <w:rPr>
          <w:rStyle w:val="CommentReference"/>
        </w:rPr>
        <w:annotationRef/>
      </w:r>
      <w:r>
        <w:t>Sửa lại action + trạng thái tương tự như luồng trên: Approve sending STR + Approved STR</w:t>
      </w:r>
    </w:p>
  </w:comment>
  <w:comment w:id="397" w:author="Phuong Truong Thi [2]" w:date="2026-06-23T01:23:00Z" w:initials="PT">
    <w:p w14:paraId="78BA3EB1" w14:textId="77777777" w:rsidR="0038516F" w:rsidRDefault="0038516F" w:rsidP="0013412F">
      <w:pPr>
        <w:pStyle w:val="CommentText"/>
        <w:jc w:val="left"/>
      </w:pPr>
      <w:r>
        <w:rPr>
          <w:rStyle w:val="CommentReference"/>
        </w:rPr>
        <w:annotationRef/>
      </w:r>
      <w:r>
        <w:t>Đã bổ sung</w:t>
      </w:r>
    </w:p>
  </w:comment>
  <w:comment w:id="432" w:author="Pham Quynh Trang" w:date="2026-09-30T16:55:00Z" w:initials="A">
    <w:p w14:paraId="1DB7A54D" w14:textId="77777777" w:rsidR="00E8752D" w:rsidRDefault="00E8752D" w:rsidP="00E8752D">
      <w:pPr>
        <w:pStyle w:val="CommentText"/>
      </w:pPr>
      <w:r>
        <w:rPr>
          <w:rStyle w:val="CommentReference"/>
        </w:rPr>
        <w:annotationRef/>
      </w:r>
      <w:r>
        <w:t xml:space="preserve">FIS update </w:t>
      </w:r>
    </w:p>
  </w:comment>
  <w:comment w:id="452" w:author="Pham Quynh Trang" w:date="2026-09-30T16:55:00Z" w:initials="A">
    <w:p w14:paraId="4C4F964E" w14:textId="77777777" w:rsidR="001E7923" w:rsidRDefault="001E7923" w:rsidP="001E7923">
      <w:pPr>
        <w:pStyle w:val="CommentText"/>
      </w:pPr>
      <w:r>
        <w:rPr>
          <w:rStyle w:val="CommentReference"/>
        </w:rPr>
        <w:annotationRef/>
      </w:r>
      <w:r>
        <w:t xml:space="preserve">FIS update </w:t>
      </w:r>
    </w:p>
  </w:comment>
  <w:comment w:id="467" w:author="Anh Pham Thi Lan (CN-PTHTL)" w:date="2026-07-07T10:27:00Z" w:initials="APTL(">
    <w:p w14:paraId="6C53DA71" w14:textId="17283F6F" w:rsidR="0038516F" w:rsidRDefault="0038516F">
      <w:pPr>
        <w:pStyle w:val="CommentText"/>
      </w:pPr>
      <w:r>
        <w:rPr>
          <w:rStyle w:val="CommentReference"/>
        </w:rPr>
        <w:annotationRef/>
      </w:r>
      <w:r>
        <w:t>Không thấy mô tả tính năng re-open này bên dưới</w:t>
      </w:r>
    </w:p>
  </w:comment>
  <w:comment w:id="468" w:author="Pham Quynh Trang" w:date="2026-07-11T16:15:00Z" w:initials="A">
    <w:p w14:paraId="4D661EF6" w14:textId="36470673" w:rsidR="0038516F" w:rsidRDefault="0038516F">
      <w:pPr>
        <w:pStyle w:val="CommentText"/>
      </w:pPr>
      <w:r>
        <w:rPr>
          <w:rStyle w:val="CommentReference"/>
        </w:rPr>
        <w:annotationRef/>
      </w:r>
      <w:r>
        <w:t>Re-open là 1 action trong luồng, khi case thỏa mãn điều kiện ở trạng thái Close</w:t>
      </w:r>
    </w:p>
  </w:comment>
  <w:comment w:id="469" w:author="Pham Quynh Trang" w:date="2026-08-18T21:15:00Z" w:initials="A">
    <w:p w14:paraId="04053A64" w14:textId="0C53FADF" w:rsidR="0038516F" w:rsidRDefault="0038516F">
      <w:pPr>
        <w:pStyle w:val="CommentText"/>
      </w:pPr>
      <w:r>
        <w:rPr>
          <w:rStyle w:val="CommentReference"/>
        </w:rPr>
        <w:annotationRef/>
      </w:r>
      <w:r>
        <w:t>MSB mô tả rõ yêu cầu đối với báo cáo STR và EDD khi re-open case</w:t>
      </w:r>
    </w:p>
  </w:comment>
  <w:comment w:id="470" w:author="Thanh Mai Phuong (QLRR - TT&amp;PCRT PCRT)" w:date="2026-09-30T15:18:00Z" w:initials="TMP(TP">
    <w:p w14:paraId="088AEFC6" w14:textId="325EF323" w:rsidR="0038516F" w:rsidRPr="00D35945" w:rsidRDefault="0038516F" w:rsidP="00D35945">
      <w:pPr>
        <w:pStyle w:val="CommentText"/>
      </w:pPr>
      <w:r>
        <w:rPr>
          <w:rStyle w:val="CommentReference"/>
        </w:rPr>
        <w:annotationRef/>
      </w:r>
      <w:r w:rsidRPr="00D35945">
        <w:t>Được phép chỉnh sửa tất cả </w:t>
      </w:r>
    </w:p>
    <w:p w14:paraId="5CB06B1D" w14:textId="7FA244E0" w:rsidR="0038516F" w:rsidRPr="00D35945" w:rsidRDefault="0038516F" w:rsidP="00D35945">
      <w:pPr>
        <w:pStyle w:val="CommentText"/>
      </w:pPr>
      <w:r w:rsidRPr="005B7D15">
        <w:t>trên 1 bản trong luồng STR: sửa trực tiếp trên STR, sửa trực tiếp trên EDD --&gt; ko sinh ra bản mới </w:t>
      </w:r>
    </w:p>
    <w:p w14:paraId="3708FDBF" w14:textId="3913B8C7" w:rsidR="0038516F" w:rsidRPr="00D35945" w:rsidRDefault="0038516F" w:rsidP="00D35945">
      <w:pPr>
        <w:pStyle w:val="CommentText"/>
        <w:rPr>
          <w:rFonts w:ascii="Segoe UI" w:eastAsia="Times New Roman" w:hAnsi="Segoe UI" w:cs="Segoe UI"/>
          <w:kern w:val="0"/>
          <w:sz w:val="21"/>
          <w:szCs w:val="21"/>
          <w14:ligatures w14:val="none"/>
        </w:rPr>
      </w:pPr>
      <w:r>
        <w:t>Cấp đc phép re-open: cấp quản lý (Checker, Checker N+1)</w:t>
      </w:r>
    </w:p>
  </w:comment>
  <w:comment w:id="471" w:author="Pham Quynh Trang" w:date="2026-09-30T17:27:00Z" w:initials="A">
    <w:p w14:paraId="5C0F80C0" w14:textId="77777777" w:rsidR="0038516F" w:rsidRDefault="0038516F">
      <w:pPr>
        <w:pStyle w:val="CommentText"/>
      </w:pPr>
      <w:r>
        <w:rPr>
          <w:rStyle w:val="CommentReference"/>
        </w:rPr>
        <w:annotationRef/>
      </w:r>
      <w:r>
        <w:t>MSB cung cấp lại các thông tin:</w:t>
      </w:r>
    </w:p>
    <w:p w14:paraId="2895BD41" w14:textId="77777777" w:rsidR="0038516F" w:rsidRDefault="0038516F">
      <w:pPr>
        <w:pStyle w:val="CommentText"/>
      </w:pPr>
      <w:r>
        <w:t>1.Đối với các case được tạo thủ công từ AML thì Cấp nào được thực hiện re-open??</w:t>
      </w:r>
    </w:p>
    <w:p w14:paraId="2259CF4E" w14:textId="77159D95" w:rsidR="0038516F" w:rsidRDefault="0038516F">
      <w:pPr>
        <w:pStyle w:val="CommentText"/>
      </w:pPr>
      <w:r>
        <w:t xml:space="preserve">2.Do ở luồng ban đầu đã yêu cầu Checker N+1 bắt buộc phải ấn “Submit” EDD, STR mới được </w:t>
      </w:r>
      <w:proofErr w:type="gramStart"/>
      <w:r>
        <w:t>Take action</w:t>
      </w:r>
      <w:proofErr w:type="gramEnd"/>
      <w:r>
        <w:t xml:space="preserve"> nên việc yêu cầu sửa trực tiếp trên bản ban đầu là không khả thi. Như FIS đã trao đổi từ đầu, khi user thực hiện ấn Submit EDD/STR thông tin này sẽ được lưu lại ở màn hình Evidence và Audit trails, khi người dùng muốn thay đổi EDD, STR bắt buộc phải thực hiện tạo mới và submit lại EDD, STR. =&gt; MSB cân nhắc lại yêu cầu này để phù hợp với yêu cầu luồng hiện tại</w:t>
      </w:r>
    </w:p>
  </w:comment>
  <w:comment w:id="472" w:author="Anh Pham Thi Lan (CN-PTHTL)" w:date="2026-07-06T16:36:00Z" w:initials="APTL(">
    <w:p w14:paraId="31AA1EB7" w14:textId="102CF438" w:rsidR="0038516F" w:rsidRDefault="0038516F">
      <w:pPr>
        <w:pStyle w:val="CommentText"/>
      </w:pPr>
      <w:r>
        <w:rPr>
          <w:rStyle w:val="CommentReference"/>
        </w:rPr>
        <w:annotationRef/>
      </w:r>
      <w:r>
        <w:t>Cmt tương tự 2 luồng trên.</w:t>
      </w:r>
    </w:p>
    <w:p w14:paraId="27A1CC28" w14:textId="78027C9D" w:rsidR="0038516F" w:rsidRDefault="0038516F">
      <w:pPr>
        <w:pStyle w:val="CommentText"/>
      </w:pPr>
      <w:r>
        <w:t>Re open case không phải là 1 action trong luồng à mà đặt ở hình bầu dục là ký hiệu của start thế kia?</w:t>
      </w:r>
    </w:p>
  </w:comment>
  <w:comment w:id="473" w:author="Pham Quynh Trang" w:date="2026-07-11T15:16:00Z" w:initials="A">
    <w:p w14:paraId="15E3EE6A" w14:textId="0776AA67" w:rsidR="0038516F" w:rsidRDefault="0038516F">
      <w:pPr>
        <w:pStyle w:val="CommentText"/>
      </w:pPr>
      <w:r>
        <w:rPr>
          <w:rStyle w:val="CommentReference"/>
        </w:rPr>
        <w:annotationRef/>
      </w:r>
      <w:r>
        <w:t>FIS đã update</w:t>
      </w:r>
    </w:p>
  </w:comment>
  <w:comment w:id="475" w:author="Pham Quynh Trang" w:date="2026-06-25T21:30:00Z" w:initials="A">
    <w:p w14:paraId="01913949" w14:textId="77777777" w:rsidR="0038516F" w:rsidRDefault="0038516F" w:rsidP="006D624F">
      <w:pPr>
        <w:pStyle w:val="CommentText"/>
      </w:pPr>
      <w:r>
        <w:rPr>
          <w:rStyle w:val="CommentReference"/>
        </w:rPr>
        <w:annotationRef/>
      </w:r>
      <w:r>
        <w:t xml:space="preserve">Mong muốn của nghiệp vụ: Khi re-open có email thông báo cho maker. Không giới hạn thời gian được re-open case </w:t>
      </w:r>
    </w:p>
    <w:p w14:paraId="3B4F644F" w14:textId="77777777" w:rsidR="0038516F" w:rsidRDefault="0038516F" w:rsidP="006D624F">
      <w:pPr>
        <w:pStyle w:val="CommentText"/>
      </w:pPr>
      <w:r>
        <w:t>-&gt; MSB cung cấp temp email.</w:t>
      </w:r>
    </w:p>
    <w:p w14:paraId="6FC80CC7" w14:textId="77777777" w:rsidR="0038516F" w:rsidRDefault="0038516F" w:rsidP="006D624F">
      <w:pPr>
        <w:pStyle w:val="CommentText"/>
      </w:pPr>
      <w:r>
        <w:t>Tương tự với luồng thủ công</w:t>
      </w:r>
    </w:p>
  </w:comment>
  <w:comment w:id="476" w:author="Thanh Mai Phuong (QLRR - TT&amp;PCRT PCRT)" w:date="2026-06-30T14:45:00Z" w:initials="TMP(TP">
    <w:p w14:paraId="39B4C32E" w14:textId="2A1575C3" w:rsidR="0038516F" w:rsidRDefault="0038516F">
      <w:pPr>
        <w:pStyle w:val="CommentText"/>
      </w:pPr>
      <w:r>
        <w:rPr>
          <w:rStyle w:val="CommentReference"/>
        </w:rPr>
        <w:annotationRef/>
      </w:r>
      <w:r>
        <w:t>Cung cấp cùng email phản hồi BRD v1.3 này</w:t>
      </w:r>
    </w:p>
  </w:comment>
  <w:comment w:id="477" w:author="Pham Quynh Trang" w:date="2026-06-25T21:36:00Z" w:initials="A">
    <w:p w14:paraId="13858924" w14:textId="77777777" w:rsidR="0038516F" w:rsidRDefault="0038516F" w:rsidP="00644926">
      <w:pPr>
        <w:pStyle w:val="CommentText"/>
      </w:pPr>
      <w:r>
        <w:rPr>
          <w:rStyle w:val="CommentReference"/>
        </w:rPr>
        <w:annotationRef/>
      </w:r>
      <w:r>
        <w:t>Có nhất thiết phải là user của DVKH maker ban đâu?</w:t>
      </w:r>
    </w:p>
    <w:p w14:paraId="04EAD2FE" w14:textId="77777777" w:rsidR="0038516F" w:rsidRDefault="0038516F" w:rsidP="00644926">
      <w:pPr>
        <w:pStyle w:val="CommentText"/>
      </w:pPr>
      <w:r>
        <w:t>Nếu fix thì trường hợp cán bộ đã nghỉ việc thì sao?</w:t>
      </w:r>
    </w:p>
  </w:comment>
  <w:comment w:id="478" w:author="Pham Quynh Trang" w:date="2026-06-26T10:00:00Z" w:initials="A">
    <w:p w14:paraId="3FAD147E" w14:textId="77777777" w:rsidR="0038516F" w:rsidRDefault="0038516F" w:rsidP="00644926">
      <w:pPr>
        <w:pStyle w:val="CommentText"/>
      </w:pPr>
      <w:r>
        <w:rPr>
          <w:rStyle w:val="CommentReference"/>
        </w:rPr>
        <w:annotationRef/>
      </w:r>
      <w:r>
        <w:t>Mong muốn của nghiệp vụ: Vẫn assign về user ban đầu, luồng mail thông báo cho cả checker, trong trường hợp đã nghỉ phép/nghỉ việc thì checker vào phân công để xử lý.</w:t>
      </w:r>
    </w:p>
  </w:comment>
  <w:comment w:id="479" w:author="Pham Quynh Trang" w:date="2026-06-26T12:23:00Z" w:initials="A">
    <w:p w14:paraId="6DF804C8" w14:textId="77777777" w:rsidR="0038516F" w:rsidRDefault="0038516F" w:rsidP="00644926">
      <w:pPr>
        <w:pStyle w:val="CommentText"/>
      </w:pPr>
      <w:r>
        <w:rPr>
          <w:rStyle w:val="CommentReference"/>
        </w:rPr>
        <w:annotationRef/>
      </w:r>
      <w:r>
        <w:t>Xử lý tương tự với luồng thủ công</w:t>
      </w:r>
    </w:p>
  </w:comment>
  <w:comment w:id="480" w:author="Thanh Mai Phuong (QLRR - TT&amp;PCRT PCRT)" w:date="2026-06-30T14:46:00Z" w:initials="TMP(TP">
    <w:p w14:paraId="5EDC52C8" w14:textId="77777777" w:rsidR="0038516F" w:rsidRDefault="0038516F" w:rsidP="00644926">
      <w:pPr>
        <w:pStyle w:val="CommentText"/>
      </w:pPr>
      <w:r>
        <w:rPr>
          <w:rStyle w:val="CommentReference"/>
        </w:rPr>
        <w:annotationRef/>
      </w:r>
      <w:r>
        <w:t>Bổ sung thêm: assign về user ban đầu, luồng mail sẽ gửi cả cho group checker, tránh trường hợp checker trong luồng ban đầu cũng nghỉ</w:t>
      </w:r>
    </w:p>
  </w:comment>
  <w:comment w:id="481" w:author="Pham Quynh Trang" w:date="2026-07-02T10:32:00Z" w:initials="A">
    <w:p w14:paraId="4ED0C949" w14:textId="44714AF1" w:rsidR="0038516F" w:rsidRDefault="0038516F">
      <w:pPr>
        <w:pStyle w:val="CommentText"/>
      </w:pPr>
      <w:r>
        <w:rPr>
          <w:rStyle w:val="CommentReference"/>
        </w:rPr>
        <w:annotationRef/>
      </w:r>
      <w:r>
        <w:t>Đã update</w:t>
      </w:r>
    </w:p>
  </w:comment>
  <w:comment w:id="487" w:author="Thanh Mai Phuong (QLRR - TT&amp;PCRT PCRT)" w:date="2026-07-24T10:11:00Z" w:initials="TMP(TP">
    <w:p w14:paraId="669D5B57" w14:textId="63BF60EE" w:rsidR="0038516F" w:rsidRDefault="0038516F">
      <w:pPr>
        <w:pStyle w:val="CommentText"/>
      </w:pPr>
      <w:r>
        <w:rPr>
          <w:rStyle w:val="CommentReference"/>
        </w:rPr>
        <w:annotationRef/>
      </w:r>
      <w:r>
        <w:t>Bổ sung</w:t>
      </w:r>
    </w:p>
  </w:comment>
  <w:comment w:id="488" w:author="Pham Quynh Trang" w:date="2026-10-01T11:53:00Z" w:initials="A">
    <w:p w14:paraId="194ED7AB" w14:textId="721FBBBC" w:rsidR="00DF26AB" w:rsidRDefault="00DF26AB">
      <w:pPr>
        <w:pStyle w:val="CommentText"/>
      </w:pPr>
      <w:r>
        <w:rPr>
          <w:rStyle w:val="CommentReference"/>
        </w:rPr>
        <w:annotationRef/>
      </w:r>
      <w:r>
        <w:t>FIS update</w:t>
      </w:r>
    </w:p>
  </w:comment>
  <w:comment w:id="496" w:author="Thanh Mai Phuong (QLRR - TT&amp;PCRT PCRT)" w:date="2026-07-24T10:13:00Z" w:initials="TMP(TP">
    <w:p w14:paraId="08E0482F" w14:textId="624BFC66" w:rsidR="0038516F" w:rsidRDefault="0038516F">
      <w:pPr>
        <w:pStyle w:val="CommentText"/>
      </w:pPr>
      <w:r>
        <w:rPr>
          <w:rStyle w:val="CommentReference"/>
        </w:rPr>
        <w:annotationRef/>
      </w:r>
      <w:r>
        <w:t>Bổ sung</w:t>
      </w:r>
    </w:p>
  </w:comment>
  <w:comment w:id="501" w:author="Thanh Mai Phuong (QLRR - TT&amp;PCRT PCRT)" w:date="2026-05-11T16:24:00Z" w:initials="TMP(P">
    <w:p w14:paraId="3C2907C6" w14:textId="77777777" w:rsidR="0038516F" w:rsidRDefault="0038516F" w:rsidP="00D13731">
      <w:pPr>
        <w:pStyle w:val="CommentText"/>
      </w:pPr>
      <w:r>
        <w:rPr>
          <w:rStyle w:val="CommentReference"/>
        </w:rPr>
        <w:annotationRef/>
      </w:r>
      <w:r w:rsidRPr="00EB2119">
        <w:rPr>
          <w:highlight w:val="yellow"/>
        </w:rPr>
        <w:t>Rà soát với các yêu cầu của hồ sơ yêu cầu thầu tương tự như BRD KYC và TF</w:t>
      </w:r>
      <w:r>
        <w:t xml:space="preserve"> </w:t>
      </w:r>
    </w:p>
  </w:comment>
  <w:comment w:id="502" w:author="Pham Quynh Trang" w:date="2026-07-02T10:40:00Z" w:initials="A">
    <w:p w14:paraId="7E82DF91" w14:textId="78482BC2" w:rsidR="0038516F" w:rsidRDefault="0038516F">
      <w:pPr>
        <w:pStyle w:val="CommentText"/>
      </w:pPr>
      <w:r>
        <w:rPr>
          <w:rStyle w:val="CommentReference"/>
        </w:rPr>
        <w:annotationRef/>
      </w:r>
      <w:r>
        <w:t>Đã gửi thông tin phản hồi</w:t>
      </w:r>
    </w:p>
  </w:comment>
  <w:comment w:id="503" w:author="Thanh Mai Phuong (QLRR - TT&amp;PCRT PCRT)" w:date="2026-06-18T14:48:00Z" w:initials="TMP(TP">
    <w:p w14:paraId="0D1BFB0C" w14:textId="77777777" w:rsidR="0038516F" w:rsidRDefault="0038516F" w:rsidP="00D13731">
      <w:pPr>
        <w:pStyle w:val="CommentText"/>
      </w:pPr>
      <w:r>
        <w:rPr>
          <w:rStyle w:val="CommentReference"/>
        </w:rPr>
        <w:annotationRef/>
      </w:r>
      <w:r>
        <w:t>Bổ sung chức năng whitelist</w:t>
      </w:r>
    </w:p>
  </w:comment>
  <w:comment w:id="504" w:author="Phuong Truong Thi [2]" w:date="2026-06-23T01:24:00Z" w:initials="PT">
    <w:p w14:paraId="367E28BB" w14:textId="77777777" w:rsidR="0038516F" w:rsidRDefault="0038516F" w:rsidP="000D332E">
      <w:pPr>
        <w:pStyle w:val="CommentText"/>
        <w:jc w:val="left"/>
      </w:pPr>
      <w:r>
        <w:rPr>
          <w:rStyle w:val="CommentReference"/>
        </w:rPr>
        <w:annotationRef/>
      </w:r>
      <w:r>
        <w:t>Không có chức năng OOTB, cần trao đổi để làm rõ yêu cầu</w:t>
      </w:r>
    </w:p>
  </w:comment>
  <w:comment w:id="505" w:author="Thanh Mai Phuong (QLRR - TT&amp;PCRT PCRT)" w:date="2026-06-23T18:12:00Z" w:initials="TMP(TP">
    <w:p w14:paraId="0224866C" w14:textId="54845157" w:rsidR="0038516F" w:rsidRDefault="0038516F">
      <w:pPr>
        <w:pStyle w:val="CommentText"/>
      </w:pPr>
      <w:r w:rsidRPr="003C7C01">
        <w:rPr>
          <w:rStyle w:val="CommentReference"/>
          <w:highlight w:val="yellow"/>
        </w:rPr>
        <w:annotationRef/>
      </w:r>
      <w:r w:rsidRPr="003C7C01">
        <w:rPr>
          <w:highlight w:val="yellow"/>
        </w:rPr>
        <w:t>Whitelist sẽ đc add thủ công, ko xuất phát từ case</w:t>
      </w:r>
      <w:r>
        <w:t xml:space="preserve"> </w:t>
      </w:r>
    </w:p>
  </w:comment>
  <w:comment w:id="506" w:author="Pham Quynh Trang" w:date="2026-06-24T10:40:00Z" w:initials="A">
    <w:p w14:paraId="1571162B" w14:textId="0B721232" w:rsidR="0038516F" w:rsidRDefault="0038516F">
      <w:pPr>
        <w:pStyle w:val="CommentText"/>
      </w:pPr>
      <w:r>
        <w:rPr>
          <w:rStyle w:val="CommentReference"/>
        </w:rPr>
        <w:annotationRef/>
      </w:r>
      <w:r>
        <w:t>Cần cung cấp temp cụ thể để add thủ công</w:t>
      </w:r>
    </w:p>
  </w:comment>
  <w:comment w:id="512" w:author="Anh Pham Thi Lan (CN-PTHTL)" w:date="2026-07-06T16:39:00Z" w:initials="APTL(">
    <w:p w14:paraId="1273829B" w14:textId="1531F78F" w:rsidR="0038516F" w:rsidRDefault="0038516F">
      <w:pPr>
        <w:pStyle w:val="CommentText"/>
      </w:pPr>
      <w:r>
        <w:rPr>
          <w:rStyle w:val="CommentReference"/>
        </w:rPr>
        <w:annotationRef/>
      </w:r>
      <w:r>
        <w:t>Đây là brd, là yêu cầu của nghiệp vụ thì liên quan j đến công cụ nào???</w:t>
      </w:r>
    </w:p>
    <w:p w14:paraId="38F2DD7A" w14:textId="5E9E52C6" w:rsidR="0038516F" w:rsidRDefault="0038516F">
      <w:pPr>
        <w:pStyle w:val="CommentText"/>
      </w:pPr>
      <w:r>
        <w:t>Mô tả chi tiết phân tích dùng công cụ nào tại URD hoặc SRS</w:t>
      </w:r>
    </w:p>
  </w:comment>
  <w:comment w:id="513" w:author="Pham Quynh Trang" w:date="2026-07-11T16:17:00Z" w:initials="A">
    <w:p w14:paraId="7EC38DD8" w14:textId="7F51AB07" w:rsidR="0038516F" w:rsidRDefault="0038516F">
      <w:pPr>
        <w:pStyle w:val="CommentText"/>
      </w:pPr>
      <w:r>
        <w:rPr>
          <w:rStyle w:val="CommentReference"/>
        </w:rPr>
        <w:annotationRef/>
      </w:r>
      <w:r>
        <w:t>Trao đổi trực tiếp</w:t>
      </w:r>
    </w:p>
  </w:comment>
  <w:comment w:id="514" w:author="Pham Quynh Trang" w:date="2026-07-22T13:33:00Z" w:initials="A">
    <w:p w14:paraId="75CD4AFB" w14:textId="4D6F4397" w:rsidR="0038516F" w:rsidRDefault="0038516F">
      <w:pPr>
        <w:pStyle w:val="CommentText"/>
      </w:pPr>
      <w:r>
        <w:rPr>
          <w:rStyle w:val="CommentReference"/>
        </w:rPr>
        <w:annotationRef/>
      </w:r>
      <w:r>
        <w:t>FIS điều chỉnh</w:t>
      </w:r>
    </w:p>
  </w:comment>
  <w:comment w:id="523" w:author="Anh Pham Thi Lan (CN-PTHTL)" w:date="2026-07-06T16:45:00Z" w:initials="APTL(">
    <w:p w14:paraId="17102825" w14:textId="7422B769" w:rsidR="0038516F" w:rsidRDefault="0038516F">
      <w:pPr>
        <w:pStyle w:val="CommentText"/>
      </w:pPr>
      <w:r>
        <w:rPr>
          <w:rStyle w:val="CommentReference"/>
        </w:rPr>
        <w:annotationRef/>
      </w:r>
      <w:r>
        <w:t>Cái này ở đâu trong kịch bản ấy nhỉ? Ko mô tả trong kịch bản</w:t>
      </w:r>
    </w:p>
  </w:comment>
  <w:comment w:id="524" w:author="Pham Quynh Trang" w:date="2026-07-07T22:58:00Z" w:initials="A">
    <w:p w14:paraId="773FBCDB" w14:textId="5CADD47A" w:rsidR="0038516F" w:rsidRDefault="0038516F">
      <w:pPr>
        <w:pStyle w:val="CommentText"/>
      </w:pPr>
      <w:r>
        <w:rPr>
          <w:rStyle w:val="CommentReference"/>
        </w:rPr>
        <w:annotationRef/>
      </w:r>
      <w:r>
        <w:t>Đây là tính năng nghiệp vụ yêu cầu xây sẵn, hiện chưa setup cho kịch bản cụ thể nào.</w:t>
      </w:r>
    </w:p>
  </w:comment>
  <w:comment w:id="543" w:author="Anh Pham Thi Lan (CN-PTHTL)" w:date="2026-07-06T16:55:00Z" w:initials="APTL(">
    <w:p w14:paraId="4FB4DCE7" w14:textId="613DAC07" w:rsidR="0038516F" w:rsidRDefault="0038516F">
      <w:pPr>
        <w:pStyle w:val="CommentText"/>
      </w:pPr>
      <w:r>
        <w:rPr>
          <w:rStyle w:val="CommentReference"/>
        </w:rPr>
        <w:annotationRef/>
      </w:r>
      <w:r>
        <w:t>Thêm cột phân loại field/button</w:t>
      </w:r>
    </w:p>
  </w:comment>
  <w:comment w:id="544" w:author="Pham Quynh Trang" w:date="2026-07-11T16:17:00Z" w:initials="A">
    <w:p w14:paraId="768162F4" w14:textId="3D55E37D" w:rsidR="0038516F" w:rsidRDefault="0038516F">
      <w:pPr>
        <w:pStyle w:val="CommentText"/>
      </w:pPr>
      <w:r>
        <w:rPr>
          <w:rStyle w:val="CommentReference"/>
        </w:rPr>
        <w:annotationRef/>
      </w:r>
      <w:r>
        <w:t>Form này sẽ có thể thực hiện nhập thủ công trên màn hình/upload excel</w:t>
      </w:r>
    </w:p>
  </w:comment>
  <w:comment w:id="584" w:author="Pham Quynh Trang" w:date="2026-08-15T21:48:00Z" w:initials="A">
    <w:p w14:paraId="55391B25" w14:textId="5A972C8A" w:rsidR="0038516F" w:rsidRDefault="0038516F">
      <w:pPr>
        <w:pStyle w:val="CommentText"/>
      </w:pPr>
      <w:r>
        <w:rPr>
          <w:rStyle w:val="CommentReference"/>
        </w:rPr>
        <w:annotationRef/>
      </w:r>
      <w:r>
        <w:t>FIs update lại, thông tin trường này hệ thống sẽ tự sinh STT</w:t>
      </w:r>
    </w:p>
  </w:comment>
  <w:comment w:id="599" w:author="Anh Pham Thi Lan (CN-PTHTL)" w:date="2026-07-06T16:52:00Z" w:initials="APTL(">
    <w:p w14:paraId="5E12C83A" w14:textId="1529678B" w:rsidR="0038516F" w:rsidRDefault="0038516F">
      <w:pPr>
        <w:pStyle w:val="CommentText"/>
      </w:pPr>
      <w:r>
        <w:rPr>
          <w:rStyle w:val="CommentReference"/>
        </w:rPr>
        <w:annotationRef/>
      </w:r>
      <w:r>
        <w:t>Không hiểu</w:t>
      </w:r>
    </w:p>
  </w:comment>
  <w:comment w:id="600" w:author="Pham Quynh Trang" w:date="2026-07-11T16:18:00Z" w:initials="A">
    <w:p w14:paraId="230512D8" w14:textId="2817B834" w:rsidR="0038516F" w:rsidRDefault="0038516F">
      <w:pPr>
        <w:pStyle w:val="CommentText"/>
      </w:pPr>
      <w:r>
        <w:rPr>
          <w:rStyle w:val="CommentReference"/>
        </w:rPr>
        <w:annotationRef/>
      </w:r>
      <w:r>
        <w:t>FIS đã điều chỉnh</w:t>
      </w:r>
    </w:p>
  </w:comment>
  <w:comment w:id="628" w:author="Anh Pham Thi Lan (CN-PTHTL)" w:date="2026-07-06T16:52:00Z" w:initials="APTL(">
    <w:p w14:paraId="363FC9D6" w14:textId="10E38104" w:rsidR="0038516F" w:rsidRDefault="0038516F">
      <w:pPr>
        <w:pStyle w:val="CommentText"/>
      </w:pPr>
      <w:r>
        <w:rPr>
          <w:rStyle w:val="CommentReference"/>
        </w:rPr>
        <w:annotationRef/>
      </w:r>
      <w:r>
        <w:t>Không đúng ý nghĩa</w:t>
      </w:r>
    </w:p>
  </w:comment>
  <w:comment w:id="629" w:author="Pham Quynh Trang" w:date="2026-07-11T16:18:00Z" w:initials="A">
    <w:p w14:paraId="0D77325F" w14:textId="567C937C" w:rsidR="0038516F" w:rsidRDefault="0038516F">
      <w:pPr>
        <w:pStyle w:val="CommentText"/>
      </w:pPr>
      <w:r>
        <w:rPr>
          <w:rStyle w:val="CommentReference"/>
        </w:rPr>
        <w:annotationRef/>
      </w:r>
      <w:r>
        <w:t>FIS đã điều chỉnh</w:t>
      </w:r>
    </w:p>
  </w:comment>
  <w:comment w:id="643" w:author="Anh Pham Thi Lan (CN-PTHTL)" w:date="2026-07-06T16:50:00Z" w:initials="APTL(">
    <w:p w14:paraId="6A6DF7F4" w14:textId="1E1A8594" w:rsidR="0038516F" w:rsidRDefault="0038516F">
      <w:pPr>
        <w:pStyle w:val="CommentText"/>
      </w:pPr>
      <w:r>
        <w:rPr>
          <w:rStyle w:val="CommentReference"/>
        </w:rPr>
        <w:annotationRef/>
      </w:r>
      <w:r>
        <w:t>Mô tả chưa rõ, là type thì luôn có sẵn list lựa chọn.</w:t>
      </w:r>
    </w:p>
  </w:comment>
  <w:comment w:id="644" w:author="Pham Quynh Trang" w:date="2026-07-11T16:18:00Z" w:initials="A">
    <w:p w14:paraId="0432CEEC" w14:textId="1D6F9B46" w:rsidR="0038516F" w:rsidRDefault="0038516F">
      <w:pPr>
        <w:pStyle w:val="CommentText"/>
      </w:pPr>
      <w:r>
        <w:rPr>
          <w:rStyle w:val="CommentReference"/>
        </w:rPr>
        <w:annotationRef/>
      </w:r>
      <w:r>
        <w:t>FIS đã điều chỉnh</w:t>
      </w:r>
    </w:p>
  </w:comment>
  <w:comment w:id="669" w:author="Anh Pham Thi Lan (CN-PTHTL)" w:date="2026-07-06T16:56:00Z" w:initials="APTL(">
    <w:p w14:paraId="15FD75A4" w14:textId="3321E0ED" w:rsidR="0038516F" w:rsidRDefault="0038516F">
      <w:pPr>
        <w:pStyle w:val="CommentText"/>
      </w:pPr>
      <w:r>
        <w:rPr>
          <w:rStyle w:val="CommentReference"/>
        </w:rPr>
        <w:annotationRef/>
      </w:r>
      <w:r>
        <w:t>Trạng thái chứ? Mà thế này là trạng thái của từng ID chứ đâu phải của danh sách?</w:t>
      </w:r>
    </w:p>
  </w:comment>
  <w:comment w:id="670" w:author="Pham Quynh Trang" w:date="2026-07-11T16:18:00Z" w:initials="A">
    <w:p w14:paraId="5DA49E2D" w14:textId="4BA25DDC" w:rsidR="0038516F" w:rsidRDefault="0038516F">
      <w:pPr>
        <w:pStyle w:val="CommentText"/>
      </w:pPr>
      <w:r>
        <w:rPr>
          <w:rStyle w:val="CommentReference"/>
        </w:rPr>
        <w:annotationRef/>
      </w:r>
      <w:r>
        <w:t>FIS đã điều chỉnh</w:t>
      </w:r>
    </w:p>
  </w:comment>
  <w:comment w:id="694" w:author="Anh Pham Thi Lan (CN-PTHTL)" w:date="2026-07-06T16:58:00Z" w:initials="APTL(">
    <w:p w14:paraId="35BEA390" w14:textId="2202988B" w:rsidR="0038516F" w:rsidRDefault="0038516F">
      <w:pPr>
        <w:pStyle w:val="CommentText"/>
      </w:pPr>
      <w:r>
        <w:rPr>
          <w:rStyle w:val="CommentReference"/>
        </w:rPr>
        <w:annotationRef/>
      </w:r>
      <w:r>
        <w:t>Sao lại dùng từ này</w:t>
      </w:r>
    </w:p>
  </w:comment>
  <w:comment w:id="695" w:author="Pham Quynh Trang" w:date="2026-07-09T21:25:00Z" w:initials="A">
    <w:p w14:paraId="28DBD258" w14:textId="2189E99A" w:rsidR="0038516F" w:rsidRDefault="0038516F">
      <w:pPr>
        <w:pStyle w:val="CommentText"/>
      </w:pPr>
      <w:r>
        <w:rPr>
          <w:rStyle w:val="CommentReference"/>
        </w:rPr>
        <w:annotationRef/>
      </w:r>
      <w:r>
        <w:t>Để thể hiện ID này đã không còn hoạt động, nghĩa là không còn được loại trừ khi quét thông tin khi chạy các kịch bản.</w:t>
      </w:r>
    </w:p>
  </w:comment>
  <w:comment w:id="733" w:author="Anh Pham Thi Lan (CN-PTHTL)" w:date="2026-07-06T17:05:00Z" w:initials="APTL(">
    <w:p w14:paraId="30B67086" w14:textId="48792262" w:rsidR="0038516F" w:rsidRDefault="0038516F">
      <w:pPr>
        <w:pStyle w:val="CommentText"/>
      </w:pPr>
      <w:r>
        <w:rPr>
          <w:rStyle w:val="CommentReference"/>
        </w:rPr>
        <w:annotationRef/>
      </w:r>
      <w:r>
        <w:t>Sao lại mô tả thành ngày hiệu lực?</w:t>
      </w:r>
    </w:p>
  </w:comment>
  <w:comment w:id="734" w:author="Pham Quynh Trang" w:date="2026-07-11T16:18:00Z" w:initials="A">
    <w:p w14:paraId="2EF78D0D" w14:textId="75A654FC" w:rsidR="0038516F" w:rsidRDefault="0038516F">
      <w:pPr>
        <w:pStyle w:val="CommentText"/>
      </w:pPr>
      <w:r>
        <w:rPr>
          <w:rStyle w:val="CommentReference"/>
        </w:rPr>
        <w:annotationRef/>
      </w:r>
      <w:r>
        <w:t>FIS đã điều chỉnh</w:t>
      </w:r>
    </w:p>
  </w:comment>
  <w:comment w:id="820" w:author="Anh Pham Thi Lan (CN-PTHTL)" w:date="2026-07-06T17:07:00Z" w:initials="APTL(">
    <w:p w14:paraId="6A28F4E6" w14:textId="6DAED7E4" w:rsidR="0038516F" w:rsidRDefault="0038516F">
      <w:pPr>
        <w:pStyle w:val="CommentText"/>
      </w:pPr>
      <w:r>
        <w:rPr>
          <w:rStyle w:val="CommentReference"/>
        </w:rPr>
        <w:annotationRef/>
      </w:r>
      <w:r>
        <w:t>Cái này thừa à?</w:t>
      </w:r>
    </w:p>
  </w:comment>
  <w:comment w:id="821" w:author="Pham Quynh Trang" w:date="2026-07-11T16:19:00Z" w:initials="A">
    <w:p w14:paraId="20B07B87" w14:textId="4CDE9037" w:rsidR="0038516F" w:rsidRDefault="0038516F">
      <w:pPr>
        <w:pStyle w:val="CommentText"/>
      </w:pPr>
      <w:r>
        <w:rPr>
          <w:rStyle w:val="CommentReference"/>
        </w:rPr>
        <w:annotationRef/>
      </w:r>
      <w:r>
        <w:t>FIS đã điều chỉnh</w:t>
      </w:r>
    </w:p>
  </w:comment>
  <w:comment w:id="837" w:author="Anh Pham Thi Lan (CN-PTHTL)" w:date="2026-07-06T17:08:00Z" w:initials="APTL(">
    <w:p w14:paraId="679D297B" w14:textId="73EF11AB" w:rsidR="0038516F" w:rsidRDefault="0038516F">
      <w:pPr>
        <w:pStyle w:val="CommentText"/>
      </w:pPr>
      <w:r>
        <w:rPr>
          <w:rStyle w:val="CommentReference"/>
        </w:rPr>
        <w:annotationRef/>
      </w:r>
      <w:r>
        <w:t>Chả thấy mô tả tạo mới như nào? Sửa thì được sửa những j? xóa ra sao???</w:t>
      </w:r>
    </w:p>
  </w:comment>
  <w:comment w:id="838" w:author="Pham Quynh Trang" w:date="2026-07-11T16:19:00Z" w:initials="A">
    <w:p w14:paraId="114F70D0" w14:textId="2C168F44" w:rsidR="0038516F" w:rsidRDefault="0038516F">
      <w:pPr>
        <w:pStyle w:val="CommentText"/>
      </w:pPr>
      <w:r>
        <w:rPr>
          <w:rStyle w:val="CommentReference"/>
        </w:rPr>
        <w:annotationRef/>
      </w:r>
      <w:r>
        <w:t>FIS update</w:t>
      </w:r>
    </w:p>
  </w:comment>
  <w:comment w:id="877" w:author="Thanh Mai Phuong (QLRR - TT&amp;PCRT PCRT)" w:date="2026-07-24T10:24:00Z" w:initials="TMP(TP">
    <w:p w14:paraId="4C8001F0" w14:textId="77777777" w:rsidR="0038516F" w:rsidRDefault="0038516F" w:rsidP="0080667E">
      <w:pPr>
        <w:pStyle w:val="CommentText"/>
      </w:pPr>
      <w:r>
        <w:rPr>
          <w:rStyle w:val="CommentReference"/>
        </w:rPr>
        <w:annotationRef/>
      </w:r>
      <w:r>
        <w:t xml:space="preserve">Các key check trùng là các thông tin nào? </w:t>
      </w:r>
    </w:p>
    <w:p w14:paraId="3FD77B47" w14:textId="65D724A9" w:rsidR="0038516F" w:rsidRDefault="0038516F" w:rsidP="0080667E">
      <w:pPr>
        <w:pStyle w:val="CommentText"/>
      </w:pPr>
      <w:r>
        <w:sym w:font="Wingdings" w:char="F0E0"/>
      </w:r>
      <w:r>
        <w:t xml:space="preserve"> bổ sung cụ thể</w:t>
      </w:r>
    </w:p>
  </w:comment>
  <w:comment w:id="878" w:author="Pham Quynh Trang" w:date="2026-07-24T14:12:00Z" w:initials="A">
    <w:p w14:paraId="3D3AB768" w14:textId="753219E1" w:rsidR="0038516F" w:rsidRDefault="0038516F">
      <w:pPr>
        <w:pStyle w:val="CommentText"/>
        <w:rPr>
          <w:sz w:val="24"/>
          <w:szCs w:val="24"/>
        </w:rPr>
      </w:pPr>
      <w:r>
        <w:rPr>
          <w:rStyle w:val="CommentReference"/>
        </w:rPr>
        <w:annotationRef/>
      </w:r>
      <w:r>
        <w:t xml:space="preserve">Trường Key gồm 3 trường là ID, ID Type và </w:t>
      </w:r>
      <w:r w:rsidRPr="00FD380A">
        <w:rPr>
          <w:sz w:val="24"/>
          <w:szCs w:val="24"/>
        </w:rPr>
        <w:t>Application scenario</w:t>
      </w:r>
      <w:r>
        <w:rPr>
          <w:sz w:val="24"/>
          <w:szCs w:val="24"/>
        </w:rPr>
        <w:t>. Ví dụ: kịch bản focus AC, key sẽ là Số tài khoản của KH +Account +mã kịch bản</w:t>
      </w:r>
    </w:p>
    <w:p w14:paraId="4EC63825" w14:textId="264C0C43" w:rsidR="0038516F" w:rsidRDefault="0038516F">
      <w:pPr>
        <w:pStyle w:val="CommentText"/>
      </w:pPr>
    </w:p>
  </w:comment>
  <w:comment w:id="879" w:author="Thanh Mai Phuong (QLRR - TT&amp;PCRT PCRT)" w:date="2026-07-24T10:33:00Z" w:initials="TMP(TP">
    <w:p w14:paraId="4A9A2709" w14:textId="614D3E90" w:rsidR="0038516F" w:rsidRDefault="0038516F">
      <w:pPr>
        <w:pStyle w:val="CommentText"/>
      </w:pPr>
      <w:r>
        <w:rPr>
          <w:rStyle w:val="CommentReference"/>
        </w:rPr>
        <w:annotationRef/>
      </w:r>
      <w:r>
        <w:t>Sẽ thông báo qua email tương tự như cơ chế thông báo kết quả upload các file Watchlist khác đúng ko?</w:t>
      </w:r>
    </w:p>
  </w:comment>
  <w:comment w:id="880" w:author="Pham Quynh Trang" w:date="2026-07-24T14:46:00Z" w:initials="A">
    <w:p w14:paraId="041AB983" w14:textId="491EB658" w:rsidR="0038516F" w:rsidRDefault="0038516F">
      <w:pPr>
        <w:pStyle w:val="CommentText"/>
      </w:pPr>
      <w:r>
        <w:rPr>
          <w:rStyle w:val="CommentReference"/>
        </w:rPr>
        <w:annotationRef/>
      </w:r>
      <w:r>
        <w:t>FIS update nội dung bên dưới</w:t>
      </w:r>
    </w:p>
  </w:comment>
  <w:comment w:id="894" w:author="Pham Quynh Trang" w:date="2026-07-24T14:46:00Z" w:initials="A">
    <w:p w14:paraId="0FC350AA" w14:textId="53C9E9C9" w:rsidR="0038516F" w:rsidRDefault="0038516F">
      <w:pPr>
        <w:pStyle w:val="CommentText"/>
      </w:pPr>
      <w:r>
        <w:rPr>
          <w:rStyle w:val="CommentReference"/>
        </w:rPr>
        <w:annotationRef/>
      </w:r>
      <w:r>
        <w:t>MSB cung cấp temp email</w:t>
      </w:r>
    </w:p>
  </w:comment>
  <w:comment w:id="895" w:author="Thanh Mai Phuong (QLRR - TT&amp;PCRT PCRT)" w:date="2026-09-30T15:37:00Z" w:initials="TMP(TP">
    <w:p w14:paraId="325DDFD0" w14:textId="313E0D5C" w:rsidR="0038516F" w:rsidRDefault="0038516F">
      <w:pPr>
        <w:pStyle w:val="CommentText"/>
      </w:pPr>
      <w:r>
        <w:rPr>
          <w:rStyle w:val="CommentReference"/>
        </w:rPr>
        <w:annotationRef/>
      </w:r>
      <w:r>
        <w:t xml:space="preserve">Mẫu email sẽ điều chỉnh nội dung tương tự như với email trả kết quả đồng bộ WC, Private list </w:t>
      </w:r>
    </w:p>
  </w:comment>
  <w:comment w:id="936" w:author="Anh Pham Thi Lan (CN-PTHTL)" w:date="2026-07-06T17:08:00Z" w:initials="APTL(">
    <w:p w14:paraId="3585BC9E" w14:textId="2C8D70EE" w:rsidR="0038516F" w:rsidRDefault="0038516F">
      <w:pPr>
        <w:pStyle w:val="CommentText"/>
      </w:pPr>
      <w:r>
        <w:rPr>
          <w:rStyle w:val="CommentReference"/>
        </w:rPr>
        <w:annotationRef/>
      </w:r>
      <w:r>
        <w:t>Là sao?</w:t>
      </w:r>
    </w:p>
  </w:comment>
  <w:comment w:id="937" w:author="Pham Quynh Trang" w:date="2026-07-09T21:46:00Z" w:initials="A">
    <w:p w14:paraId="74B03D7F" w14:textId="59309F98" w:rsidR="0038516F" w:rsidRDefault="0038516F">
      <w:pPr>
        <w:pStyle w:val="CommentText"/>
      </w:pPr>
      <w:r>
        <w:rPr>
          <w:rStyle w:val="CommentReference"/>
        </w:rPr>
        <w:annotationRef/>
      </w:r>
      <w:r>
        <w:t>FIS update</w:t>
      </w:r>
    </w:p>
  </w:comment>
  <w:comment w:id="944" w:author="Anh Pham Thi Lan (CN-PTHTL)" w:date="2026-07-06T17:09:00Z" w:initials="APTL(">
    <w:p w14:paraId="49322012" w14:textId="2AE8F903" w:rsidR="0038516F" w:rsidRDefault="0038516F">
      <w:pPr>
        <w:pStyle w:val="CommentText"/>
      </w:pPr>
      <w:r>
        <w:rPr>
          <w:rStyle w:val="CommentReference"/>
        </w:rPr>
        <w:annotationRef/>
      </w:r>
      <w:r>
        <w:t>Lủng củng</w:t>
      </w:r>
    </w:p>
  </w:comment>
  <w:comment w:id="945" w:author="Pham Quynh Trang" w:date="2026-07-09T21:55:00Z" w:initials="A">
    <w:p w14:paraId="1BC8E3BB" w14:textId="65DFFC7E" w:rsidR="0038516F" w:rsidRDefault="0038516F">
      <w:pPr>
        <w:pStyle w:val="CommentText"/>
      </w:pPr>
      <w:r>
        <w:rPr>
          <w:rStyle w:val="CommentReference"/>
        </w:rPr>
        <w:annotationRef/>
      </w:r>
      <w:r>
        <w:t>FIS update</w:t>
      </w:r>
    </w:p>
  </w:comment>
  <w:comment w:id="947" w:author="Anh Pham Thi Lan (CN-PTHTL)" w:date="2026-07-06T17:10:00Z" w:initials="APTL(">
    <w:p w14:paraId="46A5B9FD" w14:textId="4A3C92FD" w:rsidR="0038516F" w:rsidRDefault="0038516F">
      <w:pPr>
        <w:pStyle w:val="CommentText"/>
      </w:pPr>
      <w:r>
        <w:rPr>
          <w:rStyle w:val="CommentReference"/>
        </w:rPr>
        <w:annotationRef/>
      </w:r>
      <w:r>
        <w:t>Ko thấy mô tả chạy batch như nào? Luồng ra sao?</w:t>
      </w:r>
    </w:p>
  </w:comment>
  <w:comment w:id="948" w:author="Pham Quynh Trang" w:date="2026-07-11T16:20:00Z" w:initials="A">
    <w:p w14:paraId="4F900AE4" w14:textId="376D54A3" w:rsidR="0038516F" w:rsidRDefault="0038516F">
      <w:pPr>
        <w:pStyle w:val="CommentText"/>
      </w:pPr>
      <w:r>
        <w:rPr>
          <w:rStyle w:val="CommentReference"/>
        </w:rPr>
        <w:annotationRef/>
      </w:r>
      <w:r>
        <w:t>Trao đổi trực tiếp</w:t>
      </w:r>
    </w:p>
  </w:comment>
  <w:comment w:id="954" w:author="Anh Pham Thi Lan (CN-PTHTL)" w:date="2026-07-06T17:15:00Z" w:initials="APTL(">
    <w:p w14:paraId="57673D3A" w14:textId="20D863CB" w:rsidR="0038516F" w:rsidRDefault="0038516F">
      <w:pPr>
        <w:pStyle w:val="CommentText"/>
      </w:pPr>
      <w:r>
        <w:rPr>
          <w:rStyle w:val="CommentReference"/>
        </w:rPr>
        <w:annotationRef/>
      </w:r>
      <w:r>
        <w:t xml:space="preserve">Đây là giải thích của hệ thống, không phải viết đứng trên vai trò của người dùng yêu cầu. SỬA LẠI TOÀN BỘ PHẦN MÔ TẢ </w:t>
      </w:r>
    </w:p>
  </w:comment>
  <w:comment w:id="955" w:author="Pham Quynh Trang" w:date="2026-07-11T16:23:00Z" w:initials="A">
    <w:p w14:paraId="7854BDB7" w14:textId="4E9E715B" w:rsidR="0038516F" w:rsidRDefault="0038516F">
      <w:pPr>
        <w:pStyle w:val="CommentText"/>
      </w:pPr>
      <w:r>
        <w:rPr>
          <w:rStyle w:val="CommentReference"/>
        </w:rPr>
        <w:annotationRef/>
      </w:r>
      <w:r>
        <w:t>Trao đổi trực tiếp</w:t>
      </w:r>
    </w:p>
  </w:comment>
  <w:comment w:id="956" w:author="Pham Quynh Trang" w:date="2026-07-23T09:40:00Z" w:initials="A">
    <w:p w14:paraId="6A3EA402" w14:textId="2E55D713" w:rsidR="0038516F" w:rsidRDefault="0038516F">
      <w:pPr>
        <w:pStyle w:val="CommentText"/>
      </w:pPr>
      <w:r>
        <w:rPr>
          <w:rStyle w:val="CommentReference"/>
        </w:rPr>
        <w:annotationRef/>
      </w:r>
      <w:r>
        <w:t>FIS update</w:t>
      </w:r>
    </w:p>
  </w:comment>
  <w:comment w:id="959" w:author="Anh Pham Thi Lan (CN-PTHTL)" w:date="2026-07-06T17:16:00Z" w:initials="APTL(">
    <w:p w14:paraId="28791793" w14:textId="5DE403F0" w:rsidR="0038516F" w:rsidRDefault="0038516F">
      <w:pPr>
        <w:pStyle w:val="CommentText"/>
      </w:pPr>
      <w:r>
        <w:rPr>
          <w:rStyle w:val="CommentReference"/>
        </w:rPr>
        <w:annotationRef/>
      </w:r>
      <w:r>
        <w:t>Các đầu mục ko đánh dấu “:”</w:t>
      </w:r>
    </w:p>
  </w:comment>
  <w:comment w:id="960" w:author="Pham Quynh Trang" w:date="2026-07-11T16:25:00Z" w:initials="A">
    <w:p w14:paraId="3BB969FA" w14:textId="1B1314B3" w:rsidR="0038516F" w:rsidRDefault="0038516F">
      <w:pPr>
        <w:pStyle w:val="CommentText"/>
      </w:pPr>
      <w:r>
        <w:rPr>
          <w:rStyle w:val="CommentReference"/>
        </w:rPr>
        <w:annotationRef/>
      </w:r>
      <w:r>
        <w:t>FIS update</w:t>
      </w:r>
    </w:p>
  </w:comment>
  <w:comment w:id="961" w:author="Anh Pham Thi Lan (CN-PTHTL)" w:date="2026-07-06T17:17:00Z" w:initials="APTL(">
    <w:p w14:paraId="0F7800FB" w14:textId="4AA72AD4" w:rsidR="0038516F" w:rsidRDefault="0038516F">
      <w:pPr>
        <w:pStyle w:val="CommentText"/>
      </w:pPr>
      <w:r>
        <w:rPr>
          <w:rStyle w:val="CommentReference"/>
        </w:rPr>
        <w:annotationRef/>
      </w:r>
      <w:r>
        <w:t>Bỏ đi. Chỉ mô tả đúng theo đầu mục đi</w:t>
      </w:r>
    </w:p>
  </w:comment>
  <w:comment w:id="962" w:author="Pham Quynh Trang" w:date="2026-07-09T21:56:00Z" w:initials="A">
    <w:p w14:paraId="1CCF8C44" w14:textId="29FEB17E" w:rsidR="0038516F" w:rsidRDefault="0038516F">
      <w:pPr>
        <w:pStyle w:val="CommentText"/>
      </w:pPr>
      <w:r>
        <w:rPr>
          <w:rStyle w:val="CommentReference"/>
        </w:rPr>
        <w:annotationRef/>
      </w:r>
      <w:r>
        <w:t>FIS update</w:t>
      </w:r>
    </w:p>
  </w:comment>
  <w:comment w:id="963" w:author="Thuy Nguyen Thu (QLRR - TT&amp;PCRT PCRT)" w:date="2026-05-11T10:14:00Z" w:initials="TNT(TP">
    <w:p w14:paraId="6765B8C9" w14:textId="77777777" w:rsidR="0038516F" w:rsidRDefault="0038516F" w:rsidP="00A72E4D">
      <w:pPr>
        <w:pStyle w:val="CommentText"/>
      </w:pPr>
      <w:r>
        <w:rPr>
          <w:rStyle w:val="CommentReference"/>
        </w:rPr>
        <w:annotationRef/>
      </w:r>
      <w:r>
        <w:t>Hệ thống hỗ trợ lọc các giao dịch theo các thông tin: số CIF, ngày, loại giao dịch, giá trị giao dịch… khi pick up các giao dịch để tạo case thủ công</w:t>
      </w:r>
    </w:p>
  </w:comment>
  <w:comment w:id="964" w:author="Pham Quynh Trang" w:date="2026-05-14T10:20:00Z" w:initials="A">
    <w:p w14:paraId="1D240B4F" w14:textId="68EAB530" w:rsidR="0038516F" w:rsidRDefault="0038516F">
      <w:pPr>
        <w:pStyle w:val="CommentText"/>
      </w:pPr>
      <w:r>
        <w:rPr>
          <w:rStyle w:val="CommentReference"/>
        </w:rPr>
        <w:annotationRef/>
      </w:r>
      <w:r>
        <w:t>FIS update thông tin bên dưới</w:t>
      </w:r>
    </w:p>
  </w:comment>
  <w:comment w:id="972" w:author="Anh Pham Thi Lan (CN-PTHTL)" w:date="2026-07-06T17:19:00Z" w:initials="APTL(">
    <w:p w14:paraId="555B9068" w14:textId="79BEC8D0" w:rsidR="0038516F" w:rsidRDefault="0038516F">
      <w:pPr>
        <w:pStyle w:val="CommentText"/>
      </w:pPr>
      <w:r>
        <w:rPr>
          <w:rStyle w:val="CommentReference"/>
        </w:rPr>
        <w:annotationRef/>
      </w:r>
      <w:r>
        <w:t>Chẳng ăn nhập với mô tả</w:t>
      </w:r>
    </w:p>
  </w:comment>
  <w:comment w:id="973" w:author="Pham Quynh Trang" w:date="2026-07-11T16:26:00Z" w:initials="A">
    <w:p w14:paraId="460DD6A4" w14:textId="7EB5C997" w:rsidR="0038516F" w:rsidRDefault="0038516F">
      <w:pPr>
        <w:pStyle w:val="CommentText"/>
      </w:pPr>
      <w:r>
        <w:rPr>
          <w:rStyle w:val="CommentReference"/>
        </w:rPr>
        <w:annotationRef/>
      </w:r>
      <w:r>
        <w:t>FIS update</w:t>
      </w:r>
    </w:p>
  </w:comment>
  <w:comment w:id="979" w:author="Anh Pham Thi Lan (CN-PTHTL)" w:date="2026-07-06T17:18:00Z" w:initials="APTL(">
    <w:p w14:paraId="0A22EA99" w14:textId="4E2AA728" w:rsidR="0038516F" w:rsidRDefault="0038516F">
      <w:pPr>
        <w:pStyle w:val="CommentText"/>
      </w:pPr>
      <w:r>
        <w:rPr>
          <w:rStyle w:val="CommentReference"/>
        </w:rPr>
        <w:annotationRef/>
      </w:r>
      <w:r w:rsidRPr="00B235E1">
        <w:rPr>
          <w:highlight w:val="yellow"/>
        </w:rPr>
        <w:t>Không phải mặc định à? Mai sau muốn thêm giá trị được ko?</w:t>
      </w:r>
    </w:p>
  </w:comment>
  <w:comment w:id="980" w:author="Pham Quynh Trang" w:date="2026-07-11T16:27:00Z" w:initials="A">
    <w:p w14:paraId="7B71690B" w14:textId="7D6602C6" w:rsidR="0038516F" w:rsidRPr="00F17CCD" w:rsidRDefault="0038516F">
      <w:pPr>
        <w:pStyle w:val="CommentText"/>
        <w:rPr>
          <w:lang w:val="vi-VN"/>
        </w:rPr>
      </w:pPr>
      <w:r>
        <w:rPr>
          <w:rStyle w:val="CommentReference"/>
        </w:rPr>
        <w:annotationRef/>
      </w:r>
      <w:r>
        <w:rPr>
          <w:lang w:val="vi-VN"/>
        </w:rPr>
        <w:t>Chốt lại với nghiệm vụ type cho case thủ công chọn là gì? Chọn các giá trị có sẵn hay muốn tạo thêm?</w:t>
      </w:r>
    </w:p>
  </w:comment>
  <w:comment w:id="985" w:author="Thanh Mai Phuong (QLRR - TT&amp;PCRT PCRT)" w:date="2026-05-11T17:03:00Z" w:initials="TMP(P">
    <w:p w14:paraId="3DF113B9" w14:textId="77777777" w:rsidR="0038516F" w:rsidRDefault="0038516F" w:rsidP="00083B8E">
      <w:pPr>
        <w:pStyle w:val="CommentText"/>
      </w:pPr>
      <w:r>
        <w:rPr>
          <w:rStyle w:val="CommentReference"/>
        </w:rPr>
        <w:annotationRef/>
      </w:r>
      <w:r>
        <w:t>M</w:t>
      </w:r>
    </w:p>
  </w:comment>
  <w:comment w:id="986" w:author="Pham Quynh Trang" w:date="2026-05-12T19:18:00Z" w:initials="A">
    <w:p w14:paraId="648E6524" w14:textId="77777777" w:rsidR="0038516F" w:rsidRDefault="0038516F" w:rsidP="00083B8E">
      <w:pPr>
        <w:pStyle w:val="CommentText"/>
      </w:pPr>
      <w:r>
        <w:rPr>
          <w:rStyle w:val="CommentReference"/>
        </w:rPr>
        <w:annotationRef/>
      </w:r>
      <w:r>
        <w:t>Đây là màn hình OOTB của hệ thống, đề nghị giữ nguyên</w:t>
      </w:r>
    </w:p>
  </w:comment>
  <w:comment w:id="991" w:author="Anh Pham Thi Lan (CN-PTHTL)" w:date="2026-07-06T17:19:00Z" w:initials="APTL(">
    <w:p w14:paraId="272ADE08" w14:textId="6711D411" w:rsidR="0038516F" w:rsidRDefault="0038516F">
      <w:pPr>
        <w:pStyle w:val="CommentText"/>
      </w:pPr>
      <w:r>
        <w:rPr>
          <w:rStyle w:val="CommentReference"/>
        </w:rPr>
        <w:annotationRef/>
      </w:r>
      <w:r>
        <w:t>Là j?</w:t>
      </w:r>
    </w:p>
  </w:comment>
  <w:comment w:id="992" w:author="Pham Quynh Trang" w:date="2026-07-11T16:28:00Z" w:initials="A">
    <w:p w14:paraId="1A6FEBB5" w14:textId="0EB14C56" w:rsidR="0038516F" w:rsidRDefault="0038516F">
      <w:pPr>
        <w:pStyle w:val="CommentText"/>
      </w:pPr>
      <w:r>
        <w:rPr>
          <w:rStyle w:val="CommentReference"/>
        </w:rPr>
        <w:annotationRef/>
      </w:r>
      <w:r>
        <w:t>FIS chỉnh sửa</w:t>
      </w:r>
    </w:p>
  </w:comment>
  <w:comment w:id="1002" w:author="Thanh Mai Phuong (QLRR - TT&amp;PCRT PCRT)" w:date="2026-05-11T17:04:00Z" w:initials="TMP(P">
    <w:p w14:paraId="378D3461" w14:textId="77777777" w:rsidR="0038516F" w:rsidRDefault="0038516F" w:rsidP="00083B8E">
      <w:pPr>
        <w:pStyle w:val="CommentText"/>
      </w:pPr>
      <w:r>
        <w:rPr>
          <w:rStyle w:val="CommentReference"/>
        </w:rPr>
        <w:annotationRef/>
      </w:r>
      <w:r>
        <w:t>Giải thích cơ chế hệ thống phân thứ tự mức độ ưu tiên để đánh giá có cần M ko</w:t>
      </w:r>
    </w:p>
  </w:comment>
  <w:comment w:id="1003" w:author="Pham Quynh Trang" w:date="2026-05-12T19:11:00Z" w:initials="A">
    <w:p w14:paraId="3F1F33E5" w14:textId="77777777" w:rsidR="0038516F" w:rsidRDefault="0038516F" w:rsidP="00083B8E">
      <w:pPr>
        <w:pStyle w:val="CommentText"/>
      </w:pPr>
      <w:r>
        <w:rPr>
          <w:rStyle w:val="CommentReference"/>
        </w:rPr>
        <w:annotationRef/>
      </w:r>
      <w:r>
        <w:t>Đây là thông tin do người dùng chọn, không liên quan đến cơ chế của hệ thống</w:t>
      </w:r>
    </w:p>
  </w:comment>
  <w:comment w:id="1017" w:author="Anh Pham Thi Lan (CN-PTHTL)" w:date="2026-07-06T17:20:00Z" w:initials="APTL(">
    <w:p w14:paraId="067F1EB6" w14:textId="3CAD1EBE" w:rsidR="0038516F" w:rsidRDefault="0038516F">
      <w:pPr>
        <w:pStyle w:val="CommentText"/>
      </w:pPr>
      <w:r>
        <w:rPr>
          <w:rStyle w:val="CommentReference"/>
        </w:rPr>
        <w:annotationRef/>
      </w:r>
      <w:r>
        <w:t>?</w:t>
      </w:r>
    </w:p>
  </w:comment>
  <w:comment w:id="1018" w:author="Pham Quynh Trang" w:date="2026-07-13T20:15:00Z" w:initials="A">
    <w:p w14:paraId="4D856E99" w14:textId="30405F91" w:rsidR="0038516F" w:rsidRPr="00C36291" w:rsidRDefault="0038516F">
      <w:pPr>
        <w:pStyle w:val="CommentText"/>
        <w:rPr>
          <w:lang w:val="vi-VN"/>
        </w:rPr>
      </w:pPr>
      <w:r>
        <w:rPr>
          <w:rStyle w:val="CommentReference"/>
        </w:rPr>
        <w:annotationRef/>
      </w:r>
      <w:r>
        <w:rPr>
          <w:lang w:val="vi-VN"/>
        </w:rPr>
        <w:t>Chưa hiểu câu hỏi?</w:t>
      </w:r>
    </w:p>
  </w:comment>
  <w:comment w:id="1024" w:author="Anh Pham Thi Lan (CN-PTHTL)" w:date="2026-07-06T17:20:00Z" w:initials="APTL(">
    <w:p w14:paraId="24FC6757" w14:textId="04F6AE08" w:rsidR="0038516F" w:rsidRDefault="0038516F">
      <w:pPr>
        <w:pStyle w:val="CommentText"/>
      </w:pPr>
      <w:r>
        <w:rPr>
          <w:rStyle w:val="CommentReference"/>
        </w:rPr>
        <w:annotationRef/>
      </w:r>
      <w:r>
        <w:t>?</w:t>
      </w:r>
    </w:p>
  </w:comment>
  <w:comment w:id="1025" w:author="Pham Quynh Trang" w:date="2026-07-13T20:15:00Z" w:initials="A">
    <w:p w14:paraId="604ACC29" w14:textId="4D32CC46" w:rsidR="0038516F" w:rsidRDefault="0038516F">
      <w:pPr>
        <w:pStyle w:val="CommentText"/>
      </w:pPr>
      <w:r>
        <w:rPr>
          <w:rStyle w:val="CommentReference"/>
        </w:rPr>
        <w:annotationRef/>
      </w:r>
      <w:r>
        <w:rPr>
          <w:lang w:val="vi-VN"/>
        </w:rPr>
        <w:t>Chưa hiểu câu hỏi?</w:t>
      </w:r>
    </w:p>
  </w:comment>
  <w:comment w:id="1031" w:author="Anh Pham Thi Lan (CN-PTHTL)" w:date="2026-07-06T17:20:00Z" w:initials="APTL(">
    <w:p w14:paraId="58813F01" w14:textId="4AB6466D" w:rsidR="0038516F" w:rsidRDefault="0038516F">
      <w:pPr>
        <w:pStyle w:val="CommentText"/>
      </w:pPr>
      <w:r>
        <w:rPr>
          <w:rStyle w:val="CommentReference"/>
        </w:rPr>
        <w:annotationRef/>
      </w:r>
      <w:r>
        <w:t>?</w:t>
      </w:r>
    </w:p>
  </w:comment>
  <w:comment w:id="1032" w:author="Pham Quynh Trang" w:date="2026-07-13T20:15:00Z" w:initials="A">
    <w:p w14:paraId="30D3804F" w14:textId="154AF807" w:rsidR="0038516F" w:rsidRDefault="0038516F">
      <w:pPr>
        <w:pStyle w:val="CommentText"/>
      </w:pPr>
      <w:r>
        <w:rPr>
          <w:rStyle w:val="CommentReference"/>
        </w:rPr>
        <w:annotationRef/>
      </w:r>
      <w:r>
        <w:rPr>
          <w:lang w:val="vi-VN"/>
        </w:rPr>
        <w:t>Chưa hiểu câu hỏi?</w:t>
      </w:r>
    </w:p>
  </w:comment>
  <w:comment w:id="1045" w:author="Thanh Mai Phuong (QLRR - TT&amp;PCRT PCRT)" w:date="2026-05-11T17:03:00Z" w:initials="TMP(P">
    <w:p w14:paraId="2A7D98CF" w14:textId="77777777" w:rsidR="0038516F" w:rsidRDefault="0038516F" w:rsidP="00334C0F">
      <w:pPr>
        <w:pStyle w:val="CommentText"/>
      </w:pPr>
      <w:r>
        <w:rPr>
          <w:rStyle w:val="CommentReference"/>
        </w:rPr>
        <w:annotationRef/>
      </w:r>
      <w:r>
        <w:t>M</w:t>
      </w:r>
    </w:p>
  </w:comment>
  <w:comment w:id="1046" w:author="Pham Quynh Trang" w:date="2026-05-12T19:18:00Z" w:initials="A">
    <w:p w14:paraId="2F5C0342" w14:textId="77777777" w:rsidR="0038516F" w:rsidRDefault="0038516F" w:rsidP="00334C0F">
      <w:pPr>
        <w:pStyle w:val="CommentText"/>
      </w:pPr>
      <w:r>
        <w:rPr>
          <w:rStyle w:val="CommentReference"/>
        </w:rPr>
        <w:annotationRef/>
      </w:r>
      <w:r>
        <w:t>Đây là màn hình OOTB của hệ thống, đề nghị giữ nguyên</w:t>
      </w:r>
    </w:p>
  </w:comment>
  <w:comment w:id="1037" w:author="Pham Quynh Trang" w:date="2026-06-22T23:08:00Z" w:initials="A">
    <w:p w14:paraId="25F3A69D" w14:textId="10E5AB90" w:rsidR="0038516F" w:rsidRDefault="0038516F">
      <w:pPr>
        <w:pStyle w:val="CommentText"/>
      </w:pPr>
      <w:r>
        <w:rPr>
          <w:rStyle w:val="CommentReference"/>
        </w:rPr>
        <w:annotationRef/>
      </w:r>
      <w:r>
        <w:t>MSB cung cấp list dấu hiệu nhận biết đáng ngờ thủ công để FIS tạo Droplist</w:t>
      </w:r>
    </w:p>
  </w:comment>
  <w:comment w:id="1038" w:author="Thanh Mai Phuong (QLRR - TT&amp;PCRT PCRT)" w:date="2026-06-23T18:15:00Z" w:initials="TMP(TP">
    <w:p w14:paraId="32285422" w14:textId="4CA95C6D" w:rsidR="0038516F" w:rsidRPr="003C7C01" w:rsidRDefault="0038516F">
      <w:pPr>
        <w:pStyle w:val="CommentText"/>
        <w:rPr>
          <w:u w:val="single"/>
        </w:rPr>
      </w:pPr>
      <w:r>
        <w:rPr>
          <w:rStyle w:val="CommentReference"/>
        </w:rPr>
        <w:annotationRef/>
      </w:r>
      <w:r w:rsidRPr="003F3120">
        <w:rPr>
          <w:highlight w:val="yellow"/>
        </w:rPr>
        <w:t>Người dùng tự nhập thông tin dấu hiệu đáng ngờ</w:t>
      </w:r>
      <w:r>
        <w:t xml:space="preserve"> </w:t>
      </w:r>
    </w:p>
  </w:comment>
  <w:comment w:id="1058" w:author="Anh Pham Thi Lan (CN-PTHTL)" w:date="2026-07-06T17:21:00Z" w:initials="APTL(">
    <w:p w14:paraId="2074AE48" w14:textId="5C31F697" w:rsidR="0038516F" w:rsidRDefault="0038516F">
      <w:pPr>
        <w:pStyle w:val="CommentText"/>
      </w:pPr>
      <w:r>
        <w:rPr>
          <w:rStyle w:val="CommentReference"/>
        </w:rPr>
        <w:annotationRef/>
      </w:r>
      <w:r>
        <w:t>TÌM KIẾM NHƯ NÀO?</w:t>
      </w:r>
    </w:p>
  </w:comment>
  <w:comment w:id="1059" w:author="Pham Quynh Trang" w:date="2026-07-11T17:04:00Z" w:initials="A">
    <w:p w14:paraId="578B69A0" w14:textId="40D83021" w:rsidR="0038516F" w:rsidRDefault="0038516F">
      <w:pPr>
        <w:pStyle w:val="CommentText"/>
      </w:pPr>
      <w:r>
        <w:rPr>
          <w:rStyle w:val="CommentReference"/>
        </w:rPr>
        <w:annotationRef/>
      </w:r>
      <w:r>
        <w:t>Trao dổi trực tiếp</w:t>
      </w:r>
    </w:p>
  </w:comment>
  <w:comment w:id="1061" w:author="Anh Pham Thi Lan (CN-PTHTL)" w:date="2026-07-07T09:37:00Z" w:initials="APTL(">
    <w:p w14:paraId="3A8F50DF" w14:textId="78279523" w:rsidR="0038516F" w:rsidRDefault="0038516F">
      <w:pPr>
        <w:pStyle w:val="CommentText"/>
      </w:pPr>
      <w:r>
        <w:rPr>
          <w:rStyle w:val="CommentReference"/>
        </w:rPr>
        <w:annotationRef/>
      </w:r>
      <w:r>
        <w:t>Bổ sung yêu cầu phân quyền dữ liệu</w:t>
      </w:r>
    </w:p>
  </w:comment>
  <w:comment w:id="1062" w:author="Pham Quynh Trang" w:date="2026-07-11T17:10:00Z" w:initials="A">
    <w:p w14:paraId="22317FFF" w14:textId="787B356A" w:rsidR="0038516F" w:rsidRDefault="0038516F">
      <w:pPr>
        <w:pStyle w:val="CommentText"/>
      </w:pPr>
      <w:r>
        <w:rPr>
          <w:rStyle w:val="CommentReference"/>
        </w:rPr>
        <w:annotationRef/>
      </w:r>
      <w:r>
        <w:t>FIS update file phân quyền</w:t>
      </w:r>
    </w:p>
  </w:comment>
  <w:comment w:id="1063" w:author="Anh Pham Thi Lan (CN-PTHTL)" w:date="2026-07-07T09:46:00Z" w:initials="APTL(">
    <w:p w14:paraId="2E2BBACF" w14:textId="6AC24915" w:rsidR="0038516F" w:rsidRDefault="0038516F">
      <w:pPr>
        <w:pStyle w:val="CommentText"/>
      </w:pPr>
      <w:r>
        <w:rPr>
          <w:rStyle w:val="CommentReference"/>
        </w:rPr>
        <w:annotationRef/>
      </w:r>
      <w:r>
        <w:t>Không thấy mô tả kết quả tìm kiếm như nào?</w:t>
      </w:r>
    </w:p>
  </w:comment>
  <w:comment w:id="1064" w:author="Pham Quynh Trang" w:date="2026-07-11T17:13:00Z" w:initials="A">
    <w:p w14:paraId="29BD158D" w14:textId="48976890" w:rsidR="0038516F" w:rsidRDefault="0038516F">
      <w:pPr>
        <w:pStyle w:val="CommentText"/>
      </w:pPr>
      <w:r>
        <w:rPr>
          <w:rStyle w:val="CommentReference"/>
        </w:rPr>
        <w:annotationRef/>
      </w:r>
      <w:r>
        <w:t>FIS bổ sung</w:t>
      </w:r>
    </w:p>
  </w:comment>
  <w:comment w:id="1065" w:author="Anh Pham Thi Lan (CN-PTHTL)" w:date="2026-07-07T09:38:00Z" w:initials="APTL(">
    <w:p w14:paraId="03599A0B" w14:textId="74938F89" w:rsidR="0038516F" w:rsidRDefault="0038516F">
      <w:pPr>
        <w:pStyle w:val="CommentText"/>
      </w:pPr>
      <w:r>
        <w:rPr>
          <w:rStyle w:val="CommentReference"/>
        </w:rPr>
        <w:annotationRef/>
      </w:r>
      <w:r>
        <w:t>Nhập</w:t>
      </w:r>
    </w:p>
  </w:comment>
  <w:comment w:id="1066" w:author="Pham Quynh Trang" w:date="2026-07-11T17:14:00Z" w:initials="A">
    <w:p w14:paraId="1ADA55BB" w14:textId="6B3D33CC" w:rsidR="0038516F" w:rsidRDefault="0038516F">
      <w:pPr>
        <w:pStyle w:val="CommentText"/>
      </w:pPr>
      <w:r>
        <w:rPr>
          <w:rStyle w:val="CommentReference"/>
        </w:rPr>
        <w:annotationRef/>
      </w:r>
      <w:r>
        <w:t>FIS điều chỉnh</w:t>
      </w:r>
    </w:p>
  </w:comment>
  <w:comment w:id="1067" w:author="Anh Pham Thi Lan (CN-PTHTL)" w:date="2026-07-07T09:38:00Z" w:initials="APTL(">
    <w:p w14:paraId="5BF683D0" w14:textId="2C433F35" w:rsidR="0038516F" w:rsidRDefault="0038516F">
      <w:pPr>
        <w:pStyle w:val="CommentText"/>
      </w:pPr>
      <w:r>
        <w:rPr>
          <w:rStyle w:val="CommentReference"/>
        </w:rPr>
        <w:annotationRef/>
      </w:r>
      <w:r>
        <w:t>Là sao?</w:t>
      </w:r>
    </w:p>
  </w:comment>
  <w:comment w:id="1068" w:author="Pham Quynh Trang" w:date="2026-07-13T20:16:00Z" w:initials="A">
    <w:p w14:paraId="610ABEAC" w14:textId="2B8E30D7" w:rsidR="0038516F" w:rsidRPr="00C36291" w:rsidRDefault="0038516F">
      <w:pPr>
        <w:pStyle w:val="CommentText"/>
        <w:rPr>
          <w:lang w:val="vi-VN"/>
        </w:rPr>
      </w:pPr>
      <w:r>
        <w:rPr>
          <w:rStyle w:val="CommentReference"/>
        </w:rPr>
        <w:annotationRef/>
      </w:r>
      <w:r>
        <w:rPr>
          <w:lang w:val="vi-VN"/>
        </w:rPr>
        <w:t>Nghĩa là số ngày là khoảng thời gian cần tìm kiếm.</w:t>
      </w:r>
    </w:p>
  </w:comment>
  <w:comment w:id="1069" w:author="Anh Pham Thi Lan (CN-PTHTL)" w:date="2026-07-07T09:39:00Z" w:initials="APTL(">
    <w:p w14:paraId="2ADC8E8D" w14:textId="480EC6B7" w:rsidR="0038516F" w:rsidRDefault="0038516F">
      <w:pPr>
        <w:pStyle w:val="CommentText"/>
      </w:pPr>
      <w:r>
        <w:rPr>
          <w:rStyle w:val="CommentReference"/>
        </w:rPr>
        <w:annotationRef/>
      </w:r>
      <w:r>
        <w:t>Sao lại ví dụ? list luôn ra chứ</w:t>
      </w:r>
    </w:p>
    <w:p w14:paraId="79EA40C1" w14:textId="77777777" w:rsidR="0038516F" w:rsidRDefault="0038516F">
      <w:pPr>
        <w:pStyle w:val="CommentText"/>
      </w:pPr>
    </w:p>
  </w:comment>
  <w:comment w:id="1070" w:author="Pham Quynh Trang" w:date="2026-07-11T17:27:00Z" w:initials="A">
    <w:p w14:paraId="380858AB" w14:textId="0E6163F5" w:rsidR="0038516F" w:rsidRDefault="0038516F">
      <w:pPr>
        <w:pStyle w:val="CommentText"/>
      </w:pPr>
      <w:r>
        <w:rPr>
          <w:rStyle w:val="CommentReference"/>
        </w:rPr>
        <w:annotationRef/>
      </w:r>
      <w:r>
        <w:t>Fis update</w:t>
      </w:r>
    </w:p>
  </w:comment>
  <w:comment w:id="1071" w:author="Anh Pham Thi Lan (CN-PTHTL)" w:date="2026-07-07T09:40:00Z" w:initials="APTL(">
    <w:p w14:paraId="2AC329FF" w14:textId="341382ED" w:rsidR="0038516F" w:rsidRDefault="0038516F">
      <w:pPr>
        <w:pStyle w:val="CommentText"/>
      </w:pPr>
      <w:r>
        <w:rPr>
          <w:rStyle w:val="CommentReference"/>
        </w:rPr>
        <w:annotationRef/>
      </w:r>
      <w:r>
        <w:t>Là sao?</w:t>
      </w:r>
    </w:p>
  </w:comment>
  <w:comment w:id="1072" w:author="Pham Quynh Trang" w:date="2026-07-09T22:03:00Z" w:initials="A">
    <w:p w14:paraId="0DA00A3A" w14:textId="6B08D6EF" w:rsidR="0038516F" w:rsidRDefault="0038516F">
      <w:pPr>
        <w:pStyle w:val="CommentText"/>
      </w:pPr>
      <w:r>
        <w:rPr>
          <w:rStyle w:val="CommentReference"/>
        </w:rPr>
        <w:annotationRef/>
      </w:r>
      <w:r>
        <w:t>Là có thể lọc nhiều trạng thái của các case trong 1 lần tìm kiếm</w:t>
      </w:r>
    </w:p>
  </w:comment>
  <w:comment w:id="1073" w:author="Thanh Mai Phuong (QLRR - TT&amp;PCRT PCRT)" w:date="2026-06-30T18:16:00Z" w:initials="TMP(TP">
    <w:p w14:paraId="329A7E7C" w14:textId="2244282C" w:rsidR="0038516F" w:rsidRDefault="0038516F">
      <w:pPr>
        <w:pStyle w:val="CommentText"/>
      </w:pPr>
      <w:r>
        <w:rPr>
          <w:rStyle w:val="CommentReference"/>
        </w:rPr>
        <w:annotationRef/>
      </w:r>
      <w:r>
        <w:t>ID gì? Theo CIF hay Giấy tờ pháp lý của KH?</w:t>
      </w:r>
    </w:p>
  </w:comment>
  <w:comment w:id="1074" w:author="Thanh Mai Phuong (QLRR - TT&amp;PCRT PCRT)" w:date="2026-07-24T10:37:00Z" w:initials="TMP(TP">
    <w:p w14:paraId="4ED750B1" w14:textId="2710B451" w:rsidR="0038516F" w:rsidRDefault="0038516F">
      <w:pPr>
        <w:pStyle w:val="CommentText"/>
      </w:pPr>
      <w:r>
        <w:rPr>
          <w:rStyle w:val="CommentReference"/>
        </w:rPr>
        <w:annotationRef/>
      </w:r>
      <w:r>
        <w:t>Bổ sung thêm tìm kiếm theo số Giấy tờ pháp lý của KH (vd số CCCD, thẻ CC, ĐKKD…)</w:t>
      </w:r>
    </w:p>
  </w:comment>
  <w:comment w:id="1075" w:author="Pham Quynh Trang" w:date="2026-07-24T15:11:00Z" w:initials="A">
    <w:p w14:paraId="1F9CEB08" w14:textId="4782A1F6" w:rsidR="0038516F" w:rsidRDefault="0038516F">
      <w:pPr>
        <w:pStyle w:val="CommentText"/>
      </w:pPr>
      <w:r>
        <w:rPr>
          <w:rStyle w:val="CommentReference"/>
        </w:rPr>
        <w:annotationRef/>
      </w:r>
      <w:r>
        <w:t>FIS update</w:t>
      </w:r>
    </w:p>
  </w:comment>
  <w:comment w:id="1076" w:author="Pham Quynh Trang" w:date="2026-07-11T17:30:00Z" w:initials="A">
    <w:p w14:paraId="767A638B" w14:textId="3036708F" w:rsidR="0038516F" w:rsidRDefault="0038516F">
      <w:pPr>
        <w:pStyle w:val="CommentText"/>
      </w:pPr>
      <w:r>
        <w:rPr>
          <w:rStyle w:val="CommentReference"/>
        </w:rPr>
        <w:annotationRef/>
      </w:r>
      <w:r>
        <w:t>Theo OOTB là tìm kiếm theo thông tin CIF KH.</w:t>
      </w:r>
    </w:p>
  </w:comment>
  <w:comment w:id="1077" w:author="Anh Pham Thi Lan (CN-PTHTL)" w:date="2026-07-07T09:42:00Z" w:initials="APTL(">
    <w:p w14:paraId="593E1619" w14:textId="24CDADAC" w:rsidR="0038516F" w:rsidRDefault="0038516F">
      <w:pPr>
        <w:pStyle w:val="CommentText"/>
      </w:pPr>
      <w:r>
        <w:rPr>
          <w:rStyle w:val="CommentReference"/>
        </w:rPr>
        <w:annotationRef/>
      </w:r>
      <w:r>
        <w:t>Bên trên mô tả assignee là user/nhóm user. Bên dưới này chỉ hiển thị user thôi à?</w:t>
      </w:r>
    </w:p>
  </w:comment>
  <w:comment w:id="1078" w:author="Pham Quynh Trang" w:date="2026-07-13T11:51:00Z" w:initials="A">
    <w:p w14:paraId="461C3510" w14:textId="2AA60D5E" w:rsidR="0038516F" w:rsidRDefault="0038516F">
      <w:pPr>
        <w:pStyle w:val="CommentText"/>
      </w:pPr>
      <w:r>
        <w:rPr>
          <w:rStyle w:val="CommentReference"/>
        </w:rPr>
        <w:annotationRef/>
      </w:r>
      <w:r w:rsidRPr="003B6CBC">
        <w:t>hiển thị cả người dùng cụ thể và nhóm người dùng</w:t>
      </w:r>
    </w:p>
  </w:comment>
  <w:comment w:id="1080" w:author="Pham Quynh Trang" w:date="2026-08-17T18:28:00Z" w:initials="A">
    <w:p w14:paraId="0E616CDA" w14:textId="104A6EA0" w:rsidR="0038516F" w:rsidRDefault="0038516F">
      <w:pPr>
        <w:pStyle w:val="CommentText"/>
      </w:pPr>
      <w:r>
        <w:rPr>
          <w:rStyle w:val="CommentReference"/>
        </w:rPr>
        <w:annotationRef/>
      </w:r>
      <w:r>
        <w:t>FIS bổ sung</w:t>
      </w:r>
    </w:p>
  </w:comment>
  <w:comment w:id="1088" w:author="Anh Pham Thi Lan (CN-PTHTL)" w:date="2026-07-07T09:36:00Z" w:initials="APTL(">
    <w:p w14:paraId="15CF2021" w14:textId="77777777" w:rsidR="0038516F" w:rsidRDefault="0038516F" w:rsidP="00AA371D">
      <w:pPr>
        <w:pStyle w:val="CommentText"/>
      </w:pPr>
      <w:r>
        <w:rPr>
          <w:rStyle w:val="CommentReference"/>
        </w:rPr>
        <w:annotationRef/>
      </w:r>
      <w:r>
        <w:t>Bổ sung yêu cầu phân quyền dữ liệu</w:t>
      </w:r>
    </w:p>
  </w:comment>
  <w:comment w:id="1089" w:author="Pham Quynh Trang" w:date="2026-07-11T17:07:00Z" w:initials="A">
    <w:p w14:paraId="46104A1C" w14:textId="77777777" w:rsidR="0038516F" w:rsidRDefault="0038516F" w:rsidP="00AA371D">
      <w:pPr>
        <w:pStyle w:val="CommentText"/>
      </w:pPr>
      <w:r>
        <w:rPr>
          <w:rStyle w:val="CommentReference"/>
        </w:rPr>
        <w:annotationRef/>
      </w:r>
      <w:r>
        <w:t>Update ở file phân quyền</w:t>
      </w:r>
    </w:p>
  </w:comment>
  <w:comment w:id="1090" w:author="Anh Pham Thi Lan (CN-PTHTL)" w:date="2026-07-07T09:30:00Z" w:initials="APTL(">
    <w:p w14:paraId="79F7EFE2" w14:textId="77777777" w:rsidR="0038516F" w:rsidRDefault="0038516F" w:rsidP="00AA371D">
      <w:pPr>
        <w:pStyle w:val="CommentText"/>
      </w:pPr>
      <w:r>
        <w:rPr>
          <w:rStyle w:val="CommentReference"/>
        </w:rPr>
        <w:annotationRef/>
      </w:r>
      <w:r>
        <w:t>Danh mục loại case này gồm những j?</w:t>
      </w:r>
    </w:p>
  </w:comment>
  <w:comment w:id="1091" w:author="Pham Quynh Trang" w:date="2026-07-11T17:07:00Z" w:initials="A">
    <w:p w14:paraId="37BA9788" w14:textId="77777777" w:rsidR="0038516F" w:rsidRDefault="0038516F" w:rsidP="00AA371D">
      <w:pPr>
        <w:pStyle w:val="CommentText"/>
      </w:pPr>
      <w:r>
        <w:rPr>
          <w:rStyle w:val="CommentReference"/>
        </w:rPr>
        <w:annotationRef/>
      </w:r>
      <w:r>
        <w:t>FIS update</w:t>
      </w:r>
    </w:p>
  </w:comment>
  <w:comment w:id="1092" w:author="Anh Pham Thi Lan (CN-PTHTL)" w:date="2026-07-07T10:26:00Z" w:initials="APTL(">
    <w:p w14:paraId="0C53FB93" w14:textId="77777777" w:rsidR="0038516F" w:rsidRDefault="0038516F" w:rsidP="00AA371D">
      <w:pPr>
        <w:pStyle w:val="CommentText"/>
      </w:pPr>
      <w:r>
        <w:rPr>
          <w:rStyle w:val="CommentReference"/>
        </w:rPr>
        <w:annotationRef/>
      </w:r>
      <w:r>
        <w:t>Quá hạn thì sao?</w:t>
      </w:r>
    </w:p>
  </w:comment>
  <w:comment w:id="1093" w:author="Pham Quynh Trang" w:date="2026-07-11T15:09:00Z" w:initials="A">
    <w:p w14:paraId="0CE6EE9A" w14:textId="01DC95FF" w:rsidR="0038516F" w:rsidRDefault="0038516F" w:rsidP="00AA371D">
      <w:pPr>
        <w:pStyle w:val="CommentText"/>
      </w:pPr>
      <w:r>
        <w:rPr>
          <w:rStyle w:val="CommentReference"/>
        </w:rPr>
        <w:annotationRef/>
      </w:r>
      <w:r>
        <w:t xml:space="preserve">Trao đổi thêm với nghiệp vụ </w:t>
      </w:r>
    </w:p>
  </w:comment>
  <w:comment w:id="1094" w:author="Thanh Mai Phuong (QLRR - TT&amp;PCRT PCRT)" w:date="2026-07-24T10:39:00Z" w:initials="TMP(TP">
    <w:p w14:paraId="46E258CC" w14:textId="21F7A43D" w:rsidR="0038516F" w:rsidRDefault="0038516F">
      <w:pPr>
        <w:pStyle w:val="CommentText"/>
      </w:pPr>
      <w:r>
        <w:rPr>
          <w:rStyle w:val="CommentReference"/>
        </w:rPr>
        <w:annotationRef/>
      </w:r>
      <w:r>
        <w:t>Hệ thống có thể gửi email remind đến group đang pending ko?</w:t>
      </w:r>
    </w:p>
  </w:comment>
  <w:comment w:id="1095" w:author="Pham Quynh Trang" w:date="2026-07-25T15:25:00Z" w:initials="A">
    <w:p w14:paraId="1A568433" w14:textId="74D627E0" w:rsidR="0038516F" w:rsidRDefault="0038516F">
      <w:pPr>
        <w:pStyle w:val="CommentText"/>
      </w:pPr>
      <w:r>
        <w:rPr>
          <w:rStyle w:val="CommentReference"/>
        </w:rPr>
        <w:annotationRef/>
      </w:r>
      <w:r>
        <w:t>Trên màn hình, hệ thống có hỗ trợ tìm kiếm các case quá hạn.</w:t>
      </w:r>
    </w:p>
    <w:p w14:paraId="0D589DC0" w14:textId="01705B84" w:rsidR="0038516F" w:rsidRDefault="0038516F">
      <w:pPr>
        <w:pStyle w:val="CommentText"/>
      </w:pPr>
      <w:r>
        <w:t>OOTB hiện không có sẵn tính năng gửi email đến remind đến group user khi phát sinh case quá hạn.</w:t>
      </w:r>
    </w:p>
  </w:comment>
  <w:comment w:id="1096" w:author="Anh Pham Thi Lan (CN-PTHTL)" w:date="2026-07-07T09:31:00Z" w:initials="APTL(">
    <w:p w14:paraId="125C4644" w14:textId="77777777" w:rsidR="0038516F" w:rsidRDefault="0038516F" w:rsidP="00AA371D">
      <w:pPr>
        <w:pStyle w:val="CommentText"/>
      </w:pPr>
      <w:r>
        <w:rPr>
          <w:rStyle w:val="CommentReference"/>
        </w:rPr>
        <w:annotationRef/>
      </w:r>
      <w:r>
        <w:t>Gồm các mức nào?</w:t>
      </w:r>
    </w:p>
  </w:comment>
  <w:comment w:id="1097" w:author="Pham Quynh Trang" w:date="2026-07-13T20:15:00Z" w:initials="A">
    <w:p w14:paraId="79005AA5" w14:textId="77777777" w:rsidR="0038516F" w:rsidRPr="00C36291" w:rsidRDefault="0038516F" w:rsidP="00AA371D">
      <w:pPr>
        <w:pStyle w:val="CommentText"/>
        <w:rPr>
          <w:lang w:val="vi-VN"/>
        </w:rPr>
      </w:pPr>
      <w:r>
        <w:rPr>
          <w:rStyle w:val="CommentReference"/>
        </w:rPr>
        <w:annotationRef/>
      </w:r>
      <w:r>
        <w:rPr>
          <w:lang w:val="vi-VN"/>
        </w:rPr>
        <w:t>FIS update</w:t>
      </w:r>
    </w:p>
  </w:comment>
  <w:comment w:id="1098" w:author="Anh Pham Thi Lan (CN-PTHTL)" w:date="2026-07-07T09:31:00Z" w:initials="APTL(">
    <w:p w14:paraId="1DA251C5" w14:textId="77777777" w:rsidR="0038516F" w:rsidRDefault="0038516F" w:rsidP="00AA371D">
      <w:pPr>
        <w:pStyle w:val="CommentText"/>
      </w:pPr>
      <w:r>
        <w:rPr>
          <w:rStyle w:val="CommentReference"/>
        </w:rPr>
        <w:annotationRef/>
      </w:r>
      <w:r>
        <w:t>Gồm những trạng thái nào?</w:t>
      </w:r>
    </w:p>
  </w:comment>
  <w:comment w:id="1099" w:author="Pham Quynh Trang" w:date="2026-07-11T17:08:00Z" w:initials="A">
    <w:p w14:paraId="7727C6B5" w14:textId="77777777" w:rsidR="0038516F" w:rsidRDefault="0038516F" w:rsidP="00AA371D">
      <w:pPr>
        <w:pStyle w:val="CommentText"/>
      </w:pPr>
      <w:r>
        <w:rPr>
          <w:rStyle w:val="CommentReference"/>
        </w:rPr>
        <w:annotationRef/>
      </w:r>
      <w:r>
        <w:t>FIS updte</w:t>
      </w:r>
    </w:p>
  </w:comment>
  <w:comment w:id="1100" w:author="Anh Pham Thi Lan (CN-PTHTL)" w:date="2026-07-07T09:33:00Z" w:initials="APTL(">
    <w:p w14:paraId="4BFF0D48" w14:textId="77777777" w:rsidR="0038516F" w:rsidRDefault="0038516F" w:rsidP="00AA371D">
      <w:pPr>
        <w:pStyle w:val="CommentText"/>
      </w:pPr>
      <w:r>
        <w:rPr>
          <w:rStyle w:val="CommentReference"/>
        </w:rPr>
        <w:annotationRef/>
      </w:r>
      <w:r>
        <w:t>Nhóm người dùng này định nghĩa ở đâu? Thông tin này lấy từ đâu?</w:t>
      </w:r>
    </w:p>
  </w:comment>
  <w:comment w:id="1101" w:author="Pham Quynh Trang" w:date="2026-07-13T20:15:00Z" w:initials="A">
    <w:p w14:paraId="12AD62FE" w14:textId="77777777" w:rsidR="0038516F" w:rsidRPr="00C36291" w:rsidRDefault="0038516F" w:rsidP="00AA371D">
      <w:pPr>
        <w:pStyle w:val="CommentText"/>
        <w:rPr>
          <w:lang w:val="vi-VN"/>
        </w:rPr>
      </w:pPr>
      <w:r>
        <w:rPr>
          <w:rStyle w:val="CommentReference"/>
        </w:rPr>
        <w:annotationRef/>
      </w:r>
      <w:r>
        <w:rPr>
          <w:lang w:val="vi-VN"/>
        </w:rPr>
        <w:t>Trao đổi</w:t>
      </w:r>
    </w:p>
  </w:comment>
  <w:comment w:id="1102" w:author="Anh Pham Thi Lan (CN-PTHTL)" w:date="2026-07-07T09:32:00Z" w:initials="APTL(">
    <w:p w14:paraId="20BB69F7" w14:textId="77777777" w:rsidR="0038516F" w:rsidRDefault="0038516F" w:rsidP="00AA371D">
      <w:pPr>
        <w:pStyle w:val="CommentText"/>
      </w:pPr>
      <w:r>
        <w:rPr>
          <w:rStyle w:val="CommentReference"/>
        </w:rPr>
        <w:annotationRef/>
      </w:r>
      <w:r>
        <w:t>Hỏi tương tự</w:t>
      </w:r>
    </w:p>
  </w:comment>
  <w:comment w:id="1103" w:author="Pham Quynh Trang" w:date="2026-07-13T20:16:00Z" w:initials="A">
    <w:p w14:paraId="50DCEB57" w14:textId="77777777" w:rsidR="0038516F" w:rsidRDefault="0038516F" w:rsidP="00AA371D">
      <w:pPr>
        <w:pStyle w:val="CommentText"/>
      </w:pPr>
      <w:r>
        <w:rPr>
          <w:rStyle w:val="CommentReference"/>
        </w:rPr>
        <w:annotationRef/>
      </w:r>
      <w:r>
        <w:rPr>
          <w:lang w:val="vi-VN"/>
        </w:rPr>
        <w:t>Trao đổi</w:t>
      </w:r>
    </w:p>
  </w:comment>
  <w:comment w:id="1104" w:author="Anh Pham Thi Lan (CN-PTHTL)" w:date="2026-07-07T09:33:00Z" w:initials="APTL(">
    <w:p w14:paraId="463D54CD" w14:textId="77777777" w:rsidR="0038516F" w:rsidRDefault="0038516F" w:rsidP="00AA371D">
      <w:pPr>
        <w:pStyle w:val="CommentText"/>
      </w:pPr>
      <w:r>
        <w:rPr>
          <w:rStyle w:val="CommentReference"/>
        </w:rPr>
        <w:annotationRef/>
      </w:r>
      <w:r>
        <w:t>Mục đích là j?</w:t>
      </w:r>
    </w:p>
  </w:comment>
  <w:comment w:id="1105" w:author="Pham Quynh Trang" w:date="2026-07-11T17:09:00Z" w:initials="A">
    <w:p w14:paraId="39EB2167" w14:textId="77777777" w:rsidR="0038516F" w:rsidRDefault="0038516F" w:rsidP="00AA371D">
      <w:pPr>
        <w:pStyle w:val="CommentText"/>
      </w:pPr>
      <w:r>
        <w:rPr>
          <w:rStyle w:val="CommentReference"/>
        </w:rPr>
        <w:annotationRef/>
      </w:r>
      <w:r>
        <w:t>Phân quyền dữ liệu của hệ thống</w:t>
      </w:r>
    </w:p>
  </w:comment>
  <w:comment w:id="1106" w:author="Anh Pham Thi Lan (CN-PTHTL)" w:date="2026-07-07T09:33:00Z" w:initials="APTL(">
    <w:p w14:paraId="0C6D3999" w14:textId="77777777" w:rsidR="0038516F" w:rsidRDefault="0038516F" w:rsidP="00AA371D">
      <w:pPr>
        <w:pStyle w:val="CommentText"/>
      </w:pPr>
      <w:r>
        <w:rPr>
          <w:rStyle w:val="CommentReference"/>
        </w:rPr>
        <w:annotationRef/>
      </w:r>
      <w:r>
        <w:t>Mục đích?</w:t>
      </w:r>
    </w:p>
  </w:comment>
  <w:comment w:id="1107" w:author="Pham Quynh Trang" w:date="2026-07-11T17:10:00Z" w:initials="A">
    <w:p w14:paraId="55475981" w14:textId="77777777" w:rsidR="0038516F" w:rsidRDefault="0038516F" w:rsidP="00AA371D">
      <w:pPr>
        <w:pStyle w:val="CommentText"/>
      </w:pPr>
      <w:r>
        <w:rPr>
          <w:rStyle w:val="CommentReference"/>
        </w:rPr>
        <w:annotationRef/>
      </w:r>
      <w:r>
        <w:t>Phân quyền dữ liệu của hệ thống</w:t>
      </w:r>
    </w:p>
  </w:comment>
  <w:comment w:id="1109" w:author="Anh Pham Thi Lan (CN-PTHTL)" w:date="2026-07-07T09:46:00Z" w:initials="APTL(">
    <w:p w14:paraId="018C6B17" w14:textId="0A59B2C4" w:rsidR="0038516F" w:rsidRDefault="0038516F">
      <w:pPr>
        <w:pStyle w:val="CommentText"/>
      </w:pPr>
      <w:r>
        <w:rPr>
          <w:rStyle w:val="CommentReference"/>
        </w:rPr>
        <w:annotationRef/>
      </w:r>
      <w:r>
        <w:t>Màn hình này ở đâu?</w:t>
      </w:r>
    </w:p>
  </w:comment>
  <w:comment w:id="1110" w:author="Pham Quynh Trang" w:date="2026-07-11T17:47:00Z" w:initials="A">
    <w:p w14:paraId="002274B5" w14:textId="3E65CB94" w:rsidR="0038516F" w:rsidRDefault="0038516F">
      <w:pPr>
        <w:pStyle w:val="CommentText"/>
      </w:pPr>
      <w:r>
        <w:rPr>
          <w:rStyle w:val="CommentReference"/>
        </w:rPr>
        <w:annotationRef/>
      </w:r>
      <w:r>
        <w:t>Trao đổi trực tiếp</w:t>
      </w:r>
    </w:p>
  </w:comment>
  <w:comment w:id="1111" w:author="Thanh Mai Phuong (QLRR - TT&amp;PCRT PCRT)" w:date="2026-05-11T17:17:00Z" w:initials="TMP(P">
    <w:p w14:paraId="585F48E9" w14:textId="77777777" w:rsidR="0038516F" w:rsidRDefault="0038516F" w:rsidP="003F3688">
      <w:pPr>
        <w:pStyle w:val="CommentText"/>
      </w:pPr>
      <w:r>
        <w:rPr>
          <w:rStyle w:val="CommentReference"/>
        </w:rPr>
        <w:annotationRef/>
      </w:r>
      <w:r>
        <w:t>FIS giúp kiểm tra lại phần này. Vì sao danh sách các case lại được hiển thị trong phần thông tin Event</w:t>
      </w:r>
    </w:p>
    <w:p w14:paraId="7988461B" w14:textId="5A7CFB8B" w:rsidR="0038516F" w:rsidRDefault="0038516F">
      <w:pPr>
        <w:pStyle w:val="CommentText"/>
      </w:pPr>
    </w:p>
  </w:comment>
  <w:comment w:id="1112" w:author="Pham Quynh Trang" w:date="2026-05-19T16:21:00Z" w:initials="A">
    <w:p w14:paraId="5432D8BB" w14:textId="456B5B89" w:rsidR="0038516F" w:rsidRDefault="0038516F">
      <w:pPr>
        <w:pStyle w:val="CommentText"/>
      </w:pPr>
      <w:r>
        <w:rPr>
          <w:rStyle w:val="CommentReference"/>
        </w:rPr>
        <w:annotationRef/>
      </w:r>
      <w:r>
        <w:t>FIS update</w:t>
      </w:r>
    </w:p>
  </w:comment>
  <w:comment w:id="1113" w:author="Anh Pham Thi Lan (CN-PTHTL)" w:date="2026-07-07T09:47:00Z" w:initials="APTL(">
    <w:p w14:paraId="3A7A9840" w14:textId="6DEFE0A6" w:rsidR="0038516F" w:rsidRDefault="0038516F">
      <w:pPr>
        <w:pStyle w:val="CommentText"/>
      </w:pPr>
      <w:r>
        <w:rPr>
          <w:rStyle w:val="CommentReference"/>
        </w:rPr>
        <w:annotationRef/>
      </w:r>
      <w:r>
        <w:t>Đánh dấu này lùi vào</w:t>
      </w:r>
    </w:p>
  </w:comment>
  <w:comment w:id="1114" w:author="Thuy Nguyen Thu (QLRR - TT&amp;PCRT PCRT)" w:date="2026-05-11T10:43:00Z" w:initials="TNT(TP">
    <w:p w14:paraId="1A364B84" w14:textId="77777777" w:rsidR="0038516F" w:rsidRDefault="0038516F" w:rsidP="003F3688">
      <w:pPr>
        <w:pStyle w:val="CommentText"/>
      </w:pPr>
      <w:r>
        <w:rPr>
          <w:rStyle w:val="CommentReference"/>
        </w:rPr>
        <w:annotationRef/>
      </w:r>
      <w:r>
        <w:t>FIS giúp làm rõ tiêu chí này</w:t>
      </w:r>
    </w:p>
  </w:comment>
  <w:comment w:id="1115" w:author="Pham Quynh Trang" w:date="2026-05-14T10:52:00Z" w:initials="A">
    <w:p w14:paraId="5C6A6AAB" w14:textId="4C341DC3" w:rsidR="0038516F" w:rsidRDefault="0038516F">
      <w:pPr>
        <w:pStyle w:val="CommentText"/>
      </w:pPr>
      <w:r>
        <w:rPr>
          <w:rStyle w:val="CommentReference"/>
        </w:rPr>
        <w:annotationRef/>
      </w:r>
      <w:r>
        <w:t>Đây là thông tin ngày event được đưa lên case để bắt đầu quá trình điều tra</w:t>
      </w:r>
    </w:p>
  </w:comment>
  <w:comment w:id="1116" w:author="Thuy Nguyen Thu (QLRR - TT&amp;PCRT PCRT)" w:date="2026-05-11T10:44:00Z" w:initials="TNT(TP">
    <w:p w14:paraId="01A0AA25" w14:textId="77777777" w:rsidR="0038516F" w:rsidRDefault="0038516F" w:rsidP="003F3688">
      <w:pPr>
        <w:pStyle w:val="CommentText"/>
      </w:pPr>
      <w:r>
        <w:rPr>
          <w:rStyle w:val="CommentReference"/>
        </w:rPr>
        <w:annotationRef/>
      </w:r>
      <w:r>
        <w:t>+ Mã Khách hàng (CIF), mức độ rủi ro</w:t>
      </w:r>
    </w:p>
  </w:comment>
  <w:comment w:id="1117" w:author="Pham Quynh Trang" w:date="2026-05-14T10:36:00Z" w:initials="A">
    <w:p w14:paraId="4016264F" w14:textId="5DE3AF04" w:rsidR="0038516F" w:rsidRDefault="0038516F">
      <w:pPr>
        <w:pStyle w:val="CommentText"/>
      </w:pPr>
      <w:r>
        <w:rPr>
          <w:rStyle w:val="CommentReference"/>
        </w:rPr>
        <w:annotationRef/>
      </w:r>
      <w:r>
        <w:t>FIS update</w:t>
      </w:r>
    </w:p>
  </w:comment>
  <w:comment w:id="1118" w:author="Thuy Nguyen Thu (QLRR - TT&amp;PCRT PCRT)" w:date="2026-05-11T10:44:00Z" w:initials="TNT(TP">
    <w:p w14:paraId="32F9B021" w14:textId="77777777" w:rsidR="0038516F" w:rsidRDefault="0038516F" w:rsidP="003F3688">
      <w:pPr>
        <w:pStyle w:val="CommentText"/>
      </w:pPr>
      <w:r>
        <w:t xml:space="preserve">+ </w:t>
      </w:r>
      <w:r>
        <w:rPr>
          <w:rStyle w:val="CommentReference"/>
        </w:rPr>
        <w:annotationRef/>
      </w:r>
      <w:r>
        <w:t>Kênh giao dịch, các bên liên quan trong giao dịch, Đơn vị tiền tệ</w:t>
      </w:r>
    </w:p>
  </w:comment>
  <w:comment w:id="1119" w:author="Pham Quynh Trang" w:date="2026-05-19T16:21:00Z" w:initials="A">
    <w:p w14:paraId="42A35F27" w14:textId="70642B48" w:rsidR="0038516F" w:rsidRDefault="0038516F">
      <w:pPr>
        <w:pStyle w:val="CommentText"/>
      </w:pPr>
      <w:r>
        <w:rPr>
          <w:rStyle w:val="CommentReference"/>
        </w:rPr>
        <w:annotationRef/>
      </w:r>
      <w:r>
        <w:t>FIS update</w:t>
      </w:r>
    </w:p>
  </w:comment>
  <w:comment w:id="1120" w:author="Hoang Luu Viet" w:date="2026-04-24T15:49:00Z" w:initials="HLV">
    <w:p w14:paraId="7D4ED90B" w14:textId="77777777" w:rsidR="0038516F" w:rsidRDefault="0038516F" w:rsidP="000D3649">
      <w:pPr>
        <w:pStyle w:val="CommentText"/>
        <w:jc w:val="left"/>
      </w:pPr>
      <w:r>
        <w:rPr>
          <w:rStyle w:val="CommentReference"/>
        </w:rPr>
        <w:annotationRef/>
      </w:r>
      <w:r w:rsidRPr="00A72E4D">
        <w:t>MSB đưa ra rule điều phối case cho từng luồng</w:t>
      </w:r>
    </w:p>
  </w:comment>
  <w:comment w:id="1121" w:author="Anh Pham Thi Lan (CN-PTHTL)" w:date="2026-07-07T09:49:00Z" w:initials="APTL(">
    <w:p w14:paraId="268A4574" w14:textId="36B47719" w:rsidR="0038516F" w:rsidRDefault="0038516F">
      <w:pPr>
        <w:pStyle w:val="CommentText"/>
      </w:pPr>
      <w:r>
        <w:rPr>
          <w:rStyle w:val="CommentReference"/>
        </w:rPr>
        <w:annotationRef/>
      </w:r>
      <w:r>
        <w:t>Cái này khai báo và quản lý ở đâu nhỉ? Chưa rõ rule điều phối case?</w:t>
      </w:r>
    </w:p>
  </w:comment>
  <w:comment w:id="1122" w:author="Pham Quynh Trang" w:date="2026-07-11T17:43:00Z" w:initials="A">
    <w:p w14:paraId="4AA3F39E" w14:textId="5D361DCF" w:rsidR="0038516F" w:rsidRDefault="0038516F">
      <w:pPr>
        <w:pStyle w:val="CommentText"/>
      </w:pPr>
      <w:r>
        <w:rPr>
          <w:rStyle w:val="CommentReference"/>
        </w:rPr>
        <w:annotationRef/>
      </w:r>
      <w:r>
        <w:t>Trao đổi trực tiếp</w:t>
      </w:r>
    </w:p>
  </w:comment>
  <w:comment w:id="1123" w:author="Anh Pham Thi Lan (CN-PTHTL)" w:date="2026-07-07T09:53:00Z" w:initials="APTL(">
    <w:p w14:paraId="4449CEAD" w14:textId="64A91417" w:rsidR="0038516F" w:rsidRDefault="0038516F">
      <w:pPr>
        <w:pStyle w:val="CommentText"/>
      </w:pPr>
      <w:r>
        <w:rPr>
          <w:rStyle w:val="CommentReference"/>
        </w:rPr>
        <w:annotationRef/>
      </w:r>
      <w:r>
        <w:t>Sao lại mô tả cái này vào đây nhỉ? ở phần điều phối này có thấy user cần thao tác j đâu?</w:t>
      </w:r>
    </w:p>
  </w:comment>
  <w:comment w:id="1124" w:author="Pham Quynh Trang" w:date="2026-07-13T20:17:00Z" w:initials="A">
    <w:p w14:paraId="08F466D3" w14:textId="724AEE1D" w:rsidR="0038516F" w:rsidRPr="00C36291" w:rsidRDefault="0038516F">
      <w:pPr>
        <w:pStyle w:val="CommentText"/>
        <w:rPr>
          <w:lang w:val="vi-VN"/>
        </w:rPr>
      </w:pPr>
      <w:r>
        <w:rPr>
          <w:rStyle w:val="CommentReference"/>
        </w:rPr>
        <w:annotationRef/>
      </w:r>
      <w:r>
        <w:rPr>
          <w:lang w:val="vi-VN"/>
        </w:rPr>
        <w:t>Trao đổi</w:t>
      </w:r>
    </w:p>
  </w:comment>
  <w:comment w:id="1126" w:author="Anh Pham Thi Lan (CN-PTHTL)" w:date="2026-07-07T09:55:00Z" w:initials="APTL(">
    <w:p w14:paraId="4574919E" w14:textId="5C6CED4C" w:rsidR="0038516F" w:rsidRDefault="0038516F">
      <w:pPr>
        <w:pStyle w:val="CommentText"/>
      </w:pPr>
      <w:r>
        <w:rPr>
          <w:rStyle w:val="CommentReference"/>
        </w:rPr>
        <w:annotationRef/>
      </w:r>
      <w:r>
        <w:t>Chưa thấy mô tả đánh giá như nào?</w:t>
      </w:r>
    </w:p>
  </w:comment>
  <w:comment w:id="1127" w:author="Pham Quynh Trang" w:date="2026-07-11T18:05:00Z" w:initials="A">
    <w:p w14:paraId="616DF518" w14:textId="705560D0" w:rsidR="0038516F" w:rsidRDefault="0038516F">
      <w:pPr>
        <w:pStyle w:val="CommentText"/>
      </w:pPr>
      <w:r>
        <w:rPr>
          <w:rStyle w:val="CommentReference"/>
        </w:rPr>
        <w:annotationRef/>
      </w:r>
      <w:r>
        <w:t>Trao đổi trực tiếp</w:t>
      </w:r>
    </w:p>
  </w:comment>
  <w:comment w:id="1128" w:author="Thanh Mai Phuong (QLRR - TT&amp;PCRT PCRT)" w:date="2026-04-15T15:57:00Z" w:initials="TMP(P">
    <w:p w14:paraId="451DAA88" w14:textId="77777777" w:rsidR="0038516F" w:rsidRDefault="0038516F" w:rsidP="002D7E46">
      <w:pPr>
        <w:pStyle w:val="CommentText"/>
        <w:rPr>
          <w:rFonts w:eastAsia="Calibri"/>
        </w:rPr>
      </w:pPr>
      <w:r>
        <w:rPr>
          <w:rStyle w:val="CommentReference"/>
        </w:rPr>
        <w:annotationRef/>
      </w:r>
      <w:r>
        <w:t>Bổ sung</w:t>
      </w:r>
    </w:p>
  </w:comment>
  <w:comment w:id="1131" w:author="Anh Pham Thi Lan (CN-PTHTL)" w:date="2026-07-07T10:00:00Z" w:initials="APTL(">
    <w:p w14:paraId="00884D17" w14:textId="403C1321" w:rsidR="0038516F" w:rsidRDefault="0038516F">
      <w:pPr>
        <w:pStyle w:val="CommentText"/>
      </w:pPr>
      <w:r>
        <w:rPr>
          <w:rStyle w:val="CommentReference"/>
        </w:rPr>
        <w:annotationRef/>
      </w:r>
      <w:r>
        <w:t>Tính năng này có ở màn hình nào? Ai được sử dụng tính năng này?</w:t>
      </w:r>
    </w:p>
  </w:comment>
  <w:comment w:id="1132" w:author="Pham Quynh Trang" w:date="2026-07-11T18:09:00Z" w:initials="A">
    <w:p w14:paraId="35DA49E7" w14:textId="63498C13" w:rsidR="0038516F" w:rsidRDefault="0038516F">
      <w:pPr>
        <w:pStyle w:val="CommentText"/>
      </w:pPr>
      <w:r>
        <w:rPr>
          <w:rStyle w:val="CommentReference"/>
        </w:rPr>
        <w:annotationRef/>
      </w:r>
      <w:r>
        <w:t>Ở trong màn hình case chi tiết. Trao đổi chi tiết</w:t>
      </w:r>
    </w:p>
  </w:comment>
  <w:comment w:id="1129" w:author="Anh Pham Thi Lan (CN-PTHTL)" w:date="2026-07-07T10:25:00Z" w:initials="APTL(">
    <w:p w14:paraId="68BA424E" w14:textId="7ADF25AE" w:rsidR="0038516F" w:rsidRDefault="0038516F">
      <w:pPr>
        <w:pStyle w:val="CommentText"/>
      </w:pPr>
      <w:r>
        <w:rPr>
          <w:rStyle w:val="CommentReference"/>
        </w:rPr>
        <w:annotationRef/>
      </w:r>
      <w:r>
        <w:t>Không thấy mô tả tính năng gửi email tự động yêu cầu xử lý case nhỉ?</w:t>
      </w:r>
    </w:p>
  </w:comment>
  <w:comment w:id="1130" w:author="Pham Quynh Trang" w:date="2026-07-11T18:09:00Z" w:initials="A">
    <w:p w14:paraId="178F9F27" w14:textId="4D3CAE36" w:rsidR="0038516F" w:rsidRDefault="0038516F">
      <w:pPr>
        <w:pStyle w:val="CommentText"/>
      </w:pPr>
      <w:r>
        <w:rPr>
          <w:rStyle w:val="CommentReference"/>
        </w:rPr>
        <w:annotationRef/>
      </w:r>
      <w:r>
        <w:t>Tính năng gửi email tự động được sửu dụng trong quá trình thực hiện luồng (tham khảo mục II.1)</w:t>
      </w:r>
    </w:p>
  </w:comment>
  <w:comment w:id="1133" w:author="Anh Pham Thi Lan (CN-PTHTL)" w:date="2026-07-07T09:56:00Z" w:initials="APTL(">
    <w:p w14:paraId="22F46E85" w14:textId="67285958" w:rsidR="0038516F" w:rsidRDefault="0038516F">
      <w:pPr>
        <w:pStyle w:val="CommentText"/>
      </w:pPr>
      <w:r>
        <w:rPr>
          <w:rStyle w:val="CommentReference"/>
        </w:rPr>
        <w:annotationRef/>
      </w:r>
      <w:r>
        <w:t>Thế thì nhận tư vấn kiểu j nhỉ?</w:t>
      </w:r>
    </w:p>
  </w:comment>
  <w:comment w:id="1134" w:author="Pham Quynh Trang" w:date="2026-07-08T20:43:00Z" w:initials="A">
    <w:p w14:paraId="6F1BEE8D" w14:textId="6BCB5C33" w:rsidR="0038516F" w:rsidRDefault="0038516F">
      <w:pPr>
        <w:pStyle w:val="CommentText"/>
      </w:pPr>
      <w:r>
        <w:rPr>
          <w:rStyle w:val="CommentReference"/>
        </w:rPr>
        <w:annotationRef/>
      </w:r>
      <w:r>
        <w:t>Hệ thống sẽ không hỗ trợ nhận mail phản hồi.</w:t>
      </w:r>
    </w:p>
    <w:p w14:paraId="29AA0081" w14:textId="33783393" w:rsidR="0038516F" w:rsidRDefault="0038516F">
      <w:pPr>
        <w:pStyle w:val="CommentText"/>
      </w:pPr>
      <w:r>
        <w:t>Chưa hiểu ý “nhận tự vấn” gì? Ai nhận tư vấn?</w:t>
      </w:r>
    </w:p>
  </w:comment>
  <w:comment w:id="1135" w:author="Anh Pham Thi Lan (CN-PTHTL)" w:date="2026-07-07T09:56:00Z" w:initials="APTL(">
    <w:p w14:paraId="11F86362" w14:textId="6D6A4F3A" w:rsidR="0038516F" w:rsidRDefault="0038516F">
      <w:pPr>
        <w:pStyle w:val="CommentText"/>
      </w:pPr>
      <w:r>
        <w:rPr>
          <w:rStyle w:val="CommentReference"/>
        </w:rPr>
        <w:annotationRef/>
      </w:r>
      <w:r>
        <w:t>Email chung của AML à?</w:t>
      </w:r>
    </w:p>
  </w:comment>
  <w:comment w:id="1136" w:author="Pham Quynh Trang" w:date="2026-07-13T11:34:00Z" w:initials="A">
    <w:p w14:paraId="363EEDB6" w14:textId="18FC28DB" w:rsidR="0038516F" w:rsidRDefault="0038516F">
      <w:pPr>
        <w:pStyle w:val="CommentText"/>
      </w:pPr>
      <w:r>
        <w:rPr>
          <w:rStyle w:val="CommentReference"/>
        </w:rPr>
        <w:annotationRef/>
      </w:r>
      <w:r>
        <w:t>Cụ thể dùng email nào có thể cài đặt được</w:t>
      </w:r>
    </w:p>
  </w:comment>
  <w:comment w:id="1137" w:author="Anh Pham Thi Lan (CN-PTHTL)" w:date="2026-07-07T09:57:00Z" w:initials="APTL(">
    <w:p w14:paraId="226E6147" w14:textId="18E6FF1F" w:rsidR="0038516F" w:rsidRDefault="0038516F">
      <w:pPr>
        <w:pStyle w:val="CommentText"/>
      </w:pPr>
      <w:r>
        <w:rPr>
          <w:rStyle w:val="CommentReference"/>
        </w:rPr>
        <w:annotationRef/>
      </w:r>
      <w:r>
        <w:t>Mô tả lại câu này cho rõ đi</w:t>
      </w:r>
    </w:p>
  </w:comment>
  <w:comment w:id="1138" w:author="Pham Quynh Trang" w:date="2026-07-08T20:54:00Z" w:initials="A">
    <w:p w14:paraId="1A9BFEE8" w14:textId="79AE1004" w:rsidR="0038516F" w:rsidRDefault="0038516F">
      <w:pPr>
        <w:pStyle w:val="CommentText"/>
      </w:pPr>
      <w:r>
        <w:rPr>
          <w:rStyle w:val="CommentReference"/>
        </w:rPr>
        <w:annotationRef/>
      </w:r>
      <w:r>
        <w:t>FIS update</w:t>
      </w:r>
    </w:p>
  </w:comment>
  <w:comment w:id="1139" w:author="Thanh Mai Phuong (QLRR - TT&amp;PCRT PCRT)" w:date="2026-06-30T16:04:00Z" w:initials="TMP(TP">
    <w:p w14:paraId="6495C529" w14:textId="1DBEF76F" w:rsidR="0038516F" w:rsidRDefault="0038516F">
      <w:pPr>
        <w:pStyle w:val="CommentText"/>
      </w:pPr>
      <w:r>
        <w:rPr>
          <w:rStyle w:val="CommentReference"/>
        </w:rPr>
        <w:annotationRef/>
      </w:r>
      <w:r>
        <w:t>Check lại có cc đc ko</w:t>
      </w:r>
    </w:p>
  </w:comment>
  <w:comment w:id="1140" w:author="Pham Quynh Trang" w:date="2026-07-02T15:30:00Z" w:initials="A">
    <w:p w14:paraId="42FBDF01" w14:textId="43737099" w:rsidR="0038516F" w:rsidRDefault="0038516F">
      <w:pPr>
        <w:pStyle w:val="CommentText"/>
      </w:pPr>
      <w:r>
        <w:rPr>
          <w:rStyle w:val="CommentReference"/>
        </w:rPr>
        <w:annotationRef/>
      </w:r>
      <w:r>
        <w:t>FIS điều chỉnh nội dung này và điều chỉnh temp email tương ứng</w:t>
      </w:r>
    </w:p>
  </w:comment>
  <w:comment w:id="1141" w:author="Pham Quynh Trang" w:date="2026-08-18T10:50:00Z" w:initials="A">
    <w:p w14:paraId="009F9C43" w14:textId="77777777" w:rsidR="0038516F" w:rsidRDefault="0038516F">
      <w:pPr>
        <w:pStyle w:val="CommentText"/>
      </w:pPr>
      <w:r>
        <w:rPr>
          <w:rStyle w:val="CommentReference"/>
        </w:rPr>
        <w:annotationRef/>
      </w:r>
      <w:r>
        <w:t>FIS check lại, đây là tính năng gửi mail thủ công trên màn hình case, có thể cc được.</w:t>
      </w:r>
    </w:p>
    <w:p w14:paraId="509578C0" w14:textId="23CDB42E" w:rsidR="0038516F" w:rsidRDefault="0038516F">
      <w:pPr>
        <w:pStyle w:val="CommentText"/>
      </w:pPr>
      <w:r>
        <w:t xml:space="preserve">Luồng email tự động gắn với </w:t>
      </w:r>
      <w:proofErr w:type="gramStart"/>
      <w:r>
        <w:t>take action</w:t>
      </w:r>
      <w:proofErr w:type="gramEnd"/>
      <w:r>
        <w:t xml:space="preserve"> của case thì sẽ không thực hiện cc dược.</w:t>
      </w:r>
    </w:p>
  </w:comment>
  <w:comment w:id="1142" w:author="Anh Pham Thi Lan (CN-PTHTL)" w:date="2026-07-07T09:58:00Z" w:initials="APTL(">
    <w:p w14:paraId="35285B40" w14:textId="09B07A63" w:rsidR="0038516F" w:rsidRDefault="0038516F">
      <w:pPr>
        <w:pStyle w:val="CommentText"/>
      </w:pPr>
      <w:r>
        <w:rPr>
          <w:rStyle w:val="CommentReference"/>
        </w:rPr>
        <w:annotationRef/>
      </w:r>
      <w:r>
        <w:t>Cho phép đính kèm file …</w:t>
      </w:r>
    </w:p>
  </w:comment>
  <w:comment w:id="1143" w:author="Pham Quynh Trang" w:date="2026-07-08T20:55:00Z" w:initials="A">
    <w:p w14:paraId="6D7676C1" w14:textId="6457EB38" w:rsidR="0038516F" w:rsidRDefault="0038516F">
      <w:pPr>
        <w:pStyle w:val="CommentText"/>
      </w:pPr>
      <w:r>
        <w:rPr>
          <w:rStyle w:val="CommentReference"/>
        </w:rPr>
        <w:annotationRef/>
      </w:r>
      <w:r>
        <w:t>Fis update</w:t>
      </w:r>
    </w:p>
  </w:comment>
  <w:comment w:id="1144" w:author="Anh Pham Thi Lan (CN-PTHTL)" w:date="2026-07-07T09:58:00Z" w:initials="APTL(">
    <w:p w14:paraId="70D60E18" w14:textId="31F8E9A6" w:rsidR="0038516F" w:rsidRDefault="0038516F">
      <w:pPr>
        <w:pStyle w:val="CommentText"/>
      </w:pPr>
      <w:r>
        <w:rPr>
          <w:rStyle w:val="CommentReference"/>
        </w:rPr>
        <w:annotationRef/>
      </w:r>
      <w:r>
        <w:t>Bỏ</w:t>
      </w:r>
    </w:p>
  </w:comment>
  <w:comment w:id="1145" w:author="Pham Quynh Trang" w:date="2026-07-13T11:28:00Z" w:initials="A">
    <w:p w14:paraId="53571BAF" w14:textId="2A0E1FDE" w:rsidR="0038516F" w:rsidRDefault="0038516F">
      <w:pPr>
        <w:pStyle w:val="CommentText"/>
      </w:pPr>
      <w:r>
        <w:rPr>
          <w:rStyle w:val="CommentReference"/>
        </w:rPr>
        <w:annotationRef/>
      </w:r>
      <w:r>
        <w:t>Fis update</w:t>
      </w:r>
    </w:p>
  </w:comment>
  <w:comment w:id="1146" w:author="Anh Pham Thi Lan (CN-PTHTL)" w:date="2026-07-07T09:58:00Z" w:initials="APTL(">
    <w:p w14:paraId="5253CCE7" w14:textId="64C1F95D" w:rsidR="0038516F" w:rsidRDefault="0038516F">
      <w:pPr>
        <w:pStyle w:val="CommentText"/>
      </w:pPr>
      <w:r>
        <w:rPr>
          <w:rStyle w:val="CommentReference"/>
        </w:rPr>
        <w:annotationRef/>
      </w:r>
      <w:r>
        <w:t>Chi tiết ở đây là j?</w:t>
      </w:r>
    </w:p>
  </w:comment>
  <w:comment w:id="1147" w:author="Pham Quynh Trang" w:date="2026-07-13T11:27:00Z" w:initials="A">
    <w:p w14:paraId="2DA76229" w14:textId="47423E26" w:rsidR="0038516F" w:rsidRDefault="0038516F">
      <w:pPr>
        <w:pStyle w:val="CommentText"/>
      </w:pPr>
      <w:r>
        <w:rPr>
          <w:rStyle w:val="CommentReference"/>
        </w:rPr>
        <w:annotationRef/>
      </w:r>
      <w:r>
        <w:t>Ghi tiết theo case context, ví dụ: Case ID, case type, status, priority, created, Description</w:t>
      </w:r>
    </w:p>
  </w:comment>
  <w:comment w:id="1148" w:author="Anh Pham Thi Lan (CN-PTHTL)" w:date="2026-07-07T10:03:00Z" w:initials="APTL(">
    <w:p w14:paraId="4399C10A" w14:textId="13E83750" w:rsidR="0038516F" w:rsidRDefault="0038516F">
      <w:pPr>
        <w:pStyle w:val="CommentText"/>
      </w:pPr>
      <w:r>
        <w:rPr>
          <w:rStyle w:val="CommentReference"/>
        </w:rPr>
        <w:annotationRef/>
      </w:r>
      <w:r>
        <w:t xml:space="preserve">Ghi chú ở đâu? Lúc nào? </w:t>
      </w:r>
    </w:p>
  </w:comment>
  <w:comment w:id="1149" w:author="Pham Quynh Trang" w:date="2026-07-13T20:17:00Z" w:initials="A">
    <w:p w14:paraId="3F9DC1A0" w14:textId="784F45B0" w:rsidR="0038516F" w:rsidRPr="00C36291" w:rsidRDefault="0038516F">
      <w:pPr>
        <w:pStyle w:val="CommentText"/>
        <w:rPr>
          <w:lang w:val="vi-VN"/>
        </w:rPr>
      </w:pPr>
      <w:r>
        <w:rPr>
          <w:rStyle w:val="CommentReference"/>
        </w:rPr>
        <w:annotationRef/>
      </w:r>
      <w:r>
        <w:rPr>
          <w:lang w:val="vi-VN"/>
        </w:rPr>
        <w:t>Trên màn hình case summary, khi có nhu cầu ghi chú, bình luận</w:t>
      </w:r>
    </w:p>
  </w:comment>
  <w:comment w:id="1150" w:author="Thanh Mai Phuong (QLRR - TT&amp;PCRT PCRT)" w:date="2026-06-18T14:50:00Z" w:initials="TMP(TP">
    <w:p w14:paraId="08FD5049" w14:textId="77777777" w:rsidR="0038516F" w:rsidRDefault="0038516F" w:rsidP="002D7E46">
      <w:pPr>
        <w:pStyle w:val="CommentText"/>
      </w:pPr>
      <w:r>
        <w:rPr>
          <w:rStyle w:val="CommentReference"/>
        </w:rPr>
        <w:annotationRef/>
      </w:r>
      <w:r>
        <w:t>Đc attach tối đa bao nhiêu file? Mỗi file max dung lượng bao nhiêu?</w:t>
      </w:r>
    </w:p>
  </w:comment>
  <w:comment w:id="1151" w:author="Pham Quynh Trang" w:date="2026-06-26T09:48:00Z" w:initials="A">
    <w:p w14:paraId="66011B7A" w14:textId="22993069" w:rsidR="0038516F" w:rsidRDefault="0038516F">
      <w:pPr>
        <w:pStyle w:val="CommentText"/>
      </w:pPr>
      <w:r>
        <w:rPr>
          <w:rStyle w:val="CommentReference"/>
        </w:rPr>
        <w:annotationRef/>
      </w:r>
      <w:r>
        <w:t>Đã bổ sung</w:t>
      </w:r>
    </w:p>
  </w:comment>
  <w:comment w:id="1154" w:author="Thanh Mai Phuong (QLRR - TT&amp;PCRT PCRT)" w:date="2026-06-30T16:13:00Z" w:initials="TMP(TP">
    <w:p w14:paraId="1E19BAC8" w14:textId="566B52F3" w:rsidR="0038516F" w:rsidRDefault="0038516F">
      <w:pPr>
        <w:pStyle w:val="CommentText"/>
      </w:pPr>
      <w:r>
        <w:rPr>
          <w:rStyle w:val="CommentReference"/>
        </w:rPr>
        <w:annotationRef/>
      </w:r>
      <w:r>
        <w:t>Bổ sung</w:t>
      </w:r>
    </w:p>
  </w:comment>
  <w:comment w:id="1152" w:author="Anh Pham Thi Lan (CN-PTHTL)" w:date="2026-07-07T10:02:00Z" w:initials="APTL(">
    <w:p w14:paraId="3258BD83" w14:textId="130F0E06" w:rsidR="0038516F" w:rsidRDefault="0038516F">
      <w:pPr>
        <w:pStyle w:val="CommentText"/>
      </w:pPr>
      <w:r>
        <w:rPr>
          <w:rStyle w:val="CommentReference"/>
        </w:rPr>
        <w:annotationRef/>
      </w:r>
      <w:r>
        <w:t>Đây không phải là mô tả yêu cầu trong brd, ko đứng trên vai trò người dùng yêu cầu.</w:t>
      </w:r>
    </w:p>
  </w:comment>
  <w:comment w:id="1153" w:author="Pham Quynh Trang" w:date="2026-07-11T18:19:00Z" w:initials="A">
    <w:p w14:paraId="4C28E5D3" w14:textId="7BA25CB5" w:rsidR="0038516F" w:rsidRPr="00FC3FDD" w:rsidRDefault="0038516F">
      <w:pPr>
        <w:pStyle w:val="CommentText"/>
        <w:rPr>
          <w:lang w:val="vi-VN"/>
        </w:rPr>
      </w:pPr>
      <w:r>
        <w:rPr>
          <w:rStyle w:val="CommentReference"/>
        </w:rPr>
        <w:annotationRef/>
      </w:r>
      <w:r>
        <w:rPr>
          <w:lang w:val="vi-VN"/>
        </w:rPr>
        <w:t>Trao đổi trực tiếp với nghiệp vụ</w:t>
      </w:r>
    </w:p>
  </w:comment>
  <w:comment w:id="1155" w:author="Anh Pham Thi Lan (CN-PTHTL)" w:date="2026-07-07T10:04:00Z" w:initials="APTL(">
    <w:p w14:paraId="221E25C9" w14:textId="73E9A8C7" w:rsidR="0038516F" w:rsidRDefault="0038516F">
      <w:pPr>
        <w:pStyle w:val="CommentText"/>
      </w:pPr>
      <w:r>
        <w:rPr>
          <w:rStyle w:val="CommentReference"/>
        </w:rPr>
        <w:annotationRef/>
      </w:r>
      <w:r>
        <w:t>Có danh mục chưa?</w:t>
      </w:r>
    </w:p>
  </w:comment>
  <w:comment w:id="1156" w:author="Pham Quynh Trang" w:date="2026-07-13T11:21:00Z" w:initials="A">
    <w:p w14:paraId="3F104D64" w14:textId="41EE2583" w:rsidR="0038516F" w:rsidRDefault="0038516F">
      <w:pPr>
        <w:pStyle w:val="CommentText"/>
      </w:pPr>
      <w:r>
        <w:rPr>
          <w:rStyle w:val="CommentReference"/>
        </w:rPr>
        <w:annotationRef/>
      </w:r>
      <w:r>
        <w:t>K</w:t>
      </w:r>
      <w:r w:rsidRPr="00D86248">
        <w:t>hông có trường lưu kiểu doc type</w:t>
      </w:r>
    </w:p>
  </w:comment>
  <w:comment w:id="1157" w:author="Anh Pham Thi Lan (CN-PTHTL)" w:date="2026-07-07T10:04:00Z" w:initials="APTL(">
    <w:p w14:paraId="65FCD2DA" w14:textId="6E81B235" w:rsidR="0038516F" w:rsidRDefault="0038516F">
      <w:pPr>
        <w:pStyle w:val="CommentText"/>
      </w:pPr>
      <w:r>
        <w:rPr>
          <w:rStyle w:val="CommentReference"/>
        </w:rPr>
        <w:annotationRef/>
      </w:r>
      <w:r>
        <w:t>Mẫu đâu?</w:t>
      </w:r>
    </w:p>
  </w:comment>
  <w:comment w:id="1158" w:author="Pham Quynh Trang" w:date="2026-07-13T11:20:00Z" w:initials="A">
    <w:p w14:paraId="3670EB17" w14:textId="40E9CBF9" w:rsidR="0038516F" w:rsidRDefault="0038516F">
      <w:pPr>
        <w:pStyle w:val="CommentText"/>
      </w:pPr>
      <w:r>
        <w:rPr>
          <w:rStyle w:val="CommentReference"/>
        </w:rPr>
        <w:annotationRef/>
      </w:r>
      <w:r>
        <w:rPr>
          <w:rFonts w:ascii="Google Sans Text" w:hAnsi="Google Sans Text"/>
          <w:color w:val="303030"/>
          <w:shd w:val="clear" w:color="auto" w:fill="FFFFFF"/>
        </w:rPr>
        <w:t>Các ghi chú tiêu chuẩn được quy định và lưu trữ trong DB, có thể tùy chỉnh linh hoạt</w:t>
      </w:r>
    </w:p>
  </w:comment>
  <w:comment w:id="1159" w:author="Anh Pham Thi Lan (CN-PTHTL)" w:date="2026-07-07T10:04:00Z" w:initials="APTL(">
    <w:p w14:paraId="009E7F96" w14:textId="70A84062" w:rsidR="0038516F" w:rsidRDefault="0038516F">
      <w:pPr>
        <w:pStyle w:val="CommentText"/>
      </w:pPr>
      <w:r>
        <w:rPr>
          <w:rStyle w:val="CommentReference"/>
        </w:rPr>
        <w:annotationRef/>
      </w:r>
      <w:r>
        <w:t>Bình luận là phản hồi qua lại như trả lời comment à?</w:t>
      </w:r>
    </w:p>
  </w:comment>
  <w:comment w:id="1160" w:author="Pham Quynh Trang" w:date="2026-07-13T11:13:00Z" w:initials="A">
    <w:p w14:paraId="4A570E64" w14:textId="6E5B0871" w:rsidR="0038516F" w:rsidRPr="008B3327" w:rsidRDefault="0038516F" w:rsidP="008B3327">
      <w:pPr>
        <w:pStyle w:val="paragraph"/>
        <w:shd w:val="clear" w:color="auto" w:fill="FFFFFF"/>
        <w:rPr>
          <w:rFonts w:eastAsiaTheme="minorHAnsi"/>
          <w:kern w:val="2"/>
          <w:sz w:val="20"/>
          <w:szCs w:val="20"/>
          <w:lang w:eastAsia="en-US"/>
          <w14:ligatures w14:val="standardContextual"/>
        </w:rPr>
      </w:pPr>
      <w:r>
        <w:rPr>
          <w:rStyle w:val="CommentReference"/>
        </w:rPr>
        <w:annotationRef/>
      </w:r>
      <w:r>
        <w:rPr>
          <w:rFonts w:eastAsiaTheme="minorHAnsi"/>
          <w:kern w:val="2"/>
          <w:sz w:val="20"/>
          <w:szCs w:val="20"/>
          <w:lang w:eastAsia="en-US"/>
          <w14:ligatures w14:val="standardContextual"/>
        </w:rPr>
        <w:t>K</w:t>
      </w:r>
      <w:r w:rsidRPr="008B3327">
        <w:rPr>
          <w:rFonts w:eastAsiaTheme="minorHAnsi"/>
          <w:kern w:val="2"/>
          <w:sz w:val="20"/>
          <w:szCs w:val="20"/>
          <w:lang w:eastAsia="en-US"/>
          <w14:ligatures w14:val="standardContextual"/>
        </w:rPr>
        <w:t xml:space="preserve">hông phải là hình thức phản hồi qua </w:t>
      </w:r>
      <w:proofErr w:type="gramStart"/>
      <w:r w:rsidRPr="008B3327">
        <w:rPr>
          <w:rFonts w:eastAsiaTheme="minorHAnsi"/>
          <w:kern w:val="2"/>
          <w:sz w:val="20"/>
          <w:szCs w:val="20"/>
          <w:lang w:eastAsia="en-US"/>
          <w14:ligatures w14:val="standardContextual"/>
        </w:rPr>
        <w:t>lại  mà</w:t>
      </w:r>
      <w:proofErr w:type="gramEnd"/>
      <w:r w:rsidRPr="008B3327">
        <w:rPr>
          <w:rFonts w:eastAsiaTheme="minorHAnsi"/>
          <w:kern w:val="2"/>
          <w:sz w:val="20"/>
          <w:szCs w:val="20"/>
          <w:lang w:eastAsia="en-US"/>
          <w14:ligatures w14:val="standardContextual"/>
        </w:rPr>
        <w:t xml:space="preserve"> hoạt động theo nguyên tắc:</w:t>
      </w:r>
    </w:p>
    <w:p w14:paraId="5AF11D7F" w14:textId="4DF4FB59" w:rsidR="0038516F" w:rsidRPr="008B3327" w:rsidRDefault="0038516F" w:rsidP="008B3327">
      <w:pPr>
        <w:pStyle w:val="paragraph"/>
        <w:shd w:val="clear" w:color="auto" w:fill="FFFFFF"/>
        <w:rPr>
          <w:rFonts w:eastAsiaTheme="minorHAnsi"/>
          <w:kern w:val="2"/>
          <w:sz w:val="20"/>
          <w:szCs w:val="20"/>
          <w:lang w:eastAsia="en-US"/>
          <w14:ligatures w14:val="standardContextual"/>
        </w:rPr>
      </w:pPr>
      <w:r>
        <w:rPr>
          <w:rFonts w:eastAsiaTheme="minorHAnsi"/>
          <w:kern w:val="2"/>
          <w:sz w:val="20"/>
          <w:szCs w:val="20"/>
          <w:lang w:eastAsia="en-US"/>
          <w14:ligatures w14:val="standardContextual"/>
        </w:rPr>
        <w:t xml:space="preserve">- </w:t>
      </w:r>
      <w:r w:rsidRPr="008B3327">
        <w:rPr>
          <w:rFonts w:eastAsiaTheme="minorHAnsi"/>
          <w:kern w:val="2"/>
          <w:sz w:val="20"/>
          <w:szCs w:val="20"/>
          <w:lang w:eastAsia="en-US"/>
          <w14:ligatures w14:val="standardContextual"/>
        </w:rPr>
        <w:t xml:space="preserve">Bản ghi độc lập trong </w:t>
      </w:r>
      <w:r>
        <w:rPr>
          <w:rFonts w:eastAsiaTheme="minorHAnsi"/>
          <w:kern w:val="2"/>
          <w:sz w:val="20"/>
          <w:szCs w:val="20"/>
          <w:lang w:eastAsia="en-US"/>
          <w14:ligatures w14:val="standardContextual"/>
        </w:rPr>
        <w:t>Audit history</w:t>
      </w:r>
    </w:p>
    <w:p w14:paraId="6F05680D" w14:textId="14898E10" w:rsidR="0038516F" w:rsidRPr="008B3327" w:rsidRDefault="0038516F" w:rsidP="008B3327">
      <w:pPr>
        <w:pStyle w:val="paragraph"/>
        <w:shd w:val="clear" w:color="auto" w:fill="FFFFFF"/>
        <w:rPr>
          <w:rFonts w:eastAsiaTheme="minorHAnsi"/>
          <w:kern w:val="2"/>
          <w:sz w:val="20"/>
          <w:szCs w:val="20"/>
          <w:lang w:eastAsia="en-US"/>
          <w14:ligatures w14:val="standardContextual"/>
        </w:rPr>
      </w:pPr>
      <w:r>
        <w:rPr>
          <w:rFonts w:eastAsiaTheme="minorHAnsi"/>
          <w:kern w:val="2"/>
          <w:sz w:val="20"/>
          <w:szCs w:val="20"/>
          <w:lang w:eastAsia="en-US"/>
          <w14:ligatures w14:val="standardContextual"/>
        </w:rPr>
        <w:t xml:space="preserve">- </w:t>
      </w:r>
      <w:r w:rsidRPr="008B3327">
        <w:rPr>
          <w:rFonts w:eastAsiaTheme="minorHAnsi"/>
          <w:kern w:val="2"/>
          <w:sz w:val="20"/>
          <w:szCs w:val="20"/>
          <w:lang w:eastAsia="en-US"/>
          <w14:ligatures w14:val="standardContextual"/>
        </w:rPr>
        <w:t>Gắn liền với hành động nghiệp vụ</w:t>
      </w:r>
    </w:p>
    <w:p w14:paraId="3D75AF89" w14:textId="6BC17524" w:rsidR="0038516F" w:rsidRDefault="0038516F" w:rsidP="008B3327">
      <w:pPr>
        <w:pStyle w:val="paragraph"/>
        <w:shd w:val="clear" w:color="auto" w:fill="FFFFFF"/>
        <w:rPr>
          <w:rFonts w:ascii="Google Sans Text" w:hAnsi="Google Sans Text"/>
          <w:color w:val="303030"/>
          <w:sz w:val="21"/>
          <w:szCs w:val="21"/>
        </w:rPr>
      </w:pPr>
      <w:r>
        <w:rPr>
          <w:rFonts w:eastAsiaTheme="minorHAnsi"/>
          <w:kern w:val="2"/>
          <w:sz w:val="20"/>
          <w:szCs w:val="20"/>
          <w:lang w:eastAsia="en-US"/>
          <w14:ligatures w14:val="standardContextual"/>
        </w:rPr>
        <w:t xml:space="preserve">- </w:t>
      </w:r>
      <w:r w:rsidRPr="008B3327">
        <w:rPr>
          <w:rFonts w:eastAsiaTheme="minorHAnsi"/>
          <w:kern w:val="2"/>
          <w:sz w:val="20"/>
          <w:szCs w:val="20"/>
          <w:lang w:eastAsia="en-US"/>
          <w14:ligatures w14:val="standardContextual"/>
        </w:rPr>
        <w:t>Không thay đổi trạng thái hồ sơ</w:t>
      </w:r>
    </w:p>
    <w:p w14:paraId="14818120" w14:textId="10B679C9" w:rsidR="0038516F" w:rsidRDefault="0038516F">
      <w:pPr>
        <w:pStyle w:val="CommentText"/>
      </w:pPr>
    </w:p>
  </w:comment>
  <w:comment w:id="1161" w:author="Anh Pham Thi Lan (CN-PTHTL)" w:date="2026-07-07T10:05:00Z" w:initials="APTL(">
    <w:p w14:paraId="01BAE877" w14:textId="3B7107F0" w:rsidR="0038516F" w:rsidRDefault="0038516F">
      <w:pPr>
        <w:pStyle w:val="CommentText"/>
      </w:pPr>
      <w:r>
        <w:rPr>
          <w:rStyle w:val="CommentReference"/>
        </w:rPr>
        <w:annotationRef/>
      </w:r>
      <w:r>
        <w:t>Chả hiểu?</w:t>
      </w:r>
    </w:p>
  </w:comment>
  <w:comment w:id="1162" w:author="Pham Quynh Trang" w:date="2026-07-13T11:26:00Z" w:initials="A">
    <w:p w14:paraId="36B39EC2" w14:textId="4D4CBBB2" w:rsidR="0038516F" w:rsidRDefault="0038516F">
      <w:pPr>
        <w:pStyle w:val="CommentText"/>
      </w:pPr>
      <w:r>
        <w:rPr>
          <w:rStyle w:val="CommentReference"/>
        </w:rPr>
        <w:annotationRef/>
      </w:r>
      <w:r>
        <w:t>Nghĩa là tính năng Ghi chú/bình luận có thể nhập freetext và/hoặc đính kèm file</w:t>
      </w:r>
    </w:p>
  </w:comment>
  <w:comment w:id="1163" w:author="Anh Pham Thi Lan (CN-PTHTL)" w:date="2026-07-07T10:06:00Z" w:initials="APTL(">
    <w:p w14:paraId="32366FEA" w14:textId="6432B9B8" w:rsidR="0038516F" w:rsidRDefault="0038516F">
      <w:pPr>
        <w:pStyle w:val="CommentText"/>
      </w:pPr>
      <w:r>
        <w:rPr>
          <w:rStyle w:val="CommentReference"/>
        </w:rPr>
        <w:annotationRef/>
      </w:r>
      <w:r>
        <w:t>Tất cả hành động gồm view case nữa à?</w:t>
      </w:r>
    </w:p>
  </w:comment>
  <w:comment w:id="1164" w:author="Pham Quynh Trang" w:date="2026-07-13T11:00:00Z" w:initials="A">
    <w:p w14:paraId="58522E8E" w14:textId="683BFB44" w:rsidR="0038516F" w:rsidRDefault="0038516F">
      <w:pPr>
        <w:pStyle w:val="CommentText"/>
      </w:pPr>
      <w:r>
        <w:rPr>
          <w:rStyle w:val="CommentReference"/>
        </w:rPr>
        <w:annotationRef/>
      </w:r>
      <w:r>
        <w:t>Bao gồm cả view case</w:t>
      </w:r>
    </w:p>
  </w:comment>
  <w:comment w:id="1165" w:author="Anh Pham Thi Lan (CN-PTHTL)" w:date="2026-07-07T10:05:00Z" w:initials="APTL(">
    <w:p w14:paraId="7A4A5D5F" w14:textId="7B457214" w:rsidR="0038516F" w:rsidRDefault="0038516F">
      <w:pPr>
        <w:pStyle w:val="CommentText"/>
      </w:pPr>
      <w:r>
        <w:rPr>
          <w:rStyle w:val="CommentReference"/>
        </w:rPr>
        <w:annotationRef/>
      </w:r>
      <w:r>
        <w:t>Tối thiểu này chưa đủ, chưa biết hành động trên case nào?</w:t>
      </w:r>
    </w:p>
  </w:comment>
  <w:comment w:id="1166" w:author="Pham Quynh Trang" w:date="2026-07-13T11:01:00Z" w:initials="A">
    <w:p w14:paraId="7ED2FCD7" w14:textId="7450E094" w:rsidR="0038516F" w:rsidRDefault="0038516F">
      <w:pPr>
        <w:pStyle w:val="CommentText"/>
      </w:pPr>
      <w:r>
        <w:rPr>
          <w:rStyle w:val="CommentReference"/>
        </w:rPr>
        <w:annotationRef/>
      </w:r>
      <w:r>
        <w:t>Có thông tin “Hành động đối với case”</w:t>
      </w:r>
    </w:p>
  </w:comment>
  <w:comment w:id="1173" w:author="Pham Quynh Trang" w:date="2026-08-18T20:53:00Z" w:initials="A">
    <w:p w14:paraId="0F17E26D" w14:textId="6008D0FC" w:rsidR="0038516F" w:rsidRDefault="0038516F">
      <w:pPr>
        <w:pStyle w:val="CommentText"/>
      </w:pPr>
      <w:r>
        <w:rPr>
          <w:rStyle w:val="CommentReference"/>
        </w:rPr>
        <w:annotationRef/>
      </w:r>
      <w:r>
        <w:t>MSB cung cấp danh sách khu vực địa lý có rủi ro cao, lưu ý, điểm quy ước cho danh sách này theo thang điểm 10</w:t>
      </w:r>
    </w:p>
  </w:comment>
  <w:comment w:id="1174" w:author="Thuy Nguyen Thu (QLRR - TT&amp;PCRT PCRT)" w:date="2026-09-28T11:01:00Z" w:initials="TNT(TP">
    <w:p w14:paraId="098C605F" w14:textId="77777777" w:rsidR="0038516F" w:rsidRDefault="0038516F" w:rsidP="00DF3037">
      <w:pPr>
        <w:pStyle w:val="CommentText"/>
      </w:pPr>
      <w:r>
        <w:rPr>
          <w:rStyle w:val="CommentReference"/>
        </w:rPr>
        <w:annotationRef/>
      </w:r>
      <w:r>
        <w:t xml:space="preserve">Điểm rủi ro quốc gia được </w:t>
      </w:r>
      <w:r w:rsidRPr="00064659">
        <w:t>chuyển sang từ phân hệ KYC</w:t>
      </w:r>
      <w:r>
        <w:t xml:space="preserve"> (tham chiếu đến bảng 01. Country </w:t>
      </w:r>
      <w:r w:rsidRPr="00DF3037">
        <w:t>PL</w:t>
      </w:r>
      <w:r>
        <w:t>_</w:t>
      </w:r>
      <w:r w:rsidRPr="00DF3037">
        <w:t>C_Quy tắc đánh giá rủi ro</w:t>
      </w:r>
      <w:r>
        <w:t>)</w:t>
      </w:r>
      <w:r w:rsidRPr="00064659">
        <w:t>, MSB sẽ không cung cấp thêm danh mục mới</w:t>
      </w:r>
      <w:r>
        <w:t>. Ngoài ra, khi người dùng cập nhật điểm RR quốc gia bên phân hệ KYC, điểm mới sẽ được chuyển tự động tương ứng sang phân hệ TM.</w:t>
      </w:r>
    </w:p>
    <w:p w14:paraId="7A451CE2" w14:textId="77777777" w:rsidR="0038516F" w:rsidRDefault="0038516F">
      <w:pPr>
        <w:pStyle w:val="CommentText"/>
      </w:pPr>
    </w:p>
    <w:p w14:paraId="3C2A118E" w14:textId="3C73DB0C" w:rsidR="0038516F" w:rsidRDefault="0038516F">
      <w:pPr>
        <w:pStyle w:val="CommentText"/>
      </w:pPr>
      <w:r>
        <w:t xml:space="preserve">Điểm sẽ được chuyển đổi tương ứng để phù hợp với thang điểm của TM. </w:t>
      </w:r>
    </w:p>
    <w:p w14:paraId="43A7331A" w14:textId="77777777" w:rsidR="0038516F" w:rsidRDefault="0038516F">
      <w:pPr>
        <w:pStyle w:val="CommentText"/>
      </w:pPr>
    </w:p>
    <w:p w14:paraId="112D106B" w14:textId="77777777" w:rsidR="0038516F" w:rsidRDefault="0038516F">
      <w:pPr>
        <w:pStyle w:val="CommentText"/>
      </w:pPr>
      <w:r>
        <w:t xml:space="preserve">+ </w:t>
      </w:r>
      <w:r w:rsidRPr="00064659">
        <w:t xml:space="preserve">Set ngưỡng: </w:t>
      </w:r>
    </w:p>
    <w:p w14:paraId="0ABA4A8C" w14:textId="77777777" w:rsidR="0038516F" w:rsidRDefault="0038516F">
      <w:pPr>
        <w:pStyle w:val="CommentText"/>
      </w:pPr>
      <w:r>
        <w:t xml:space="preserve">- </w:t>
      </w:r>
      <w:r w:rsidRPr="00064659">
        <w:t>Quốc gia HRG có điểm rủi ro &gt;= 90</w:t>
      </w:r>
    </w:p>
    <w:p w14:paraId="085F5630" w14:textId="52334164" w:rsidR="0038516F" w:rsidRDefault="0038516F">
      <w:pPr>
        <w:pStyle w:val="CommentText"/>
      </w:pPr>
      <w:r>
        <w:t xml:space="preserve">- </w:t>
      </w:r>
      <w:r w:rsidRPr="00064659">
        <w:t>Quốc gia VHRG có điểm rủi ro &gt;=</w:t>
      </w:r>
      <w:r>
        <w:t xml:space="preserve"> </w:t>
      </w:r>
      <w:r w:rsidRPr="00064659">
        <w:t>100</w:t>
      </w:r>
    </w:p>
  </w:comment>
  <w:comment w:id="1176" w:author="Pham Quynh Trang" w:date="2026-08-18T20:58:00Z" w:initials="A">
    <w:p w14:paraId="1BA19AFA" w14:textId="1407066F" w:rsidR="0038516F" w:rsidRDefault="0038516F">
      <w:pPr>
        <w:pStyle w:val="CommentText"/>
      </w:pPr>
      <w:r>
        <w:rPr>
          <w:rStyle w:val="CommentReference"/>
        </w:rPr>
        <w:annotationRef/>
      </w:r>
      <w:r>
        <w:t>Cần MSB confirm nguyên tắc này</w:t>
      </w:r>
    </w:p>
  </w:comment>
  <w:comment w:id="1177" w:author="Thuy Nguyen Thu (QLRR - TT&amp;PCRT PCRT)" w:date="2026-09-28T11:20:00Z" w:initials="TNT(TP">
    <w:p w14:paraId="7FEAC4C0" w14:textId="35B99AF0" w:rsidR="0038516F" w:rsidRDefault="0038516F">
      <w:pPr>
        <w:pStyle w:val="CommentText"/>
      </w:pPr>
      <w:r>
        <w:rPr>
          <w:rStyle w:val="CommentReference"/>
        </w:rPr>
        <w:annotationRef/>
      </w:r>
      <w:r>
        <w:rPr>
          <w:rFonts w:eastAsia="Times New Roman"/>
          <w:color w:val="595959"/>
        </w:rPr>
        <w:t xml:space="preserve">Kịch bản thiết kế để giám sát </w:t>
      </w:r>
      <w:r>
        <w:rPr>
          <w:rFonts w:eastAsia="Times New Roman"/>
        </w:rPr>
        <w:t>Khách hàng có rủi ro cao, nghĩa là các khách hàng được phân loại rủi ro cao từ phân hệ KYC sẽ được giám sát trong kịch bản này. Do đó:</w:t>
      </w:r>
    </w:p>
    <w:p w14:paraId="6539B8AC" w14:textId="77777777" w:rsidR="0038516F" w:rsidRDefault="0038516F">
      <w:pPr>
        <w:pStyle w:val="CommentText"/>
        <w:rPr>
          <w:rFonts w:eastAsia="Times New Roman"/>
        </w:rPr>
      </w:pPr>
      <w:r>
        <w:t xml:space="preserve">+ </w:t>
      </w:r>
      <w:r>
        <w:rPr>
          <w:rFonts w:eastAsia="Times New Roman"/>
        </w:rPr>
        <w:t>Ngưỡng rủi ro thực tế của Khách hàng: Là điểm rủi ro của khách hàng được chuyển sang sang từ phân hệ KYC</w:t>
      </w:r>
    </w:p>
    <w:p w14:paraId="11109686" w14:textId="1EF7C0DB" w:rsidR="0038516F" w:rsidRDefault="0038516F">
      <w:pPr>
        <w:pStyle w:val="CommentText"/>
      </w:pPr>
      <w:r>
        <w:rPr>
          <w:rFonts w:eastAsia="Times New Roman"/>
        </w:rPr>
        <w:t>+ Ngưỡng rủi ro hiệu quả (Effctv Risk Lvl): là ngưỡng mà từ ngưỡng đó khách hàng được phân loại là Rủi ro cao. Ngưỡng này được cập nhật tự động khi ngưỡng bên phân hệ KYC thay đổi</w:t>
      </w:r>
    </w:p>
  </w:comment>
  <w:comment w:id="1179" w:author="Pham Quynh Trang" w:date="2026-08-18T13:36:00Z" w:initials="A">
    <w:p w14:paraId="2FCC8F4B" w14:textId="77777777" w:rsidR="0038516F" w:rsidRDefault="0038516F">
      <w:pPr>
        <w:pStyle w:val="CommentText"/>
      </w:pPr>
      <w:r>
        <w:rPr>
          <w:rStyle w:val="CommentReference"/>
        </w:rPr>
        <w:annotationRef/>
      </w:r>
    </w:p>
    <w:p w14:paraId="04A6CA8D" w14:textId="7D2FDA09" w:rsidR="0038516F" w:rsidRPr="00DF5EAA" w:rsidRDefault="0038516F">
      <w:pPr>
        <w:pStyle w:val="CommentText"/>
        <w:rPr>
          <w:rFonts w:ascii="Google Sans Text" w:hAnsi="Google Sans Text"/>
          <w:bCs/>
          <w:color w:val="303030"/>
          <w:shd w:val="clear" w:color="auto" w:fill="FFFFFF"/>
        </w:rPr>
      </w:pPr>
      <w:r>
        <w:t xml:space="preserve">MSB confirm: việc </w:t>
      </w:r>
      <w:r w:rsidRPr="00DF5EAA">
        <w:t xml:space="preserve">tính </w:t>
      </w:r>
      <w:r w:rsidRPr="00DF5EAA">
        <w:rPr>
          <w:rFonts w:ascii="Google Sans Text" w:hAnsi="Google Sans Text"/>
          <w:bCs/>
          <w:color w:val="303030"/>
          <w:shd w:val="clear" w:color="auto" w:fill="FFFFFF"/>
        </w:rPr>
        <w:t>Số tiền giao dịch trung bình các tháng trong thời gian lookback sẽ tính theo cách nào?</w:t>
      </w:r>
    </w:p>
    <w:p w14:paraId="0F842D0D" w14:textId="77777777" w:rsidR="0038516F" w:rsidRPr="00DF5EAA" w:rsidRDefault="0038516F">
      <w:pPr>
        <w:pStyle w:val="CommentText"/>
        <w:rPr>
          <w:rFonts w:ascii="Google Sans Text" w:hAnsi="Google Sans Text"/>
          <w:bCs/>
          <w:color w:val="303030"/>
          <w:shd w:val="clear" w:color="auto" w:fill="FFFFFF"/>
        </w:rPr>
      </w:pPr>
      <w:r w:rsidRPr="00DF5EAA">
        <w:rPr>
          <w:rFonts w:ascii="Google Sans Text" w:hAnsi="Google Sans Text"/>
          <w:bCs/>
          <w:color w:val="303030"/>
          <w:shd w:val="clear" w:color="auto" w:fill="FFFFFF"/>
        </w:rPr>
        <w:t>PA1: Số tháng quy định trong thời gian lookback</w:t>
      </w:r>
    </w:p>
    <w:p w14:paraId="6F161D8E" w14:textId="5B42E4F8" w:rsidR="0038516F" w:rsidRPr="00DF5EAA" w:rsidRDefault="0038516F">
      <w:pPr>
        <w:pStyle w:val="CommentText"/>
        <w:rPr>
          <w:rFonts w:ascii="Google Sans Text" w:hAnsi="Google Sans Text"/>
          <w:bCs/>
          <w:color w:val="303030"/>
          <w:shd w:val="clear" w:color="auto" w:fill="FFFFFF"/>
        </w:rPr>
      </w:pPr>
      <w:r w:rsidRPr="00DF5EAA">
        <w:rPr>
          <w:rFonts w:ascii="Google Sans Text" w:hAnsi="Google Sans Text"/>
          <w:bCs/>
          <w:color w:val="303030"/>
          <w:shd w:val="clear" w:color="auto" w:fill="FFFFFF"/>
        </w:rPr>
        <w:t>PA2: Số tháng thực tế có giao dịch phát sinh</w:t>
      </w:r>
    </w:p>
  </w:comment>
  <w:comment w:id="1180" w:author="Thuy Nguyen Thu (QLRR - TT&amp;PCRT PCRT)" w:date="2026-09-30T11:46:00Z" w:initials="TNT(TP">
    <w:p w14:paraId="33C1EB0C" w14:textId="2D5F82DC" w:rsidR="0038516F" w:rsidRDefault="0038516F">
      <w:pPr>
        <w:pStyle w:val="CommentText"/>
      </w:pPr>
      <w:r>
        <w:rPr>
          <w:rStyle w:val="CommentReference"/>
        </w:rPr>
        <w:annotationRef/>
      </w:r>
      <w:r>
        <w:t xml:space="preserve">PA1: </w:t>
      </w:r>
      <w:r w:rsidRPr="00DF5EAA">
        <w:rPr>
          <w:rFonts w:ascii="Google Sans Text" w:hAnsi="Google Sans Text"/>
          <w:bCs/>
          <w:color w:val="303030"/>
          <w:shd w:val="clear" w:color="auto" w:fill="FFFFFF"/>
        </w:rPr>
        <w:t>Số tháng quy định trong thời gian lookback</w:t>
      </w:r>
    </w:p>
  </w:comment>
  <w:comment w:id="1181" w:author="Pham Quynh Trang" w:date="2026-09-30T17:36:00Z" w:initials="A">
    <w:p w14:paraId="1D43EE12" w14:textId="0DBA4E70" w:rsidR="0038516F" w:rsidRDefault="0038516F">
      <w:pPr>
        <w:pStyle w:val="CommentText"/>
      </w:pPr>
      <w:r>
        <w:rPr>
          <w:rStyle w:val="CommentReference"/>
        </w:rPr>
        <w:annotationRef/>
      </w:r>
      <w:r>
        <w:t>FIS bổ sung vào ghi chú</w:t>
      </w:r>
    </w:p>
  </w:comment>
  <w:comment w:id="1193" w:author="Pham Quynh Trang" w:date="2026-06-26T15:25:00Z" w:initials="A">
    <w:p w14:paraId="5099CF8B" w14:textId="1A2816E9" w:rsidR="0038516F" w:rsidRDefault="0038516F">
      <w:pPr>
        <w:pStyle w:val="CommentText"/>
      </w:pPr>
      <w:r>
        <w:rPr>
          <w:rStyle w:val="CommentReference"/>
        </w:rPr>
        <w:annotationRef/>
      </w:r>
      <w:r>
        <w:t>Chi tiết comment theo file đính kèm</w:t>
      </w:r>
    </w:p>
  </w:comment>
  <w:comment w:id="1194" w:author="Hoang Luu Viet" w:date="2026-04-26T23:26:00Z" w:initials="HLV">
    <w:p w14:paraId="5067F112" w14:textId="77777777" w:rsidR="0038516F" w:rsidRDefault="0038516F" w:rsidP="00E053EF">
      <w:pPr>
        <w:pStyle w:val="CommentText"/>
        <w:jc w:val="left"/>
      </w:pPr>
      <w:r>
        <w:rPr>
          <w:rStyle w:val="CommentReference"/>
        </w:rPr>
        <w:annotationRef/>
      </w:r>
      <w:r>
        <w:t>MSB cung cấp template email</w:t>
      </w:r>
    </w:p>
  </w:comment>
  <w:comment w:id="1195" w:author="Pham Quynh Trang" w:date="2026-07-10T16:45:00Z" w:initials="A">
    <w:p w14:paraId="03AC3F59" w14:textId="0206DAC1" w:rsidR="0038516F" w:rsidRDefault="0038516F">
      <w:pPr>
        <w:pStyle w:val="CommentText"/>
      </w:pPr>
      <w:r>
        <w:rPr>
          <w:rStyle w:val="CommentReference"/>
        </w:rPr>
        <w:annotationRef/>
      </w:r>
    </w:p>
  </w:comment>
  <w:comment w:id="1196" w:author="Pham Quynh Trang" w:date="2026-07-02T15:33:00Z" w:initials="A">
    <w:p w14:paraId="16F430EC" w14:textId="357A56D1" w:rsidR="0038516F" w:rsidRDefault="0038516F">
      <w:pPr>
        <w:pStyle w:val="CommentText"/>
      </w:pPr>
      <w:r>
        <w:rPr>
          <w:rStyle w:val="CommentReference"/>
        </w:rPr>
        <w:annotationRef/>
      </w:r>
      <w:r>
        <w:t>Bổ sung theo email ngày 30/6</w:t>
      </w:r>
    </w:p>
  </w:comment>
  <w:comment w:id="1198" w:author="Thanh Mai Phuong (QLRR - TT&amp;PCRT PCRT)" w:date="2026-06-18T15:10:00Z" w:initials="TMP(TP">
    <w:p w14:paraId="2B82FF35" w14:textId="77777777" w:rsidR="0038516F" w:rsidRDefault="0038516F" w:rsidP="008E11C4">
      <w:pPr>
        <w:pStyle w:val="CommentText"/>
      </w:pPr>
      <w:r>
        <w:rPr>
          <w:rStyle w:val="CommentReference"/>
        </w:rPr>
        <w:annotationRef/>
      </w:r>
      <w:r>
        <w:rPr>
          <w:rStyle w:val="CommentReference"/>
        </w:rPr>
        <w:t>FIS rà soát lại với luồng STR còn có file Template Mô tả dòng tiền STR; Bảng kê giao dịch; Template STR</w:t>
      </w:r>
    </w:p>
  </w:comment>
  <w:comment w:id="1199" w:author="Phuong Truong Thi [2]" w:date="2026-06-23T01:41:00Z" w:initials="PT">
    <w:p w14:paraId="535F9DEC" w14:textId="50D43264" w:rsidR="0038516F" w:rsidRDefault="0038516F" w:rsidP="003A5681">
      <w:pPr>
        <w:pStyle w:val="CommentText"/>
        <w:numPr>
          <w:ilvl w:val="0"/>
          <w:numId w:val="49"/>
        </w:numPr>
        <w:jc w:val="left"/>
      </w:pPr>
      <w:r>
        <w:rPr>
          <w:rStyle w:val="CommentReference"/>
        </w:rPr>
        <w:annotationRef/>
      </w:r>
      <w:r>
        <w:t xml:space="preserve">Đã bổ sung phụ lục 06: Màn hình STR và template STR </w:t>
      </w:r>
    </w:p>
    <w:p w14:paraId="488C661C" w14:textId="686FB4DD" w:rsidR="0038516F" w:rsidRDefault="0038516F" w:rsidP="003A5681">
      <w:pPr>
        <w:pStyle w:val="CommentText"/>
        <w:numPr>
          <w:ilvl w:val="0"/>
          <w:numId w:val="49"/>
        </w:numPr>
        <w:jc w:val="left"/>
      </w:pPr>
      <w:r>
        <w:t>Các nội dung liên quan đên mô tả dòng tiền, bảng kê dòng tiền trao đổi trong file Mô tả dòng tiền</w:t>
      </w:r>
    </w:p>
  </w:comment>
  <w:comment w:id="1203" w:author="Pham Quynh Trang" w:date="2026-06-23T01:46:00Z" w:initials="A">
    <w:p w14:paraId="5B712031" w14:textId="11597D5C" w:rsidR="0038516F" w:rsidRDefault="0038516F">
      <w:pPr>
        <w:pStyle w:val="CommentText"/>
      </w:pPr>
      <w:r>
        <w:rPr>
          <w:rStyle w:val="CommentReference"/>
        </w:rPr>
        <w:annotationRef/>
      </w:r>
      <w:r>
        <w:t>MSB check các nội dung trong file đính kèm</w:t>
      </w:r>
    </w:p>
  </w:comment>
  <w:comment w:id="1204" w:author="Pham Quynh Trang" w:date="2026-06-23T01:54:00Z" w:initials="A">
    <w:p w14:paraId="5BA57446" w14:textId="77777777" w:rsidR="0038516F" w:rsidRDefault="0038516F" w:rsidP="00CD1394">
      <w:pPr>
        <w:pStyle w:val="CommentText"/>
      </w:pPr>
      <w:r>
        <w:rPr>
          <w:rStyle w:val="CommentReference"/>
        </w:rPr>
        <w:annotationRef/>
      </w:r>
      <w:r>
        <w:t>File STR do hệ thống sinh ra có bao gồm phần “hướng dẫn điền báo cáo” không?</w:t>
      </w:r>
    </w:p>
    <w:p w14:paraId="5FD97E07" w14:textId="756A895A" w:rsidR="0038516F" w:rsidRDefault="0038516F" w:rsidP="00CD1394">
      <w:pPr>
        <w:pStyle w:val="CommentText"/>
      </w:pPr>
      <w:r>
        <w:t>MSB cung cấp file minh họa</w:t>
      </w:r>
    </w:p>
  </w:comment>
  <w:comment w:id="1205" w:author="Thanh Mai Phuong (QLRR - TT&amp;PCRT PCRT)" w:date="2026-06-30T16:04:00Z" w:initials="TMP(TP">
    <w:p w14:paraId="1C4B362B" w14:textId="2B11C45E" w:rsidR="0038516F" w:rsidRDefault="0038516F">
      <w:pPr>
        <w:pStyle w:val="CommentText"/>
      </w:pPr>
      <w:r>
        <w:rPr>
          <w:rStyle w:val="CommentReference"/>
        </w:rPr>
        <w:annotationRef/>
      </w:r>
      <w:r>
        <w:t>Phần “hướng dẫn điền báo cáo” không cần thiết kế trên file STR. Hướng dẫn sẽ là 1 phần trong file hướng dẫn đc attach theo chức năng MSB Guideline</w:t>
      </w:r>
    </w:p>
  </w:comment>
  <w:comment w:id="1206" w:author="Pham Quynh Trang" w:date="2026-08-18T17:08:00Z" w:initials="A">
    <w:p w14:paraId="14FFC6AC" w14:textId="77777777" w:rsidR="0038516F" w:rsidRDefault="0038516F" w:rsidP="003E499C">
      <w:pPr>
        <w:pStyle w:val="CommentText"/>
      </w:pPr>
      <w:r>
        <w:rPr>
          <w:rStyle w:val="CommentReference"/>
        </w:rPr>
        <w:annotationRef/>
      </w:r>
      <w:r>
        <w:t>MSB confirm lại nội dung:</w:t>
      </w:r>
    </w:p>
    <w:p w14:paraId="33755F6B" w14:textId="77777777" w:rsidR="0038516F" w:rsidRDefault="0038516F" w:rsidP="003E499C">
      <w:pPr>
        <w:pStyle w:val="CommentText"/>
      </w:pPr>
      <w:r>
        <w:t>- Luồng tự động/luông thủ công xuất phát từ ĐVKD: chữ ký là thông tin user của maker/checker/checker N+1</w:t>
      </w:r>
    </w:p>
    <w:p w14:paraId="5C3ABDFC" w14:textId="38DA68C8" w:rsidR="0038516F" w:rsidRDefault="0038516F" w:rsidP="003E499C">
      <w:pPr>
        <w:pStyle w:val="CommentText"/>
      </w:pPr>
      <w:r>
        <w:rPr>
          <w:color w:val="FF0000"/>
        </w:rPr>
        <w:t>- Luồng thủ công xuất phát từ AML maker: user nào sẽ ký và ký ở vị trí nào?</w:t>
      </w:r>
    </w:p>
  </w:comment>
  <w:comment w:id="1207" w:author="Thanh Mai Phuong (QLRR - TT&amp;PCRT PCRT)" w:date="2026-06-30T16:12:00Z" w:initials="TMP(TP">
    <w:p w14:paraId="63A71B5E" w14:textId="45862EB9" w:rsidR="0038516F" w:rsidRDefault="0038516F">
      <w:pPr>
        <w:pStyle w:val="CommentText"/>
      </w:pPr>
      <w:r>
        <w:rPr>
          <w:rStyle w:val="CommentReference"/>
        </w:rPr>
        <w:annotationRef/>
      </w:r>
      <w:r>
        <w:t>Bổ sung thêm trường hợp lưu trữ các bản ghi luồng xử lý TM</w:t>
      </w:r>
    </w:p>
  </w:comment>
  <w:comment w:id="1208" w:author="Anh Pham Thi Lan (CN-PTHTL)" w:date="2026-07-07T10:09:00Z" w:initials="APTL(">
    <w:p w14:paraId="7A919CC0" w14:textId="780A1FBC" w:rsidR="0038516F" w:rsidRDefault="0038516F">
      <w:pPr>
        <w:pStyle w:val="CommentText"/>
      </w:pPr>
      <w:r>
        <w:rPr>
          <w:rStyle w:val="CommentReference"/>
        </w:rPr>
        <w:annotationRef/>
      </w:r>
      <w:r>
        <w:t>Phần này yêu cầu làm cấu hình thời gian lưu trữ dữ liệu STR</w:t>
      </w:r>
    </w:p>
  </w:comment>
  <w:comment w:id="1209" w:author="Pham Quynh Trang" w:date="2026-07-13T20:18:00Z" w:initials="A">
    <w:p w14:paraId="14317BA2" w14:textId="27FAA4B0" w:rsidR="0038516F" w:rsidRDefault="0038516F">
      <w:pPr>
        <w:pStyle w:val="CommentText"/>
      </w:pPr>
      <w:r>
        <w:rPr>
          <w:rStyle w:val="CommentReference"/>
        </w:rPr>
        <w:annotationRef/>
      </w:r>
      <w:r>
        <w:rPr>
          <w:rFonts w:ascii="Calibri" w:hAnsi="Calibri" w:cs="Calibri"/>
          <w:color w:val="000000"/>
          <w:sz w:val="22"/>
          <w:szCs w:val="22"/>
          <w:shd w:val="clear" w:color="auto" w:fill="FFFFFF"/>
        </w:rPr>
        <w:t>Hệ thống lưu HIT các thông tịn để xử lý Kịch bản và output còn lưu bao lâu phụ thuộc archive của ngân hàng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C84E4D6" w15:done="1"/>
  <w15:commentEx w15:paraId="37AAE30E" w15:paraIdParent="5C84E4D6" w15:done="1"/>
  <w15:commentEx w15:paraId="3181AEF0" w15:done="1"/>
  <w15:commentEx w15:paraId="249865AF" w15:paraIdParent="3181AEF0" w15:done="1"/>
  <w15:commentEx w15:paraId="4B93A0B5" w15:done="1"/>
  <w15:commentEx w15:paraId="13412ECA" w15:paraIdParent="4B93A0B5" w15:done="1"/>
  <w15:commentEx w15:paraId="25799AF8" w15:done="1"/>
  <w15:commentEx w15:paraId="3FD0243F" w15:paraIdParent="25799AF8" w15:done="1"/>
  <w15:commentEx w15:paraId="095CF704" w15:done="1"/>
  <w15:commentEx w15:paraId="4E7CFBF1" w15:paraIdParent="095CF704" w15:done="1"/>
  <w15:commentEx w15:paraId="3F91211E" w15:done="0"/>
  <w15:commentEx w15:paraId="44D147CB" w15:done="1"/>
  <w15:commentEx w15:paraId="2BBC081F" w15:paraIdParent="44D147CB" w15:done="1"/>
  <w15:commentEx w15:paraId="67904AC7" w15:paraIdParent="44D147CB" w15:done="1"/>
  <w15:commentEx w15:paraId="78ABFD0D" w15:done="1"/>
  <w15:commentEx w15:paraId="7917C2DC" w15:paraIdParent="78ABFD0D" w15:done="1"/>
  <w15:commentEx w15:paraId="704DE3C8" w15:done="1"/>
  <w15:commentEx w15:paraId="6CEE5871" w15:paraIdParent="704DE3C8" w15:done="1"/>
  <w15:commentEx w15:paraId="33B14C5B" w15:done="1"/>
  <w15:commentEx w15:paraId="33CB0B69" w15:paraIdParent="33B14C5B" w15:done="1"/>
  <w15:commentEx w15:paraId="0F819882" w15:paraIdParent="33B14C5B" w15:done="1"/>
  <w15:commentEx w15:paraId="00820399" w15:paraIdParent="33B14C5B" w15:done="1"/>
  <w15:commentEx w15:paraId="3E4D937A" w15:paraIdParent="33B14C5B" w15:done="1"/>
  <w15:commentEx w15:paraId="5968441B" w15:done="1"/>
  <w15:commentEx w15:paraId="1009AD22" w15:paraIdParent="5968441B" w15:done="1"/>
  <w15:commentEx w15:paraId="4A0E42FB" w15:paraIdParent="5968441B" w15:done="1"/>
  <w15:commentEx w15:paraId="5EB8C38D" w15:paraIdParent="5968441B" w15:done="1"/>
  <w15:commentEx w15:paraId="3464777A" w15:done="0"/>
  <w15:commentEx w15:paraId="6D43E63F" w15:paraIdParent="3464777A" w15:done="0"/>
  <w15:commentEx w15:paraId="641AE01A" w15:paraIdParent="3464777A" w15:done="0"/>
  <w15:commentEx w15:paraId="3C3E3910" w15:paraIdParent="3464777A" w15:done="0"/>
  <w15:commentEx w15:paraId="6BB14152" w15:done="1"/>
  <w15:commentEx w15:paraId="0A23C79A" w15:paraIdParent="6BB14152" w15:done="1"/>
  <w15:commentEx w15:paraId="2EEE0D53" w15:done="1"/>
  <w15:commentEx w15:paraId="7F332184" w15:paraIdParent="2EEE0D53" w15:done="1"/>
  <w15:commentEx w15:paraId="0AA54181" w15:paraIdParent="2EEE0D53" w15:done="1"/>
  <w15:commentEx w15:paraId="2025DB99" w15:paraIdParent="2EEE0D53" w15:done="1"/>
  <w15:commentEx w15:paraId="6934A900" w15:done="1"/>
  <w15:commentEx w15:paraId="2EC9F547" w15:paraIdParent="6934A900" w15:done="1"/>
  <w15:commentEx w15:paraId="12415162" w15:paraIdParent="6934A900" w15:done="1"/>
  <w15:commentEx w15:paraId="4E130720" w15:done="1"/>
  <w15:commentEx w15:paraId="76671BD3" w15:paraIdParent="4E130720" w15:done="1"/>
  <w15:commentEx w15:paraId="61CFF5A0" w15:paraIdParent="4E130720" w15:done="1"/>
  <w15:commentEx w15:paraId="22049D6D" w15:done="0"/>
  <w15:commentEx w15:paraId="5915926A" w15:paraIdParent="22049D6D" w15:done="0"/>
  <w15:commentEx w15:paraId="6398A9C7" w15:done="1"/>
  <w15:commentEx w15:paraId="6732838F" w15:paraIdParent="6398A9C7" w15:done="1"/>
  <w15:commentEx w15:paraId="61716AEC" w15:done="1"/>
  <w15:commentEx w15:paraId="0A9E3354" w15:done="1"/>
  <w15:commentEx w15:paraId="75FFBDAB" w15:paraIdParent="0A9E3354" w15:done="1"/>
  <w15:commentEx w15:paraId="0715C0E2" w15:done="1"/>
  <w15:commentEx w15:paraId="32599710" w15:paraIdParent="0715C0E2" w15:done="1"/>
  <w15:commentEx w15:paraId="469932F8" w15:done="1"/>
  <w15:commentEx w15:paraId="134F8EA5" w15:paraIdParent="469932F8" w15:done="1"/>
  <w15:commentEx w15:paraId="316D0444" w15:done="1"/>
  <w15:commentEx w15:paraId="1195A482" w15:paraIdParent="316D0444" w15:done="1"/>
  <w15:commentEx w15:paraId="7DC6ED4D" w15:paraIdParent="316D0444" w15:done="1"/>
  <w15:commentEx w15:paraId="65378444" w15:done="1"/>
  <w15:commentEx w15:paraId="4DCA8EF7" w15:paraIdParent="65378444" w15:done="1"/>
  <w15:commentEx w15:paraId="4EFD9136" w15:paraIdParent="65378444" w15:done="1"/>
  <w15:commentEx w15:paraId="70B89B62" w15:paraIdParent="65378444" w15:done="1"/>
  <w15:commentEx w15:paraId="7B245E42" w15:done="0"/>
  <w15:commentEx w15:paraId="221E3934" w15:done="1"/>
  <w15:commentEx w15:paraId="30C7C70A" w15:paraIdParent="221E3934" w15:done="1"/>
  <w15:commentEx w15:paraId="56305727" w15:done="1"/>
  <w15:commentEx w15:paraId="36A1946A" w15:done="1"/>
  <w15:commentEx w15:paraId="37E24F94" w15:paraIdParent="36A1946A" w15:done="1"/>
  <w15:commentEx w15:paraId="0A4CB099" w15:done="1"/>
  <w15:commentEx w15:paraId="74070E54" w15:paraIdParent="0A4CB099" w15:done="1"/>
  <w15:commentEx w15:paraId="25534483" w15:done="1"/>
  <w15:commentEx w15:paraId="0678107D" w15:paraIdParent="25534483" w15:done="1"/>
  <w15:commentEx w15:paraId="51F955ED" w15:done="1"/>
  <w15:commentEx w15:paraId="5933C393" w15:paraIdParent="51F955ED" w15:done="1"/>
  <w15:commentEx w15:paraId="787D51DF" w15:done="1"/>
  <w15:commentEx w15:paraId="01AA7C07" w15:paraIdParent="787D51DF" w15:done="1"/>
  <w15:commentEx w15:paraId="72CC6233" w15:done="1"/>
  <w15:commentEx w15:paraId="24273C76" w15:paraIdParent="72CC6233" w15:done="1"/>
  <w15:commentEx w15:paraId="10474A98" w15:paraIdParent="72CC6233" w15:done="1"/>
  <w15:commentEx w15:paraId="1180C997" w15:done="1"/>
  <w15:commentEx w15:paraId="670E1AF0" w15:paraIdParent="1180C997" w15:done="1"/>
  <w15:commentEx w15:paraId="0FC456B7" w15:paraIdParent="1180C997" w15:done="1"/>
  <w15:commentEx w15:paraId="053C226E" w15:paraIdParent="1180C997" w15:done="1"/>
  <w15:commentEx w15:paraId="08648D4C" w15:done="1"/>
  <w15:commentEx w15:paraId="69882ECE" w15:done="1"/>
  <w15:commentEx w15:paraId="0E6E374F" w15:paraIdParent="69882ECE" w15:done="1"/>
  <w15:commentEx w15:paraId="598DDBD3" w15:done="1"/>
  <w15:commentEx w15:paraId="581D7EE2" w15:paraIdParent="598DDBD3" w15:done="1"/>
  <w15:commentEx w15:paraId="31F380D3" w15:done="1"/>
  <w15:commentEx w15:paraId="65A1F50B" w15:paraIdParent="31F380D3" w15:done="1"/>
  <w15:commentEx w15:paraId="72E0ED81" w15:done="0"/>
  <w15:commentEx w15:paraId="44AA4BD6" w15:done="1"/>
  <w15:commentEx w15:paraId="542C36F2" w15:paraIdParent="44AA4BD6" w15:done="1"/>
  <w15:commentEx w15:paraId="3F44B276" w15:paraIdParent="44AA4BD6" w15:done="1"/>
  <w15:commentEx w15:paraId="497F3CD2" w15:paraIdParent="44AA4BD6" w15:done="1"/>
  <w15:commentEx w15:paraId="364E659C" w15:done="1"/>
  <w15:commentEx w15:paraId="7DF8377E" w15:paraIdParent="364E659C" w15:done="1"/>
  <w15:commentEx w15:paraId="222FF872" w15:done="1"/>
  <w15:commentEx w15:paraId="255B0109" w15:paraIdParent="222FF872" w15:done="1"/>
  <w15:commentEx w15:paraId="2F438505" w15:paraIdParent="222FF872" w15:done="1"/>
  <w15:commentEx w15:paraId="4C52E6FC" w15:paraIdParent="222FF872" w15:done="1"/>
  <w15:commentEx w15:paraId="4E267F64" w15:done="1"/>
  <w15:commentEx w15:paraId="35F20FCC" w15:paraIdParent="4E267F64" w15:done="1"/>
  <w15:commentEx w15:paraId="2254D13D" w15:paraIdParent="4E267F64" w15:done="1"/>
  <w15:commentEx w15:paraId="2AEBD99E" w15:paraIdParent="4E267F64" w15:done="1"/>
  <w15:commentEx w15:paraId="3BBF667D" w15:done="1"/>
  <w15:commentEx w15:paraId="7EA4768F" w15:done="1"/>
  <w15:commentEx w15:paraId="31AB69ED" w15:done="1"/>
  <w15:commentEx w15:paraId="180B6A5D" w15:paraIdParent="31AB69ED" w15:done="1"/>
  <w15:commentEx w15:paraId="08FC2D48" w15:paraIdParent="31AB69ED" w15:done="1"/>
  <w15:commentEx w15:paraId="4D61DF2C" w15:paraIdParent="31AB69ED" w15:done="1"/>
  <w15:commentEx w15:paraId="0A31F7B0" w15:done="1"/>
  <w15:commentEx w15:paraId="39F7D947" w15:paraIdParent="0A31F7B0" w15:done="1"/>
  <w15:commentEx w15:paraId="29E94C5B" w15:done="1"/>
  <w15:commentEx w15:paraId="2897CFDA" w15:paraIdParent="29E94C5B" w15:done="1"/>
  <w15:commentEx w15:paraId="40497D34" w15:done="0"/>
  <w15:commentEx w15:paraId="3800B946" w15:done="1"/>
  <w15:commentEx w15:paraId="2D8ACF0F" w15:done="1"/>
  <w15:commentEx w15:paraId="75E9A596" w15:paraIdParent="2D8ACF0F" w15:done="1"/>
  <w15:commentEx w15:paraId="748AB162" w15:paraIdParent="2D8ACF0F" w15:done="1"/>
  <w15:commentEx w15:paraId="2E5AD4D3" w15:done="0"/>
  <w15:commentEx w15:paraId="0B21B582" w15:done="1"/>
  <w15:commentEx w15:paraId="273CEF1B" w15:paraIdParent="0B21B582" w15:done="1"/>
  <w15:commentEx w15:paraId="67AD9F18" w15:paraIdParent="0B21B582" w15:done="1"/>
  <w15:commentEx w15:paraId="5DBA9966" w15:done="1"/>
  <w15:commentEx w15:paraId="5476312F" w15:done="0"/>
  <w15:commentEx w15:paraId="41363775" w15:paraIdParent="5476312F" w15:done="0"/>
  <w15:commentEx w15:paraId="61DA0838" w15:done="1"/>
  <w15:commentEx w15:paraId="78BA3EB1" w15:paraIdParent="61DA0838" w15:done="1"/>
  <w15:commentEx w15:paraId="1DB7A54D" w15:done="0"/>
  <w15:commentEx w15:paraId="4C4F964E" w15:done="0"/>
  <w15:commentEx w15:paraId="6C53DA71" w15:done="1"/>
  <w15:commentEx w15:paraId="4D661EF6" w15:paraIdParent="6C53DA71" w15:done="1"/>
  <w15:commentEx w15:paraId="04053A64" w15:done="0"/>
  <w15:commentEx w15:paraId="3708FDBF" w15:paraIdParent="04053A64" w15:done="0"/>
  <w15:commentEx w15:paraId="2259CF4E" w15:paraIdParent="04053A64" w15:done="0"/>
  <w15:commentEx w15:paraId="27A1CC28" w15:done="1"/>
  <w15:commentEx w15:paraId="15E3EE6A" w15:paraIdParent="27A1CC28" w15:done="1"/>
  <w15:commentEx w15:paraId="6FC80CC7" w15:done="1"/>
  <w15:commentEx w15:paraId="39B4C32E" w15:paraIdParent="6FC80CC7" w15:done="1"/>
  <w15:commentEx w15:paraId="04EAD2FE" w15:done="1"/>
  <w15:commentEx w15:paraId="3FAD147E" w15:paraIdParent="04EAD2FE" w15:done="1"/>
  <w15:commentEx w15:paraId="6DF804C8" w15:paraIdParent="04EAD2FE" w15:done="1"/>
  <w15:commentEx w15:paraId="5EDC52C8" w15:paraIdParent="04EAD2FE" w15:done="1"/>
  <w15:commentEx w15:paraId="4ED0C949" w15:paraIdParent="04EAD2FE" w15:done="1"/>
  <w15:commentEx w15:paraId="669D5B57" w15:done="1"/>
  <w15:commentEx w15:paraId="194ED7AB" w15:done="0"/>
  <w15:commentEx w15:paraId="08E0482F" w15:done="1"/>
  <w15:commentEx w15:paraId="3C2907C6" w15:done="1"/>
  <w15:commentEx w15:paraId="7E82DF91" w15:paraIdParent="3C2907C6" w15:done="1"/>
  <w15:commentEx w15:paraId="0D1BFB0C" w15:done="1"/>
  <w15:commentEx w15:paraId="367E28BB" w15:paraIdParent="0D1BFB0C" w15:done="1"/>
  <w15:commentEx w15:paraId="0224866C" w15:paraIdParent="0D1BFB0C" w15:done="1"/>
  <w15:commentEx w15:paraId="1571162B" w15:paraIdParent="0D1BFB0C" w15:done="1"/>
  <w15:commentEx w15:paraId="38F2DD7A" w15:done="1"/>
  <w15:commentEx w15:paraId="7EC38DD8" w15:paraIdParent="38F2DD7A" w15:done="1"/>
  <w15:commentEx w15:paraId="75CD4AFB" w15:paraIdParent="38F2DD7A" w15:done="1"/>
  <w15:commentEx w15:paraId="17102825" w15:done="1"/>
  <w15:commentEx w15:paraId="773FBCDB" w15:paraIdParent="17102825" w15:done="1"/>
  <w15:commentEx w15:paraId="4FB4DCE7" w15:done="1"/>
  <w15:commentEx w15:paraId="768162F4" w15:paraIdParent="4FB4DCE7" w15:done="1"/>
  <w15:commentEx w15:paraId="55391B25" w15:done="0"/>
  <w15:commentEx w15:paraId="5E12C83A" w15:done="1"/>
  <w15:commentEx w15:paraId="230512D8" w15:paraIdParent="5E12C83A" w15:done="1"/>
  <w15:commentEx w15:paraId="363FC9D6" w15:done="1"/>
  <w15:commentEx w15:paraId="0D77325F" w15:paraIdParent="363FC9D6" w15:done="1"/>
  <w15:commentEx w15:paraId="6A6DF7F4" w15:done="1"/>
  <w15:commentEx w15:paraId="0432CEEC" w15:paraIdParent="6A6DF7F4" w15:done="1"/>
  <w15:commentEx w15:paraId="15FD75A4" w15:done="1"/>
  <w15:commentEx w15:paraId="5DA49E2D" w15:paraIdParent="15FD75A4" w15:done="1"/>
  <w15:commentEx w15:paraId="35BEA390" w15:done="1"/>
  <w15:commentEx w15:paraId="28DBD258" w15:paraIdParent="35BEA390" w15:done="1"/>
  <w15:commentEx w15:paraId="30B67086" w15:done="1"/>
  <w15:commentEx w15:paraId="2EF78D0D" w15:paraIdParent="30B67086" w15:done="1"/>
  <w15:commentEx w15:paraId="6A28F4E6" w15:done="1"/>
  <w15:commentEx w15:paraId="20B07B87" w15:paraIdParent="6A28F4E6" w15:done="1"/>
  <w15:commentEx w15:paraId="679D297B" w15:done="1"/>
  <w15:commentEx w15:paraId="114F70D0" w15:paraIdParent="679D297B" w15:done="1"/>
  <w15:commentEx w15:paraId="3FD77B47" w15:done="1"/>
  <w15:commentEx w15:paraId="4EC63825" w15:paraIdParent="3FD77B47" w15:done="1"/>
  <w15:commentEx w15:paraId="4A9A2709" w15:done="0"/>
  <w15:commentEx w15:paraId="041AB983" w15:paraIdParent="4A9A2709" w15:done="0"/>
  <w15:commentEx w15:paraId="0FC350AA" w15:done="0"/>
  <w15:commentEx w15:paraId="325DDFD0" w15:paraIdParent="0FC350AA" w15:done="0"/>
  <w15:commentEx w15:paraId="3585BC9E" w15:done="1"/>
  <w15:commentEx w15:paraId="74B03D7F" w15:paraIdParent="3585BC9E" w15:done="1"/>
  <w15:commentEx w15:paraId="49322012" w15:done="1"/>
  <w15:commentEx w15:paraId="1BC8E3BB" w15:paraIdParent="49322012" w15:done="1"/>
  <w15:commentEx w15:paraId="46A5B9FD" w15:done="1"/>
  <w15:commentEx w15:paraId="4F900AE4" w15:paraIdParent="46A5B9FD" w15:done="1"/>
  <w15:commentEx w15:paraId="57673D3A" w15:done="1"/>
  <w15:commentEx w15:paraId="7854BDB7" w15:paraIdParent="57673D3A" w15:done="1"/>
  <w15:commentEx w15:paraId="6A3EA402" w15:paraIdParent="57673D3A" w15:done="1"/>
  <w15:commentEx w15:paraId="28791793" w15:done="1"/>
  <w15:commentEx w15:paraId="3BB969FA" w15:paraIdParent="28791793" w15:done="1"/>
  <w15:commentEx w15:paraId="0F7800FB" w15:done="1"/>
  <w15:commentEx w15:paraId="1CCF8C44" w15:paraIdParent="0F7800FB" w15:done="1"/>
  <w15:commentEx w15:paraId="6765B8C9" w15:done="1"/>
  <w15:commentEx w15:paraId="1D240B4F" w15:paraIdParent="6765B8C9" w15:done="1"/>
  <w15:commentEx w15:paraId="555B9068" w15:done="1"/>
  <w15:commentEx w15:paraId="460DD6A4" w15:paraIdParent="555B9068" w15:done="1"/>
  <w15:commentEx w15:paraId="0A22EA99" w15:done="1"/>
  <w15:commentEx w15:paraId="7B71690B" w15:paraIdParent="0A22EA99" w15:done="1"/>
  <w15:commentEx w15:paraId="3DF113B9" w15:done="1"/>
  <w15:commentEx w15:paraId="648E6524" w15:paraIdParent="3DF113B9" w15:done="1"/>
  <w15:commentEx w15:paraId="272ADE08" w15:done="1"/>
  <w15:commentEx w15:paraId="1A6FEBB5" w15:paraIdParent="272ADE08" w15:done="1"/>
  <w15:commentEx w15:paraId="378D3461" w15:done="1"/>
  <w15:commentEx w15:paraId="3F1F33E5" w15:paraIdParent="378D3461" w15:done="1"/>
  <w15:commentEx w15:paraId="067F1EB6" w15:done="1"/>
  <w15:commentEx w15:paraId="4D856E99" w15:paraIdParent="067F1EB6" w15:done="1"/>
  <w15:commentEx w15:paraId="24FC6757" w15:done="1"/>
  <w15:commentEx w15:paraId="604ACC29" w15:paraIdParent="24FC6757" w15:done="1"/>
  <w15:commentEx w15:paraId="58813F01" w15:done="1"/>
  <w15:commentEx w15:paraId="30D3804F" w15:paraIdParent="58813F01" w15:done="1"/>
  <w15:commentEx w15:paraId="2A7D98CF" w15:done="1"/>
  <w15:commentEx w15:paraId="2F5C0342" w15:paraIdParent="2A7D98CF" w15:done="1"/>
  <w15:commentEx w15:paraId="25F3A69D" w15:done="0"/>
  <w15:commentEx w15:paraId="32285422" w15:paraIdParent="25F3A69D" w15:done="0"/>
  <w15:commentEx w15:paraId="2074AE48" w15:done="1"/>
  <w15:commentEx w15:paraId="578B69A0" w15:paraIdParent="2074AE48" w15:done="1"/>
  <w15:commentEx w15:paraId="3A8F50DF" w15:done="1"/>
  <w15:commentEx w15:paraId="22317FFF" w15:paraIdParent="3A8F50DF" w15:done="1"/>
  <w15:commentEx w15:paraId="2E2BBACF" w15:done="1"/>
  <w15:commentEx w15:paraId="29BD158D" w15:paraIdParent="2E2BBACF" w15:done="1"/>
  <w15:commentEx w15:paraId="03599A0B" w15:done="1"/>
  <w15:commentEx w15:paraId="1ADA55BB" w15:paraIdParent="03599A0B" w15:done="1"/>
  <w15:commentEx w15:paraId="5BF683D0" w15:done="1"/>
  <w15:commentEx w15:paraId="610ABEAC" w15:paraIdParent="5BF683D0" w15:done="1"/>
  <w15:commentEx w15:paraId="79EA40C1" w15:done="1"/>
  <w15:commentEx w15:paraId="380858AB" w15:paraIdParent="79EA40C1" w15:done="1"/>
  <w15:commentEx w15:paraId="2AC329FF" w15:done="1"/>
  <w15:commentEx w15:paraId="0DA00A3A" w15:paraIdParent="2AC329FF" w15:done="1"/>
  <w15:commentEx w15:paraId="329A7E7C" w15:done="1"/>
  <w15:commentEx w15:paraId="4ED750B1" w15:paraIdParent="329A7E7C" w15:done="1"/>
  <w15:commentEx w15:paraId="1F9CEB08" w15:paraIdParent="329A7E7C" w15:done="1"/>
  <w15:commentEx w15:paraId="767A638B" w15:paraIdParent="329A7E7C" w15:done="1"/>
  <w15:commentEx w15:paraId="593E1619" w15:done="1"/>
  <w15:commentEx w15:paraId="461C3510" w15:paraIdParent="593E1619" w15:done="1"/>
  <w15:commentEx w15:paraId="0E616CDA" w15:done="1"/>
  <w15:commentEx w15:paraId="15CF2021" w15:done="1"/>
  <w15:commentEx w15:paraId="46104A1C" w15:paraIdParent="15CF2021" w15:done="1"/>
  <w15:commentEx w15:paraId="79F7EFE2" w15:done="1"/>
  <w15:commentEx w15:paraId="37BA9788" w15:paraIdParent="79F7EFE2" w15:done="1"/>
  <w15:commentEx w15:paraId="0C53FB93" w15:done="1"/>
  <w15:commentEx w15:paraId="0CE6EE9A" w15:paraIdParent="0C53FB93" w15:done="1"/>
  <w15:commentEx w15:paraId="46E258CC" w15:paraIdParent="0C53FB93" w15:done="1"/>
  <w15:commentEx w15:paraId="0D589DC0" w15:paraIdParent="0C53FB93" w15:done="1"/>
  <w15:commentEx w15:paraId="125C4644" w15:done="1"/>
  <w15:commentEx w15:paraId="79005AA5" w15:paraIdParent="125C4644" w15:done="1"/>
  <w15:commentEx w15:paraId="1DA251C5" w15:done="1"/>
  <w15:commentEx w15:paraId="7727C6B5" w15:paraIdParent="1DA251C5" w15:done="1"/>
  <w15:commentEx w15:paraId="4BFF0D48" w15:done="1"/>
  <w15:commentEx w15:paraId="12AD62FE" w15:paraIdParent="4BFF0D48" w15:done="1"/>
  <w15:commentEx w15:paraId="20BB69F7" w15:done="1"/>
  <w15:commentEx w15:paraId="50DCEB57" w15:paraIdParent="20BB69F7" w15:done="1"/>
  <w15:commentEx w15:paraId="463D54CD" w15:done="1"/>
  <w15:commentEx w15:paraId="39EB2167" w15:paraIdParent="463D54CD" w15:done="1"/>
  <w15:commentEx w15:paraId="0C6D3999" w15:done="1"/>
  <w15:commentEx w15:paraId="55475981" w15:paraIdParent="0C6D3999" w15:done="1"/>
  <w15:commentEx w15:paraId="018C6B17" w15:done="1"/>
  <w15:commentEx w15:paraId="002274B5" w15:paraIdParent="018C6B17" w15:done="1"/>
  <w15:commentEx w15:paraId="7988461B" w15:done="1"/>
  <w15:commentEx w15:paraId="5432D8BB" w15:paraIdParent="7988461B" w15:done="1"/>
  <w15:commentEx w15:paraId="3A7A9840" w15:done="1"/>
  <w15:commentEx w15:paraId="1A364B84" w15:done="1"/>
  <w15:commentEx w15:paraId="5C6A6AAB" w15:paraIdParent="1A364B84" w15:done="1"/>
  <w15:commentEx w15:paraId="01A0AA25" w15:done="1"/>
  <w15:commentEx w15:paraId="4016264F" w15:paraIdParent="01A0AA25" w15:done="1"/>
  <w15:commentEx w15:paraId="32F9B021" w15:done="1"/>
  <w15:commentEx w15:paraId="42A35F27" w15:paraIdParent="32F9B021" w15:done="1"/>
  <w15:commentEx w15:paraId="7D4ED90B" w15:done="1"/>
  <w15:commentEx w15:paraId="268A4574" w15:done="1"/>
  <w15:commentEx w15:paraId="4AA3F39E" w15:paraIdParent="268A4574" w15:done="1"/>
  <w15:commentEx w15:paraId="4449CEAD" w15:done="1"/>
  <w15:commentEx w15:paraId="08F466D3" w15:paraIdParent="4449CEAD" w15:done="1"/>
  <w15:commentEx w15:paraId="4574919E" w15:done="1"/>
  <w15:commentEx w15:paraId="616DF518" w15:paraIdParent="4574919E" w15:done="1"/>
  <w15:commentEx w15:paraId="451DAA88" w15:done="1"/>
  <w15:commentEx w15:paraId="00884D17" w15:done="1"/>
  <w15:commentEx w15:paraId="35DA49E7" w15:paraIdParent="00884D17" w15:done="1"/>
  <w15:commentEx w15:paraId="68BA424E" w15:done="1"/>
  <w15:commentEx w15:paraId="178F9F27" w15:paraIdParent="68BA424E" w15:done="1"/>
  <w15:commentEx w15:paraId="22F46E85" w15:done="1"/>
  <w15:commentEx w15:paraId="29AA0081" w15:paraIdParent="22F46E85" w15:done="1"/>
  <w15:commentEx w15:paraId="11F86362" w15:done="1"/>
  <w15:commentEx w15:paraId="363EEDB6" w15:paraIdParent="11F86362" w15:done="1"/>
  <w15:commentEx w15:paraId="226E6147" w15:done="1"/>
  <w15:commentEx w15:paraId="1A9BFEE8" w15:paraIdParent="226E6147" w15:done="1"/>
  <w15:commentEx w15:paraId="6495C529" w15:done="1"/>
  <w15:commentEx w15:paraId="42FBDF01" w15:paraIdParent="6495C529" w15:done="1"/>
  <w15:commentEx w15:paraId="509578C0" w15:paraIdParent="6495C529" w15:done="1"/>
  <w15:commentEx w15:paraId="35285B40" w15:done="1"/>
  <w15:commentEx w15:paraId="6D7676C1" w15:paraIdParent="35285B40" w15:done="1"/>
  <w15:commentEx w15:paraId="70D60E18" w15:done="1"/>
  <w15:commentEx w15:paraId="53571BAF" w15:paraIdParent="70D60E18" w15:done="1"/>
  <w15:commentEx w15:paraId="5253CCE7" w15:done="1"/>
  <w15:commentEx w15:paraId="2DA76229" w15:paraIdParent="5253CCE7" w15:done="1"/>
  <w15:commentEx w15:paraId="4399C10A" w15:done="1"/>
  <w15:commentEx w15:paraId="3F9DC1A0" w15:paraIdParent="4399C10A" w15:done="1"/>
  <w15:commentEx w15:paraId="08FD5049" w15:done="1"/>
  <w15:commentEx w15:paraId="66011B7A" w15:paraIdParent="08FD5049" w15:done="1"/>
  <w15:commentEx w15:paraId="1E19BAC8" w15:done="1"/>
  <w15:commentEx w15:paraId="3258BD83" w15:done="1"/>
  <w15:commentEx w15:paraId="4C28E5D3" w15:paraIdParent="3258BD83" w15:done="1"/>
  <w15:commentEx w15:paraId="221E25C9" w15:done="1"/>
  <w15:commentEx w15:paraId="3F104D64" w15:paraIdParent="221E25C9" w15:done="1"/>
  <w15:commentEx w15:paraId="65FCD2DA" w15:done="1"/>
  <w15:commentEx w15:paraId="3670EB17" w15:paraIdParent="65FCD2DA" w15:done="1"/>
  <w15:commentEx w15:paraId="009E7F96" w15:done="1"/>
  <w15:commentEx w15:paraId="14818120" w15:paraIdParent="009E7F96" w15:done="1"/>
  <w15:commentEx w15:paraId="01BAE877" w15:done="1"/>
  <w15:commentEx w15:paraId="36B39EC2" w15:paraIdParent="01BAE877" w15:done="1"/>
  <w15:commentEx w15:paraId="32366FEA" w15:done="1"/>
  <w15:commentEx w15:paraId="58522E8E" w15:paraIdParent="32366FEA" w15:done="1"/>
  <w15:commentEx w15:paraId="7A4A5D5F" w15:done="1"/>
  <w15:commentEx w15:paraId="7ED2FCD7" w15:paraIdParent="7A4A5D5F" w15:done="1"/>
  <w15:commentEx w15:paraId="0F17E26D" w15:done="0"/>
  <w15:commentEx w15:paraId="085F5630" w15:paraIdParent="0F17E26D" w15:done="0"/>
  <w15:commentEx w15:paraId="1BA19AFA" w15:done="0"/>
  <w15:commentEx w15:paraId="11109686" w15:paraIdParent="1BA19AFA" w15:done="0"/>
  <w15:commentEx w15:paraId="6F161D8E" w15:done="0"/>
  <w15:commentEx w15:paraId="33C1EB0C" w15:paraIdParent="6F161D8E" w15:done="0"/>
  <w15:commentEx w15:paraId="1D43EE12" w15:paraIdParent="6F161D8E" w15:done="0"/>
  <w15:commentEx w15:paraId="5099CF8B" w15:done="1"/>
  <w15:commentEx w15:paraId="5067F112" w15:done="1"/>
  <w15:commentEx w15:paraId="03AC3F59" w15:paraIdParent="5067F112" w15:done="1"/>
  <w15:commentEx w15:paraId="16F430EC" w15:done="1"/>
  <w15:commentEx w15:paraId="2B82FF35" w15:done="1"/>
  <w15:commentEx w15:paraId="488C661C" w15:paraIdParent="2B82FF35" w15:done="1"/>
  <w15:commentEx w15:paraId="5B712031" w15:done="0"/>
  <w15:commentEx w15:paraId="5FD97E07" w15:done="1"/>
  <w15:commentEx w15:paraId="1C4B362B" w15:paraIdParent="5FD97E07" w15:done="1"/>
  <w15:commentEx w15:paraId="5C3ABDFC" w15:done="0"/>
  <w15:commentEx w15:paraId="63A71B5E" w15:done="1"/>
  <w15:commentEx w15:paraId="7A919CC0" w15:done="1"/>
  <w15:commentEx w15:paraId="14317BA2" w15:paraIdParent="7A919CC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C5B31" w16cex:dateUtc="2026-05-11T06:42:00Z"/>
  <w16cex:commentExtensible w16cex:durableId="2DE54884" w16cex:dateUtc="2026-06-23T11:01:00Z"/>
  <w16cex:commentExtensible w16cex:durableId="2DE548C3" w16cex:dateUtc="2026-06-23T11:02:00Z"/>
  <w16cex:commentExtensible w16cex:durableId="2DEE4D84" w16cex:dateUtc="2026-06-30T07:13:00Z"/>
  <w16cex:commentExtensible w16cex:durableId="2E0DC065" w16cex:dateUtc="2026-07-24T03:43:00Z"/>
  <w16cex:commentExtensible w16cex:durableId="2E679B42" w16cex:dateUtc="2026-09-30T07:29:00Z"/>
  <w16cex:commentExtensible w16cex:durableId="2DE54970" w16cex:dateUtc="2026-06-23T11:05:00Z"/>
  <w16cex:commentExtensible w16cex:durableId="2DEE50DE" w16cex:dateUtc="2026-06-30T07:27:00Z"/>
  <w16cex:commentExtensible w16cex:durableId="2DE4D847" w16cex:dateUtc="2026-06-23T03:02:00Z"/>
  <w16cex:commentExtensible w16cex:durableId="42383D39" w16cex:dateUtc="2026-06-22T14:19:00Z"/>
  <w16cex:commentExtensible w16cex:durableId="2DE4D6D8" w16cex:dateUtc="2026-06-23T02:56:00Z"/>
  <w16cex:commentExtensible w16cex:durableId="2E67A3C0" w16cex:dateUtc="2026-09-30T08:05:00Z"/>
  <w16cex:commentExtensible w16cex:durableId="2DAC2979" w16cex:dateUtc="2026-05-11T03:10:00Z"/>
  <w16cex:commentExtensible w16cex:durableId="2DE55346" w16cex:dateUtc="2026-06-23T11:47:00Z"/>
  <w16cex:commentExtensible w16cex:durableId="2DAC6489" w16cex:dateUtc="2026-05-11T07:22:00Z"/>
  <w16cex:commentExtensible w16cex:durableId="2D986D7F" w16cex:dateUtc="2026-04-26T03:54:00Z"/>
  <w16cex:commentExtensible w16cex:durableId="2DAC7929" w16cex:dateUtc="2026-05-11T08:50:00Z"/>
  <w16cex:commentExtensible w16cex:durableId="2DE54A4D" w16cex:dateUtc="2026-06-23T11:09:00Z"/>
  <w16cex:commentExtensible w16cex:durableId="2E0DB659" w16cex:dateUtc="2026-07-24T03:00:00Z"/>
  <w16cex:commentExtensible w16cex:durableId="2DAC6D0F" w16cex:dateUtc="2026-05-11T07:58:00Z"/>
  <w16cex:commentExtensible w16cex:durableId="2DAC6D14" w16cex:dateUtc="2026-05-11T07:58:00Z"/>
  <w16cex:commentExtensible w16cex:durableId="2DAC6D18" w16cex:dateUtc="2026-05-11T07:58:00Z"/>
  <w16cex:commentExtensible w16cex:durableId="2DAC6F60" w16cex:dateUtc="2026-05-11T08:08:00Z"/>
  <w16cex:commentExtensible w16cex:durableId="2DE55364" w16cex:dateUtc="2026-06-23T11:48:00Z"/>
  <w16cex:commentExtensible w16cex:durableId="2DAC29D4" w16cex:dateUtc="2026-05-11T03:11:00Z"/>
  <w16cex:commentExtensible w16cex:durableId="2DE55379" w16cex:dateUtc="2026-06-23T11:48:00Z"/>
  <w16cex:commentExtensible w16cex:durableId="2DE4E74C" w16cex:dateUtc="2026-06-23T04:06:00Z"/>
  <w16cex:commentExtensible w16cex:durableId="2DAC6F9B" w16cex:dateUtc="2026-05-11T08:09:00Z"/>
  <w16cex:commentExtensible w16cex:durableId="50B1E02C" w16cex:dateUtc="2026-06-22T18:23:00Z"/>
  <w16cex:commentExtensible w16cex:durableId="2E67A6B3" w16cex:dateUtc="2026-09-30T08:18:00Z"/>
  <w16cex:commentExtensible w16cex:durableId="2DEE5503" w16cex:dateUtc="2026-06-30T07:45:00Z"/>
  <w16cex:commentExtensible w16cex:durableId="2DEE5539" w16cex:dateUtc="2026-06-30T07:46:00Z"/>
  <w16cex:commentExtensible w16cex:durableId="2E0DB8ED" w16cex:dateUtc="2026-07-24T03:11:00Z"/>
  <w16cex:commentExtensible w16cex:durableId="2E0DB92D" w16cex:dateUtc="2026-07-24T03:13:00Z"/>
  <w16cex:commentExtensible w16cex:durableId="2DAC8145" w16cex:dateUtc="2026-05-11T09:24:00Z"/>
  <w16cex:commentExtensible w16cex:durableId="134D9996" w16cex:dateUtc="2026-06-22T18:24:00Z"/>
  <w16cex:commentExtensible w16cex:durableId="2DE54AF8" w16cex:dateUtc="2026-06-23T11:12:00Z"/>
  <w16cex:commentExtensible w16cex:durableId="2E0DBBED" w16cex:dateUtc="2026-07-24T03:24:00Z"/>
  <w16cex:commentExtensible w16cex:durableId="2E0DBDE3" w16cex:dateUtc="2026-07-24T03:33:00Z"/>
  <w16cex:commentExtensible w16cex:durableId="2E67AB25" w16cex:dateUtc="2026-09-30T08:37:00Z"/>
  <w16cex:commentExtensible w16cex:durableId="2DAC2A99" w16cex:dateUtc="2026-05-11T03:14:00Z"/>
  <w16cex:commentExtensible w16cex:durableId="2DAC8A4D" w16cex:dateUtc="2026-05-11T10:03:00Z"/>
  <w16cex:commentExtensible w16cex:durableId="2DAC8ABB" w16cex:dateUtc="2026-05-11T10:04:00Z"/>
  <w16cex:commentExtensible w16cex:durableId="2DAC8A65" w16cex:dateUtc="2026-05-11T10:03:00Z"/>
  <w16cex:commentExtensible w16cex:durableId="2DE54BC9" w16cex:dateUtc="2026-06-23T11:15:00Z"/>
  <w16cex:commentExtensible w16cex:durableId="2DEE8665" w16cex:dateUtc="2026-06-30T11:16:00Z"/>
  <w16cex:commentExtensible w16cex:durableId="2E0DBEEA" w16cex:dateUtc="2026-07-24T03:37:00Z"/>
  <w16cex:commentExtensible w16cex:durableId="2E0DBF51" w16cex:dateUtc="2026-07-24T03:39:00Z"/>
  <w16cex:commentExtensible w16cex:durableId="2DAC8D8F" w16cex:dateUtc="2026-05-11T10:17:00Z"/>
  <w16cex:commentExtensible w16cex:durableId="2DAC314C" w16cex:dateUtc="2026-05-11T03:43:00Z"/>
  <w16cex:commentExtensible w16cex:durableId="2DAC317A" w16cex:dateUtc="2026-05-11T03:44:00Z"/>
  <w16cex:commentExtensible w16cex:durableId="2DAC319D" w16cex:dateUtc="2026-05-11T03:44:00Z"/>
  <w16cex:commentExtensible w16cex:durableId="2DEE6775" w16cex:dateUtc="2026-06-30T09:04:00Z"/>
  <w16cex:commentExtensible w16cex:durableId="2DEE69BD" w16cex:dateUtc="2026-06-30T09:13:00Z"/>
  <w16cex:commentExtensible w16cex:durableId="2E64C7C8" w16cex:dateUtc="2026-09-28T04:01:00Z"/>
  <w16cex:commentExtensible w16cex:durableId="2E64CBF4" w16cex:dateUtc="2026-09-28T04:20:00Z"/>
  <w16cex:commentExtensible w16cex:durableId="2E677526" w16cex:dateUtc="2026-09-30T04:46:00Z"/>
  <w16cex:commentExtensible w16cex:durableId="2D991D9B" w16cex:dateUtc="2026-04-26T16:26:00Z"/>
  <w16cex:commentExtensible w16cex:durableId="08BFA6B1" w16cex:dateUtc="2026-06-22T18:41:00Z"/>
  <w16cex:commentExtensible w16cex:durableId="2DEE67A1" w16cex:dateUtc="2026-06-30T09:04:00Z"/>
  <w16cex:commentExtensible w16cex:durableId="2E67ABCF" w16cex:dateUtc="2026-09-30T08:39:00Z"/>
  <w16cex:commentExtensible w16cex:durableId="2DEE695A" w16cex:dateUtc="2026-06-30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C84E4D6" w16cid:durableId="2DF7569F"/>
  <w16cid:commentId w16cid:paraId="37AAE30E" w16cid:durableId="2DF8092B"/>
  <w16cid:commentId w16cid:paraId="3181AEF0" w16cid:durableId="2DF756A0"/>
  <w16cid:commentId w16cid:paraId="249865AF" w16cid:durableId="2DFCE722"/>
  <w16cid:commentId w16cid:paraId="4B93A0B5" w16cid:durableId="2DF756A1"/>
  <w16cid:commentId w16cid:paraId="13412ECA" w16cid:durableId="2DFA34BD"/>
  <w16cid:commentId w16cid:paraId="25799AF8" w16cid:durableId="2DF756A2"/>
  <w16cid:commentId w16cid:paraId="3FD0243F" w16cid:durableId="2DF941E8"/>
  <w16cid:commentId w16cid:paraId="095CF704" w16cid:durableId="2D95F213"/>
  <w16cid:commentId w16cid:paraId="4E7CFBF1" w16cid:durableId="2DAC5B31"/>
  <w16cid:commentId w16cid:paraId="3F91211E" w16cid:durableId="2E67B89D"/>
  <w16cid:commentId w16cid:paraId="44D147CB" w16cid:durableId="2DE6C614"/>
  <w16cid:commentId w16cid:paraId="2BBC081F" w16cid:durableId="2DE6C613"/>
  <w16cid:commentId w16cid:paraId="67904AC7" w16cid:durableId="2DE6C612"/>
  <w16cid:commentId w16cid:paraId="78ABFD0D" w16cid:durableId="2DE54884"/>
  <w16cid:commentId w16cid:paraId="7917C2DC" w16cid:durableId="2DE62E4C"/>
  <w16cid:commentId w16cid:paraId="704DE3C8" w16cid:durableId="2DFB3DFC"/>
  <w16cid:commentId w16cid:paraId="6CEE5871" w16cid:durableId="2DFCE8F5"/>
  <w16cid:commentId w16cid:paraId="33B14C5B" w16cid:durableId="2DE37EC2"/>
  <w16cid:commentId w16cid:paraId="33CB0B69" w16cid:durableId="2DDE4ADB"/>
  <w16cid:commentId w16cid:paraId="0F819882" w16cid:durableId="2DE44B81"/>
  <w16cid:commentId w16cid:paraId="00820399" w16cid:durableId="2DE548C3"/>
  <w16cid:commentId w16cid:paraId="3E4D937A" w16cid:durableId="2DE62EB7"/>
  <w16cid:commentId w16cid:paraId="5968441B" w16cid:durableId="2DE2DADD"/>
  <w16cid:commentId w16cid:paraId="1009AD22" w16cid:durableId="2DE4E4AB"/>
  <w16cid:commentId w16cid:paraId="4A0E42FB" w16cid:durableId="2DE62A23"/>
  <w16cid:commentId w16cid:paraId="5EB8C38D" w16cid:durableId="2DEE4D84"/>
  <w16cid:commentId w16cid:paraId="3464777A" w16cid:durableId="2E0DC065"/>
  <w16cid:commentId w16cid:paraId="6D43E63F" w16cid:durableId="2E679B42"/>
  <w16cid:commentId w16cid:paraId="641AE01A" w16cid:durableId="2E67BCD3"/>
  <w16cid:commentId w16cid:paraId="3C3E3910" w16cid:durableId="2E68BD51"/>
  <w16cid:commentId w16cid:paraId="6BB14152" w16cid:durableId="2DE37F05"/>
  <w16cid:commentId w16cid:paraId="0A23C79A" w16cid:durableId="2DE2D251"/>
  <w16cid:commentId w16cid:paraId="2EEE0D53" w16cid:durableId="2DE3C617"/>
  <w16cid:commentId w16cid:paraId="7F332184" w16cid:durableId="2DE54970"/>
  <w16cid:commentId w16cid:paraId="0AA54181" w16cid:durableId="2DE62AAE"/>
  <w16cid:commentId w16cid:paraId="2025DB99" w16cid:durableId="2DEE50DE"/>
  <w16cid:commentId w16cid:paraId="6934A900" w16cid:durableId="47F05204"/>
  <w16cid:commentId w16cid:paraId="2EC9F547" w16cid:durableId="2DE4D847"/>
  <w16cid:commentId w16cid:paraId="12415162" w16cid:durableId="2DE62BD6"/>
  <w16cid:commentId w16cid:paraId="4E130720" w16cid:durableId="2DDE4BA2"/>
  <w16cid:commentId w16cid:paraId="76671BD3" w16cid:durableId="42383D39"/>
  <w16cid:commentId w16cid:paraId="61CFF5A0" w16cid:durableId="2DE4D6D8"/>
  <w16cid:commentId w16cid:paraId="22049D6D" w16cid:durableId="2E67A3C0"/>
  <w16cid:commentId w16cid:paraId="5915926A" w16cid:durableId="2E68C480"/>
  <w16cid:commentId w16cid:paraId="6398A9C7" w16cid:durableId="2DF80864"/>
  <w16cid:commentId w16cid:paraId="6732838F" w16cid:durableId="2DFCE979"/>
  <w16cid:commentId w16cid:paraId="61716AEC" w16cid:durableId="2DE6C937"/>
  <w16cid:commentId w16cid:paraId="0A9E3354" w16cid:durableId="2DF756C5"/>
  <w16cid:commentId w16cid:paraId="75FFBDAB" w16cid:durableId="2DF80178"/>
  <w16cid:commentId w16cid:paraId="0715C0E2" w16cid:durableId="2DF756C6"/>
  <w16cid:commentId w16cid:paraId="32599710" w16cid:durableId="2DFCE93F"/>
  <w16cid:commentId w16cid:paraId="469932F8" w16cid:durableId="2DF756C7"/>
  <w16cid:commentId w16cid:paraId="134F8EA5" w16cid:durableId="2DF801C4"/>
  <w16cid:commentId w16cid:paraId="316D0444" w16cid:durableId="2DAC2979"/>
  <w16cid:commentId w16cid:paraId="1195A482" w16cid:durableId="2DE43E78"/>
  <w16cid:commentId w16cid:paraId="7DC6ED4D" w16cid:durableId="2DE55346"/>
  <w16cid:commentId w16cid:paraId="65378444" w16cid:durableId="2D95F4AD"/>
  <w16cid:commentId w16cid:paraId="4DCA8EF7" w16cid:durableId="2DAC6489"/>
  <w16cid:commentId w16cid:paraId="4EFD9136" w16cid:durableId="2DE6B4E3"/>
  <w16cid:commentId w16cid:paraId="70B89B62" w16cid:durableId="2DE6B4E4"/>
  <w16cid:commentId w16cid:paraId="7B245E42" w16cid:durableId="2E67BD9F"/>
  <w16cid:commentId w16cid:paraId="221E3934" w16cid:durableId="2DFB3E20"/>
  <w16cid:commentId w16cid:paraId="30C7C70A" w16cid:durableId="2DFCE94F"/>
  <w16cid:commentId w16cid:paraId="56305727" w16cid:durableId="2DE6C92C"/>
  <w16cid:commentId w16cid:paraId="36A1946A" w16cid:durableId="2DF756D3"/>
  <w16cid:commentId w16cid:paraId="37E24F94" w16cid:durableId="2DFCE957"/>
  <w16cid:commentId w16cid:paraId="0A4CB099" w16cid:durableId="2DF756D6"/>
  <w16cid:commentId w16cid:paraId="74070E54" w16cid:durableId="2DFCE969"/>
  <w16cid:commentId w16cid:paraId="25534483" w16cid:durableId="2DE6B4E5"/>
  <w16cid:commentId w16cid:paraId="0678107D" w16cid:durableId="2DE6B4E6"/>
  <w16cid:commentId w16cid:paraId="51F955ED" w16cid:durableId="2DF756D7"/>
  <w16cid:commentId w16cid:paraId="5933C393" w16cid:durableId="2DF80275"/>
  <w16cid:commentId w16cid:paraId="787D51DF" w16cid:durableId="2DF756D8"/>
  <w16cid:commentId w16cid:paraId="01AA7C07" w16cid:durableId="2DF80259"/>
  <w16cid:commentId w16cid:paraId="72CC6233" w16cid:durableId="2D986D7F"/>
  <w16cid:commentId w16cid:paraId="24273C76" w16cid:durableId="2DE4D688"/>
  <w16cid:commentId w16cid:paraId="10474A98" w16cid:durableId="2DE4D689"/>
  <w16cid:commentId w16cid:paraId="1180C997" w16cid:durableId="2DAC7929"/>
  <w16cid:commentId w16cid:paraId="670E1AF0" w16cid:durableId="2DE38E07"/>
  <w16cid:commentId w16cid:paraId="0FC456B7" w16cid:durableId="2DE54A4D"/>
  <w16cid:commentId w16cid:paraId="053C226E" w16cid:durableId="2DE6320C"/>
  <w16cid:commentId w16cid:paraId="08648D4C" w16cid:durableId="2DF756E0"/>
  <w16cid:commentId w16cid:paraId="69882ECE" w16cid:durableId="2DF756E1"/>
  <w16cid:commentId w16cid:paraId="0E6E374F" w16cid:durableId="2DF8D53C"/>
  <w16cid:commentId w16cid:paraId="598DDBD3" w16cid:durableId="2DF756E2"/>
  <w16cid:commentId w16cid:paraId="581D7EE2" w16cid:durableId="2DFCE98F"/>
  <w16cid:commentId w16cid:paraId="31F380D3" w16cid:durableId="2E0DB659"/>
  <w16cid:commentId w16cid:paraId="65A1F50B" w16cid:durableId="2E0DEF59"/>
  <w16cid:commentId w16cid:paraId="72E0ED81" w16cid:durableId="2E67BE07"/>
  <w16cid:commentId w16cid:paraId="44AA4BD6" w16cid:durableId="2D960156"/>
  <w16cid:commentId w16cid:paraId="542C36F2" w16cid:durableId="2DAC6D0F"/>
  <w16cid:commentId w16cid:paraId="3F44B276" w16cid:durableId="2DE2DBE1"/>
  <w16cid:commentId w16cid:paraId="497F3CD2" w16cid:durableId="2DE4E4C7"/>
  <w16cid:commentId w16cid:paraId="364E659C" w16cid:durableId="2DF756E7"/>
  <w16cid:commentId w16cid:paraId="7DF8377E" w16cid:durableId="2DFCE9A1"/>
  <w16cid:commentId w16cid:paraId="222FF872" w16cid:durableId="2D95FCE2"/>
  <w16cid:commentId w16cid:paraId="255B0109" w16cid:durableId="2DAC6D14"/>
  <w16cid:commentId w16cid:paraId="2F438505" w16cid:durableId="2DE2DC22"/>
  <w16cid:commentId w16cid:paraId="4C52E6FC" w16cid:durableId="2DE4E4CB"/>
  <w16cid:commentId w16cid:paraId="4E267F64" w16cid:durableId="2D95FCE1"/>
  <w16cid:commentId w16cid:paraId="35F20FCC" w16cid:durableId="2DAC6D18"/>
  <w16cid:commentId w16cid:paraId="2254D13D" w16cid:durableId="2DE2DC62"/>
  <w16cid:commentId w16cid:paraId="2AEBD99E" w16cid:durableId="2DE4E4CF"/>
  <w16cid:commentId w16cid:paraId="3BBF667D" w16cid:durableId="2DE7A05A"/>
  <w16cid:commentId w16cid:paraId="7EA4768F" w16cid:durableId="2DE4E4D3"/>
  <w16cid:commentId w16cid:paraId="31AB69ED" w16cid:durableId="2DE7A05F"/>
  <w16cid:commentId w16cid:paraId="180B6A5D" w16cid:durableId="2DE7A060"/>
  <w16cid:commentId w16cid:paraId="08FC2D48" w16cid:durableId="2DE7A061"/>
  <w16cid:commentId w16cid:paraId="4D61DF2C" w16cid:durableId="2DE7A062"/>
  <w16cid:commentId w16cid:paraId="0A31F7B0" w16cid:durableId="2DAC6F60"/>
  <w16cid:commentId w16cid:paraId="39F7D947" w16cid:durableId="2DE2D99E"/>
  <w16cid:commentId w16cid:paraId="29E94C5B" w16cid:durableId="2DE3C63D"/>
  <w16cid:commentId w16cid:paraId="2897CFDA" w16cid:durableId="2DE55364"/>
  <w16cid:commentId w16cid:paraId="40497D34" w16cid:durableId="2E68C71C"/>
  <w16cid:commentId w16cid:paraId="3800B946" w16cid:durableId="2DE7F71B"/>
  <w16cid:commentId w16cid:paraId="2D8ACF0F" w16cid:durableId="2DAC29D4"/>
  <w16cid:commentId w16cid:paraId="75E9A596" w16cid:durableId="2DE39AC6"/>
  <w16cid:commentId w16cid:paraId="748AB162" w16cid:durableId="2DE55379"/>
  <w16cid:commentId w16cid:paraId="2E5AD4D3" w16cid:durableId="2E67BEC7"/>
  <w16cid:commentId w16cid:paraId="0B21B582" w16cid:durableId="2D95FCDF"/>
  <w16cid:commentId w16cid:paraId="273CEF1B" w16cid:durableId="2DE6B507"/>
  <w16cid:commentId w16cid:paraId="67AD9F18" w16cid:durableId="2DE4E74C"/>
  <w16cid:commentId w16cid:paraId="5DBA9966" w16cid:durableId="2DE7F74D"/>
  <w16cid:commentId w16cid:paraId="5476312F" w16cid:durableId="2DAC6F9B"/>
  <w16cid:commentId w16cid:paraId="41363775" w16cid:durableId="2DE38104"/>
  <w16cid:commentId w16cid:paraId="61DA0838" w16cid:durableId="2DE4D6A2"/>
  <w16cid:commentId w16cid:paraId="78BA3EB1" w16cid:durableId="50B1E02C"/>
  <w16cid:commentId w16cid:paraId="6C53DA71" w16cid:durableId="2DF75709"/>
  <w16cid:commentId w16cid:paraId="4D661EF6" w16cid:durableId="2DFCEAAB"/>
  <w16cid:commentId w16cid:paraId="04053A64" w16cid:durableId="2E2F4AF6"/>
  <w16cid:commentId w16cid:paraId="3708FDBF" w16cid:durableId="2E67A6B3"/>
  <w16cid:commentId w16cid:paraId="2259CF4E" w16cid:durableId="2E67C4E5"/>
  <w16cid:commentId w16cid:paraId="27A1CC28" w16cid:durableId="2DF7570A"/>
  <w16cid:commentId w16cid:paraId="15E3EE6A" w16cid:durableId="2DFCDCC9"/>
  <w16cid:commentId w16cid:paraId="6FC80CC7" w16cid:durableId="2DE96C09"/>
  <w16cid:commentId w16cid:paraId="39B4C32E" w16cid:durableId="2DEE5503"/>
  <w16cid:commentId w16cid:paraId="04EAD2FE" w16cid:durableId="2DE94EA4"/>
  <w16cid:commentId w16cid:paraId="3FAD147E" w16cid:durableId="2DE94EA3"/>
  <w16cid:commentId w16cid:paraId="6DF804C8" w16cid:durableId="2DE94EA2"/>
  <w16cid:commentId w16cid:paraId="5EDC52C8" w16cid:durableId="2DEE5539"/>
  <w16cid:commentId w16cid:paraId="4ED0C949" w16cid:durableId="2DF0BCC3"/>
  <w16cid:commentId w16cid:paraId="669D5B57" w16cid:durableId="2E0DB8ED"/>
  <w16cid:commentId w16cid:paraId="194ED7AB" w16cid:durableId="2E68C821"/>
  <w16cid:commentId w16cid:paraId="08E0482F" w16cid:durableId="2E0DB92D"/>
  <w16cid:commentId w16cid:paraId="3C2907C6" w16cid:durableId="2DAC8145"/>
  <w16cid:commentId w16cid:paraId="7E82DF91" w16cid:durableId="2DF0BEA2"/>
  <w16cid:commentId w16cid:paraId="0D1BFB0C" w16cid:durableId="2DDE83BA"/>
  <w16cid:commentId w16cid:paraId="367E28BB" w16cid:durableId="134D9996"/>
  <w16cid:commentId w16cid:paraId="0224866C" w16cid:durableId="2DE54AF8"/>
  <w16cid:commentId w16cid:paraId="1571162B" w16cid:durableId="2DE632B8"/>
  <w16cid:commentId w16cid:paraId="38F2DD7A" w16cid:durableId="2E0C592E"/>
  <w16cid:commentId w16cid:paraId="7EC38DD8" w16cid:durableId="2DFCEAFD"/>
  <w16cid:commentId w16cid:paraId="75CD4AFB" w16cid:durableId="2E0B4544"/>
  <w16cid:commentId w16cid:paraId="17102825" w16cid:durableId="2DF7571C"/>
  <w16cid:commentId w16cid:paraId="773FBCDB" w16cid:durableId="2DF80311"/>
  <w16cid:commentId w16cid:paraId="4FB4DCE7" w16cid:durableId="2DF7571F"/>
  <w16cid:commentId w16cid:paraId="768162F4" w16cid:durableId="2DFCEB21"/>
  <w16cid:commentId w16cid:paraId="55391B25" w16cid:durableId="2E2B5D1D"/>
  <w16cid:commentId w16cid:paraId="5E12C83A" w16cid:durableId="2DF75722"/>
  <w16cid:commentId w16cid:paraId="230512D8" w16cid:durableId="2DFCEB4F"/>
  <w16cid:commentId w16cid:paraId="363FC9D6" w16cid:durableId="2DF75723"/>
  <w16cid:commentId w16cid:paraId="0D77325F" w16cid:durableId="2DFCEB60"/>
  <w16cid:commentId w16cid:paraId="6A6DF7F4" w16cid:durableId="2DF75724"/>
  <w16cid:commentId w16cid:paraId="0432CEEC" w16cid:durableId="2DFCEB65"/>
  <w16cid:commentId w16cid:paraId="15FD75A4" w16cid:durableId="2DF75725"/>
  <w16cid:commentId w16cid:paraId="5DA49E2D" w16cid:durableId="2DFCEB69"/>
  <w16cid:commentId w16cid:paraId="35BEA390" w16cid:durableId="2DF75726"/>
  <w16cid:commentId w16cid:paraId="28DBD258" w16cid:durableId="2DFA905A"/>
  <w16cid:commentId w16cid:paraId="30B67086" w16cid:durableId="2DF75727"/>
  <w16cid:commentId w16cid:paraId="2EF78D0D" w16cid:durableId="2DFCEB6D"/>
  <w16cid:commentId w16cid:paraId="6A28F4E6" w16cid:durableId="2DF75728"/>
  <w16cid:commentId w16cid:paraId="20B07B87" w16cid:durableId="2DFCEB96"/>
  <w16cid:commentId w16cid:paraId="679D297B" w16cid:durableId="2DF75729"/>
  <w16cid:commentId w16cid:paraId="114F70D0" w16cid:durableId="2DFCEB9E"/>
  <w16cid:commentId w16cid:paraId="3FD77B47" w16cid:durableId="2E0DBBED"/>
  <w16cid:commentId w16cid:paraId="4EC63825" w16cid:durableId="2E0DF15B"/>
  <w16cid:commentId w16cid:paraId="4A9A2709" w16cid:durableId="2E0DBDE3"/>
  <w16cid:commentId w16cid:paraId="041AB983" w16cid:durableId="2E0DF95D"/>
  <w16cid:commentId w16cid:paraId="0FC350AA" w16cid:durableId="2E0DF957"/>
  <w16cid:commentId w16cid:paraId="325DDFD0" w16cid:durableId="2E67AB25"/>
  <w16cid:commentId w16cid:paraId="3585BC9E" w16cid:durableId="2DF7572A"/>
  <w16cid:commentId w16cid:paraId="74B03D7F" w16cid:durableId="2DFA954E"/>
  <w16cid:commentId w16cid:paraId="49322012" w16cid:durableId="2DF7572B"/>
  <w16cid:commentId w16cid:paraId="1BC8E3BB" w16cid:durableId="2DFA9752"/>
  <w16cid:commentId w16cid:paraId="46A5B9FD" w16cid:durableId="2DF7572C"/>
  <w16cid:commentId w16cid:paraId="4F900AE4" w16cid:durableId="2DFCEBDE"/>
  <w16cid:commentId w16cid:paraId="57673D3A" w16cid:durableId="2DF7572D"/>
  <w16cid:commentId w16cid:paraId="7854BDB7" w16cid:durableId="2DFCEC71"/>
  <w16cid:commentId w16cid:paraId="6A3EA402" w16cid:durableId="2E0C6000"/>
  <w16cid:commentId w16cid:paraId="28791793" w16cid:durableId="2DFB3E80"/>
  <w16cid:commentId w16cid:paraId="3BB969FA" w16cid:durableId="2DFCECE9"/>
  <w16cid:commentId w16cid:paraId="0F7800FB" w16cid:durableId="2DF75731"/>
  <w16cid:commentId w16cid:paraId="1CCF8C44" w16cid:durableId="2DFA9783"/>
  <w16cid:commentId w16cid:paraId="6765B8C9" w16cid:durableId="2DAC2A99"/>
  <w16cid:commentId w16cid:paraId="1D240B4F" w16cid:durableId="2DB02061"/>
  <w16cid:commentId w16cid:paraId="555B9068" w16cid:durableId="2DF75734"/>
  <w16cid:commentId w16cid:paraId="460DD6A4" w16cid:durableId="2DFCED3A"/>
  <w16cid:commentId w16cid:paraId="0A22EA99" w16cid:durableId="2DF75735"/>
  <w16cid:commentId w16cid:paraId="7B71690B" w16cid:durableId="2DFCED72"/>
  <w16cid:commentId w16cid:paraId="3DF113B9" w16cid:durableId="2DAC8A4D"/>
  <w16cid:commentId w16cid:paraId="648E6524" w16cid:durableId="2DADFB77"/>
  <w16cid:commentId w16cid:paraId="272ADE08" w16cid:durableId="2DFB3E89"/>
  <w16cid:commentId w16cid:paraId="1A6FEBB5" w16cid:durableId="2DFCEDCB"/>
  <w16cid:commentId w16cid:paraId="378D3461" w16cid:durableId="2DAC8ABB"/>
  <w16cid:commentId w16cid:paraId="3F1F33E5" w16cid:durableId="2DADF9DA"/>
  <w16cid:commentId w16cid:paraId="067F1EB6" w16cid:durableId="2DF7573C"/>
  <w16cid:commentId w16cid:paraId="4D856E99" w16cid:durableId="2DFFC5C7"/>
  <w16cid:commentId w16cid:paraId="24FC6757" w16cid:durableId="2DF7573D"/>
  <w16cid:commentId w16cid:paraId="604ACC29" w16cid:durableId="2DFFC5D3"/>
  <w16cid:commentId w16cid:paraId="58813F01" w16cid:durableId="2DF7573E"/>
  <w16cid:commentId w16cid:paraId="30D3804F" w16cid:durableId="2DFFC5D6"/>
  <w16cid:commentId w16cid:paraId="2A7D98CF" w16cid:durableId="2DAC8A65"/>
  <w16cid:commentId w16cid:paraId="2F5C0342" w16cid:durableId="2DADFB8F"/>
  <w16cid:commentId w16cid:paraId="25F3A69D" w16cid:durableId="2DE43EF3"/>
  <w16cid:commentId w16cid:paraId="32285422" w16cid:durableId="2DE54BC9"/>
  <w16cid:commentId w16cid:paraId="2074AE48" w16cid:durableId="2DF75743"/>
  <w16cid:commentId w16cid:paraId="578B69A0" w16cid:durableId="2DFCF62B"/>
  <w16cid:commentId w16cid:paraId="3A8F50DF" w16cid:durableId="2DF7574D"/>
  <w16cid:commentId w16cid:paraId="22317FFF" w16cid:durableId="2DFCF777"/>
  <w16cid:commentId w16cid:paraId="2E2BBACF" w16cid:durableId="2DF7574E"/>
  <w16cid:commentId w16cid:paraId="29BD158D" w16cid:durableId="2DFCF853"/>
  <w16cid:commentId w16cid:paraId="03599A0B" w16cid:durableId="2DFB3E9F"/>
  <w16cid:commentId w16cid:paraId="1ADA55BB" w16cid:durableId="2DFCF85E"/>
  <w16cid:commentId w16cid:paraId="5BF683D0" w16cid:durableId="2DF75750"/>
  <w16cid:commentId w16cid:paraId="610ABEAC" w16cid:durableId="2DFFC621"/>
  <w16cid:commentId w16cid:paraId="79EA40C1" w16cid:durableId="2DF75751"/>
  <w16cid:commentId w16cid:paraId="380858AB" w16cid:durableId="2DFCFB7B"/>
  <w16cid:commentId w16cid:paraId="2AC329FF" w16cid:durableId="2DF75752"/>
  <w16cid:commentId w16cid:paraId="0DA00A3A" w16cid:durableId="2DFA9936"/>
  <w16cid:commentId w16cid:paraId="329A7E7C" w16cid:durableId="2DEE8665"/>
  <w16cid:commentId w16cid:paraId="4ED750B1" w16cid:durableId="2E0DBEEA"/>
  <w16cid:commentId w16cid:paraId="1F9CEB08" w16cid:durableId="2E0DFF39"/>
  <w16cid:commentId w16cid:paraId="767A638B" w16cid:durableId="2DFCFC20"/>
  <w16cid:commentId w16cid:paraId="593E1619" w16cid:durableId="2DF75754"/>
  <w16cid:commentId w16cid:paraId="461C3510" w16cid:durableId="2DFF4FC7"/>
  <w16cid:commentId w16cid:paraId="0E616CDA" w16cid:durableId="2E2DD193"/>
  <w16cid:commentId w16cid:paraId="15CF2021" w16cid:durableId="2DF75744"/>
  <w16cid:commentId w16cid:paraId="46104A1C" w16cid:durableId="2DFCF6C0"/>
  <w16cid:commentId w16cid:paraId="79F7EFE2" w16cid:durableId="2DF75745"/>
  <w16cid:commentId w16cid:paraId="37BA9788" w16cid:durableId="2DFCF6DD"/>
  <w16cid:commentId w16cid:paraId="0C53FB93" w16cid:durableId="2DF75746"/>
  <w16cid:commentId w16cid:paraId="0CE6EE9A" w16cid:durableId="2DFCDB13"/>
  <w16cid:commentId w16cid:paraId="46E258CC" w16cid:durableId="2E0DBF51"/>
  <w16cid:commentId w16cid:paraId="0D589DC0" w16cid:durableId="2E0F53F5"/>
  <w16cid:commentId w16cid:paraId="125C4644" w16cid:durableId="2DF75747"/>
  <w16cid:commentId w16cid:paraId="79005AA5" w16cid:durableId="2DFFC5E5"/>
  <w16cid:commentId w16cid:paraId="1DA251C5" w16cid:durableId="2DF75748"/>
  <w16cid:commentId w16cid:paraId="7727C6B5" w16cid:durableId="2DFCF6FE"/>
  <w16cid:commentId w16cid:paraId="4BFF0D48" w16cid:durableId="2DF75749"/>
  <w16cid:commentId w16cid:paraId="12AD62FE" w16cid:durableId="2DFFC5FF"/>
  <w16cid:commentId w16cid:paraId="20BB69F7" w16cid:durableId="2DF7574A"/>
  <w16cid:commentId w16cid:paraId="50DCEB57" w16cid:durableId="2DFFC605"/>
  <w16cid:commentId w16cid:paraId="463D54CD" w16cid:durableId="2DF7574B"/>
  <w16cid:commentId w16cid:paraId="39EB2167" w16cid:durableId="2DFCF757"/>
  <w16cid:commentId w16cid:paraId="0C6D3999" w16cid:durableId="2DF7574C"/>
  <w16cid:commentId w16cid:paraId="55475981" w16cid:durableId="2DFCF772"/>
  <w16cid:commentId w16cid:paraId="018C6B17" w16cid:durableId="2DF75755"/>
  <w16cid:commentId w16cid:paraId="002274B5" w16cid:durableId="2DFD0034"/>
  <w16cid:commentId w16cid:paraId="7988461B" w16cid:durableId="2DAC8D8F"/>
  <w16cid:commentId w16cid:paraId="5432D8BB" w16cid:durableId="2DB70C8C"/>
  <w16cid:commentId w16cid:paraId="3A7A9840" w16cid:durableId="2DF75758"/>
  <w16cid:commentId w16cid:paraId="1A364B84" w16cid:durableId="2DAC314C"/>
  <w16cid:commentId w16cid:paraId="5C6A6AAB" w16cid:durableId="2DB027F4"/>
  <w16cid:commentId w16cid:paraId="01A0AA25" w16cid:durableId="2DAC317A"/>
  <w16cid:commentId w16cid:paraId="4016264F" w16cid:durableId="2DB02428"/>
  <w16cid:commentId w16cid:paraId="32F9B021" w16cid:durableId="2DAC319D"/>
  <w16cid:commentId w16cid:paraId="42A35F27" w16cid:durableId="2DB70C96"/>
  <w16cid:commentId w16cid:paraId="7D4ED90B" w16cid:durableId="2D960F7A"/>
  <w16cid:commentId w16cid:paraId="268A4574" w16cid:durableId="2DF75760"/>
  <w16cid:commentId w16cid:paraId="4AA3F39E" w16cid:durableId="2DFCFF46"/>
  <w16cid:commentId w16cid:paraId="4449CEAD" w16cid:durableId="2DF75761"/>
  <w16cid:commentId w16cid:paraId="08F466D3" w16cid:durableId="2DFFC64C"/>
  <w16cid:commentId w16cid:paraId="4574919E" w16cid:durableId="2DF75762"/>
  <w16cid:commentId w16cid:paraId="616DF518" w16cid:durableId="2DFD047D"/>
  <w16cid:commentId w16cid:paraId="451DAA88" w16cid:durableId="2D961407"/>
  <w16cid:commentId w16cid:paraId="00884D17" w16cid:durableId="2DF75764"/>
  <w16cid:commentId w16cid:paraId="35DA49E7" w16cid:durableId="2DFD0555"/>
  <w16cid:commentId w16cid:paraId="68BA424E" w16cid:durableId="2DF75765"/>
  <w16cid:commentId w16cid:paraId="178F9F27" w16cid:durableId="2DFD0567"/>
  <w16cid:commentId w16cid:paraId="22F46E85" w16cid:durableId="2DF75766"/>
  <w16cid:commentId w16cid:paraId="29AA0081" w16cid:durableId="2DF934E4"/>
  <w16cid:commentId w16cid:paraId="11F86362" w16cid:durableId="2DF75767"/>
  <w16cid:commentId w16cid:paraId="363EEDB6" w16cid:durableId="2DFF4BDE"/>
  <w16cid:commentId w16cid:paraId="226E6147" w16cid:durableId="2DF75768"/>
  <w16cid:commentId w16cid:paraId="1A9BFEE8" w16cid:durableId="2DF93781"/>
  <w16cid:commentId w16cid:paraId="6495C529" w16cid:durableId="2DEE6775"/>
  <w16cid:commentId w16cid:paraId="42FBDF01" w16cid:durableId="2DF1029D"/>
  <w16cid:commentId w16cid:paraId="509578C0" w16cid:durableId="2E2EB75F"/>
  <w16cid:commentId w16cid:paraId="35285B40" w16cid:durableId="2DF7576B"/>
  <w16cid:commentId w16cid:paraId="6D7676C1" w16cid:durableId="2DF937A9"/>
  <w16cid:commentId w16cid:paraId="70D60E18" w16cid:durableId="2DF9EF15"/>
  <w16cid:commentId w16cid:paraId="53571BAF" w16cid:durableId="2DFF4A64"/>
  <w16cid:commentId w16cid:paraId="5253CCE7" w16cid:durableId="2DF7576D"/>
  <w16cid:commentId w16cid:paraId="2DA76229" w16cid:durableId="2DFF4A0D"/>
  <w16cid:commentId w16cid:paraId="4399C10A" w16cid:durableId="2DF7576E"/>
  <w16cid:commentId w16cid:paraId="3F9DC1A0" w16cid:durableId="2DFFC65D"/>
  <w16cid:commentId w16cid:paraId="08FD5049" w16cid:durableId="2DDE842B"/>
  <w16cid:commentId w16cid:paraId="66011B7A" w16cid:durableId="2DE8C974"/>
  <w16cid:commentId w16cid:paraId="1E19BAC8" w16cid:durableId="2DEE69BD"/>
  <w16cid:commentId w16cid:paraId="3258BD83" w16cid:durableId="2DF75772"/>
  <w16cid:commentId w16cid:paraId="4C28E5D3" w16cid:durableId="2DFD07BB"/>
  <w16cid:commentId w16cid:paraId="221E25C9" w16cid:durableId="2DF75773"/>
  <w16cid:commentId w16cid:paraId="3F104D64" w16cid:durableId="2DFF48D3"/>
  <w16cid:commentId w16cid:paraId="65FCD2DA" w16cid:durableId="2DF75774"/>
  <w16cid:commentId w16cid:paraId="3670EB17" w16cid:durableId="2DFF487E"/>
  <w16cid:commentId w16cid:paraId="009E7F96" w16cid:durableId="2DF75775"/>
  <w16cid:commentId w16cid:paraId="14818120" w16cid:durableId="2DFF46F1"/>
  <w16cid:commentId w16cid:paraId="01BAE877" w16cid:durableId="2DF75776"/>
  <w16cid:commentId w16cid:paraId="36B39EC2" w16cid:durableId="2DFF49E4"/>
  <w16cid:commentId w16cid:paraId="32366FEA" w16cid:durableId="2DF75777"/>
  <w16cid:commentId w16cid:paraId="58522E8E" w16cid:durableId="2DFF43E7"/>
  <w16cid:commentId w16cid:paraId="7A4A5D5F" w16cid:durableId="2DF75778"/>
  <w16cid:commentId w16cid:paraId="7ED2FCD7" w16cid:durableId="2DFF4402"/>
  <w16cid:commentId w16cid:paraId="0F17E26D" w16cid:durableId="2E2F45E5"/>
  <w16cid:commentId w16cid:paraId="085F5630" w16cid:durableId="2E64C7C8"/>
  <w16cid:commentId w16cid:paraId="1BA19AFA" w16cid:durableId="2E2F45F8"/>
  <w16cid:commentId w16cid:paraId="11109686" w16cid:durableId="2E64CBF4"/>
  <w16cid:commentId w16cid:paraId="6F161D8E" w16cid:durableId="2E2EDE67"/>
  <w16cid:commentId w16cid:paraId="33C1EB0C" w16cid:durableId="2E677526"/>
  <w16cid:commentId w16cid:paraId="1D43EE12" w16cid:durableId="2E67C731"/>
  <w16cid:commentId w16cid:paraId="5099CF8B" w16cid:durableId="2DE9186F"/>
  <w16cid:commentId w16cid:paraId="5067F112" w16cid:durableId="2D991D9B"/>
  <w16cid:commentId w16cid:paraId="03AC3F59" w16cid:durableId="2DFBA036"/>
  <w16cid:commentId w16cid:paraId="16F430EC" w16cid:durableId="2DF10356"/>
  <w16cid:commentId w16cid:paraId="2B82FF35" w16cid:durableId="2DDE88E6"/>
  <w16cid:commentId w16cid:paraId="488C661C" w16cid:durableId="08BFA6B1"/>
  <w16cid:commentId w16cid:paraId="5B712031" w16cid:durableId="2DE463E5"/>
  <w16cid:commentId w16cid:paraId="5FD97E07" w16cid:durableId="2DE465D7"/>
  <w16cid:commentId w16cid:paraId="1C4B362B" w16cid:durableId="2DEE67A1"/>
  <w16cid:commentId w16cid:paraId="5C3ABDFC" w16cid:durableId="2E2F1150"/>
  <w16cid:commentId w16cid:paraId="63A71B5E" w16cid:durableId="2DEE695A"/>
  <w16cid:commentId w16cid:paraId="7A919CC0" w16cid:durableId="2DF75784"/>
  <w16cid:commentId w16cid:paraId="14317BA2" w16cid:durableId="2DFFC6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1A82C7" w14:textId="77777777" w:rsidR="0038516F" w:rsidRDefault="0038516F" w:rsidP="00D67C47">
      <w:pPr>
        <w:spacing w:before="0" w:line="240" w:lineRule="auto"/>
      </w:pPr>
      <w:r>
        <w:separator/>
      </w:r>
    </w:p>
  </w:endnote>
  <w:endnote w:type="continuationSeparator" w:id="0">
    <w:p w14:paraId="0BED9A2B" w14:textId="77777777" w:rsidR="0038516F" w:rsidRDefault="0038516F" w:rsidP="00D67C47">
      <w:pPr>
        <w:spacing w:before="0" w:line="240" w:lineRule="auto"/>
      </w:pPr>
      <w:r>
        <w:continuationSeparator/>
      </w:r>
    </w:p>
  </w:endnote>
  <w:endnote w:type="continuationNotice" w:id="1">
    <w:p w14:paraId="78C85479" w14:textId="77777777" w:rsidR="0038516F" w:rsidRDefault="0038516F">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oogle Sans Text">
    <w:altName w:val="Cambria"/>
    <w:panose1 w:val="00000000000000000000"/>
    <w:charset w:val="00"/>
    <w:family w:val="roman"/>
    <w:notTrueType/>
    <w:pitch w:val="default"/>
  </w:font>
  <w:font w:name="Aptos Display">
    <w:altName w:val="Calibri"/>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DB91AB" w14:textId="77777777" w:rsidR="0038516F" w:rsidRDefault="0038516F" w:rsidP="00D67C47">
      <w:pPr>
        <w:spacing w:before="0" w:line="240" w:lineRule="auto"/>
      </w:pPr>
      <w:r>
        <w:separator/>
      </w:r>
    </w:p>
  </w:footnote>
  <w:footnote w:type="continuationSeparator" w:id="0">
    <w:p w14:paraId="2AA18560" w14:textId="77777777" w:rsidR="0038516F" w:rsidRDefault="0038516F" w:rsidP="00D67C47">
      <w:pPr>
        <w:spacing w:before="0" w:line="240" w:lineRule="auto"/>
      </w:pPr>
      <w:r>
        <w:continuationSeparator/>
      </w:r>
    </w:p>
  </w:footnote>
  <w:footnote w:type="continuationNotice" w:id="1">
    <w:p w14:paraId="6E1D8382" w14:textId="77777777" w:rsidR="0038516F" w:rsidRDefault="0038516F">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806602" w14:textId="7A11A4DA" w:rsidR="0038516F" w:rsidRDefault="0038516F">
    <w:pPr>
      <w:pStyle w:val="Header"/>
    </w:pPr>
  </w:p>
  <w:p w14:paraId="27F4CCEA" w14:textId="77777777" w:rsidR="0038516F" w:rsidRDefault="003851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701"/>
      <w:gridCol w:w="5812"/>
      <w:gridCol w:w="2657"/>
    </w:tblGrid>
    <w:tr w:rsidR="0038516F" w14:paraId="6C258279" w14:textId="77777777" w:rsidTr="00AC527C">
      <w:trPr>
        <w:cantSplit/>
        <w:trHeight w:val="1610"/>
      </w:trPr>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861621" w14:textId="3168F7BF" w:rsidR="0038516F" w:rsidRDefault="0038516F" w:rsidP="002E47EA">
          <w:pPr>
            <w:tabs>
              <w:tab w:val="left" w:pos="360"/>
              <w:tab w:val="left" w:pos="810"/>
            </w:tabs>
            <w:spacing w:before="60" w:after="60" w:line="276" w:lineRule="auto"/>
            <w:rPr>
              <w:bCs/>
            </w:rPr>
          </w:pPr>
          <w:r>
            <w:rPr>
              <w:noProof/>
            </w:rPr>
            <w:drawing>
              <wp:inline distT="0" distB="0" distL="0" distR="0" wp14:anchorId="7C8BA158" wp14:editId="0096B9F7">
                <wp:extent cx="868680" cy="411480"/>
                <wp:effectExtent l="0" t="0" r="7620" b="7620"/>
                <wp:docPr id="633692972" name="Picture 8" title="Hình ảnh"/>
                <wp:cNvGraphicFramePr/>
                <a:graphic xmlns:a="http://schemas.openxmlformats.org/drawingml/2006/main">
                  <a:graphicData uri="http://schemas.openxmlformats.org/drawingml/2006/picture">
                    <pic:pic xmlns:pic="http://schemas.openxmlformats.org/drawingml/2006/picture">
                      <pic:nvPicPr>
                        <pic:cNvPr id="955607026" name="Picture 955607026" title="Hình ảnh"/>
                        <pic:cNvPicPr>
                          <a:picLocks/>
                        </pic:cNvPicPr>
                      </pic:nvPicPr>
                      <pic:blipFill>
                        <a:blip r:embed="rId1" cstate="print"/>
                        <a:stretch>
                          <a:fillRect/>
                        </a:stretch>
                      </pic:blipFill>
                      <pic:spPr>
                        <a:xfrm>
                          <a:off x="0" y="0"/>
                          <a:ext cx="869950" cy="412750"/>
                        </a:xfrm>
                        <a:prstGeom prst="rect">
                          <a:avLst/>
                        </a:prstGeom>
                        <a:noFill/>
                      </pic:spPr>
                    </pic:pic>
                  </a:graphicData>
                </a:graphic>
              </wp:inline>
            </w:drawing>
          </w:r>
        </w:p>
      </w:tc>
      <w:tc>
        <w:tcPr>
          <w:tcW w:w="58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0BD4B1" w14:textId="20A7172E" w:rsidR="0038516F" w:rsidRDefault="0038516F" w:rsidP="002E47EA">
          <w:pPr>
            <w:pStyle w:val="BodyText"/>
            <w:tabs>
              <w:tab w:val="left" w:pos="360"/>
              <w:tab w:val="left" w:pos="810"/>
              <w:tab w:val="left" w:leader="underscore" w:pos="8910"/>
            </w:tabs>
            <w:spacing w:before="60" w:after="60" w:line="276" w:lineRule="auto"/>
            <w:jc w:val="center"/>
            <w:rPr>
              <w:bCs/>
              <w:kern w:val="2"/>
              <w:szCs w:val="24"/>
              <w:lang w:val="en-US"/>
              <w14:ligatures w14:val="standardContextual"/>
            </w:rPr>
          </w:pPr>
          <w:r>
            <w:rPr>
              <w:b/>
              <w:kern w:val="2"/>
              <w:sz w:val="28"/>
              <w:szCs w:val="28"/>
              <w14:ligatures w14:val="standardContextual"/>
            </w:rPr>
            <w:t>CUNG CẤP VÀ TRIỂN KHAI BẢN QUYỀN PHẦN MỀM HỆ THỐNG AML MỚI</w:t>
          </w:r>
        </w:p>
      </w:tc>
      <w:tc>
        <w:tcPr>
          <w:tcW w:w="265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EB68F0" w14:textId="239B6D15" w:rsidR="0038516F" w:rsidRDefault="0038516F" w:rsidP="002E47EA">
          <w:pPr>
            <w:tabs>
              <w:tab w:val="left" w:pos="360"/>
              <w:tab w:val="left" w:pos="810"/>
            </w:tabs>
            <w:spacing w:before="60" w:after="60" w:line="276" w:lineRule="auto"/>
            <w:rPr>
              <w:b/>
              <w:bCs/>
            </w:rPr>
          </w:pPr>
          <w:r>
            <w:rPr>
              <w:noProof/>
            </w:rPr>
            <w:drawing>
              <wp:inline distT="0" distB="0" distL="0" distR="0" wp14:anchorId="13B9A1EF" wp14:editId="4D4D2544">
                <wp:extent cx="1630680" cy="762000"/>
                <wp:effectExtent l="0" t="0" r="7620" b="0"/>
                <wp:docPr id="1395228264" name="Picture 7"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28264" name="Picture 7" descr="A red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0680" cy="762000"/>
                        </a:xfrm>
                        <a:prstGeom prst="rect">
                          <a:avLst/>
                        </a:prstGeom>
                        <a:noFill/>
                        <a:ln>
                          <a:noFill/>
                        </a:ln>
                      </pic:spPr>
                    </pic:pic>
                  </a:graphicData>
                </a:graphic>
              </wp:inline>
            </w:drawing>
          </w:r>
        </w:p>
      </w:tc>
    </w:tr>
  </w:tbl>
  <w:p w14:paraId="760B3A24" w14:textId="77777777" w:rsidR="0038516F" w:rsidRDefault="0038516F" w:rsidP="002E47EA">
    <w:pPr>
      <w:pStyle w:val="Header"/>
      <w:rPr>
        <w:kern w:val="0"/>
        <w:szCs w:val="26"/>
        <w14:ligatures w14:val="none"/>
      </w:rPr>
    </w:pPr>
  </w:p>
  <w:p w14:paraId="5153CC25" w14:textId="77777777" w:rsidR="0038516F" w:rsidRDefault="0038516F" w:rsidP="002E47EA">
    <w:pPr>
      <w:pStyle w:val="Header"/>
      <w:ind w:left="-360"/>
      <w:rPr>
        <w:kern w:val="0"/>
        <w:szCs w:val="26"/>
        <w14:ligatures w14:val="none"/>
      </w:rPr>
    </w:pPr>
  </w:p>
  <w:p w14:paraId="3C2E3CFD" w14:textId="77777777" w:rsidR="0038516F" w:rsidRDefault="003851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5E45"/>
    <w:multiLevelType w:val="hybridMultilevel"/>
    <w:tmpl w:val="8904FECC"/>
    <w:lvl w:ilvl="0" w:tplc="69C06D0C">
      <w:start w:val="1"/>
      <w:numFmt w:val="decimal"/>
      <w:lvlText w:val="%1."/>
      <w:lvlJc w:val="left"/>
      <w:pPr>
        <w:ind w:left="1020" w:hanging="360"/>
      </w:pPr>
    </w:lvl>
    <w:lvl w:ilvl="1" w:tplc="FE2801AC">
      <w:start w:val="1"/>
      <w:numFmt w:val="decimal"/>
      <w:lvlText w:val="%2."/>
      <w:lvlJc w:val="left"/>
      <w:pPr>
        <w:ind w:left="1020" w:hanging="360"/>
      </w:pPr>
    </w:lvl>
    <w:lvl w:ilvl="2" w:tplc="8F60F18C">
      <w:start w:val="1"/>
      <w:numFmt w:val="decimal"/>
      <w:lvlText w:val="%3."/>
      <w:lvlJc w:val="left"/>
      <w:pPr>
        <w:ind w:left="1020" w:hanging="360"/>
      </w:pPr>
    </w:lvl>
    <w:lvl w:ilvl="3" w:tplc="125CD3DA">
      <w:start w:val="1"/>
      <w:numFmt w:val="decimal"/>
      <w:lvlText w:val="%4."/>
      <w:lvlJc w:val="left"/>
      <w:pPr>
        <w:ind w:left="1020" w:hanging="360"/>
      </w:pPr>
    </w:lvl>
    <w:lvl w:ilvl="4" w:tplc="CC72B130">
      <w:start w:val="1"/>
      <w:numFmt w:val="decimal"/>
      <w:lvlText w:val="%5."/>
      <w:lvlJc w:val="left"/>
      <w:pPr>
        <w:ind w:left="1020" w:hanging="360"/>
      </w:pPr>
    </w:lvl>
    <w:lvl w:ilvl="5" w:tplc="EC087016">
      <w:start w:val="1"/>
      <w:numFmt w:val="decimal"/>
      <w:lvlText w:val="%6."/>
      <w:lvlJc w:val="left"/>
      <w:pPr>
        <w:ind w:left="1020" w:hanging="360"/>
      </w:pPr>
    </w:lvl>
    <w:lvl w:ilvl="6" w:tplc="5C9A1CFE">
      <w:start w:val="1"/>
      <w:numFmt w:val="decimal"/>
      <w:lvlText w:val="%7."/>
      <w:lvlJc w:val="left"/>
      <w:pPr>
        <w:ind w:left="1020" w:hanging="360"/>
      </w:pPr>
    </w:lvl>
    <w:lvl w:ilvl="7" w:tplc="7E62D428">
      <w:start w:val="1"/>
      <w:numFmt w:val="decimal"/>
      <w:lvlText w:val="%8."/>
      <w:lvlJc w:val="left"/>
      <w:pPr>
        <w:ind w:left="1020" w:hanging="360"/>
      </w:pPr>
    </w:lvl>
    <w:lvl w:ilvl="8" w:tplc="B338F02E">
      <w:start w:val="1"/>
      <w:numFmt w:val="decimal"/>
      <w:lvlText w:val="%9."/>
      <w:lvlJc w:val="left"/>
      <w:pPr>
        <w:ind w:left="1020" w:hanging="360"/>
      </w:pPr>
    </w:lvl>
  </w:abstractNum>
  <w:abstractNum w:abstractNumId="1" w15:restartNumberingAfterBreak="0">
    <w:nsid w:val="02B6384B"/>
    <w:multiLevelType w:val="hybridMultilevel"/>
    <w:tmpl w:val="8E3AE210"/>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D22465"/>
    <w:multiLevelType w:val="multilevel"/>
    <w:tmpl w:val="E236DBC8"/>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5EA22CC"/>
    <w:multiLevelType w:val="multilevel"/>
    <w:tmpl w:val="35AC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62F2D"/>
    <w:multiLevelType w:val="hybridMultilevel"/>
    <w:tmpl w:val="1F709002"/>
    <w:lvl w:ilvl="0" w:tplc="04090003">
      <w:start w:val="1"/>
      <w:numFmt w:val="bullet"/>
      <w:lvlText w:val="o"/>
      <w:lvlJc w:val="left"/>
      <w:pPr>
        <w:ind w:left="2486" w:hanging="360"/>
      </w:pPr>
      <w:rPr>
        <w:rFonts w:ascii="Courier New" w:hAnsi="Courier New" w:cs="Courier New" w:hint="default"/>
      </w:rPr>
    </w:lvl>
    <w:lvl w:ilvl="1" w:tplc="04090003" w:tentative="1">
      <w:start w:val="1"/>
      <w:numFmt w:val="bullet"/>
      <w:lvlText w:val="o"/>
      <w:lvlJc w:val="left"/>
      <w:pPr>
        <w:ind w:left="3206" w:hanging="360"/>
      </w:pPr>
      <w:rPr>
        <w:rFonts w:ascii="Courier New" w:hAnsi="Courier New" w:cs="Courier New" w:hint="default"/>
      </w:rPr>
    </w:lvl>
    <w:lvl w:ilvl="2" w:tplc="04090005" w:tentative="1">
      <w:start w:val="1"/>
      <w:numFmt w:val="bullet"/>
      <w:lvlText w:val=""/>
      <w:lvlJc w:val="left"/>
      <w:pPr>
        <w:ind w:left="3926" w:hanging="360"/>
      </w:pPr>
      <w:rPr>
        <w:rFonts w:ascii="Wingdings" w:hAnsi="Wingdings" w:hint="default"/>
      </w:rPr>
    </w:lvl>
    <w:lvl w:ilvl="3" w:tplc="04090001" w:tentative="1">
      <w:start w:val="1"/>
      <w:numFmt w:val="bullet"/>
      <w:lvlText w:val=""/>
      <w:lvlJc w:val="left"/>
      <w:pPr>
        <w:ind w:left="4646" w:hanging="360"/>
      </w:pPr>
      <w:rPr>
        <w:rFonts w:ascii="Symbol" w:hAnsi="Symbol" w:hint="default"/>
      </w:rPr>
    </w:lvl>
    <w:lvl w:ilvl="4" w:tplc="04090003" w:tentative="1">
      <w:start w:val="1"/>
      <w:numFmt w:val="bullet"/>
      <w:lvlText w:val="o"/>
      <w:lvlJc w:val="left"/>
      <w:pPr>
        <w:ind w:left="5366" w:hanging="360"/>
      </w:pPr>
      <w:rPr>
        <w:rFonts w:ascii="Courier New" w:hAnsi="Courier New" w:cs="Courier New" w:hint="default"/>
      </w:rPr>
    </w:lvl>
    <w:lvl w:ilvl="5" w:tplc="04090005" w:tentative="1">
      <w:start w:val="1"/>
      <w:numFmt w:val="bullet"/>
      <w:lvlText w:val=""/>
      <w:lvlJc w:val="left"/>
      <w:pPr>
        <w:ind w:left="6086" w:hanging="360"/>
      </w:pPr>
      <w:rPr>
        <w:rFonts w:ascii="Wingdings" w:hAnsi="Wingdings" w:hint="default"/>
      </w:rPr>
    </w:lvl>
    <w:lvl w:ilvl="6" w:tplc="04090001" w:tentative="1">
      <w:start w:val="1"/>
      <w:numFmt w:val="bullet"/>
      <w:lvlText w:val=""/>
      <w:lvlJc w:val="left"/>
      <w:pPr>
        <w:ind w:left="6806" w:hanging="360"/>
      </w:pPr>
      <w:rPr>
        <w:rFonts w:ascii="Symbol" w:hAnsi="Symbol" w:hint="default"/>
      </w:rPr>
    </w:lvl>
    <w:lvl w:ilvl="7" w:tplc="04090003" w:tentative="1">
      <w:start w:val="1"/>
      <w:numFmt w:val="bullet"/>
      <w:lvlText w:val="o"/>
      <w:lvlJc w:val="left"/>
      <w:pPr>
        <w:ind w:left="7526" w:hanging="360"/>
      </w:pPr>
      <w:rPr>
        <w:rFonts w:ascii="Courier New" w:hAnsi="Courier New" w:cs="Courier New" w:hint="default"/>
      </w:rPr>
    </w:lvl>
    <w:lvl w:ilvl="8" w:tplc="04090005" w:tentative="1">
      <w:start w:val="1"/>
      <w:numFmt w:val="bullet"/>
      <w:lvlText w:val=""/>
      <w:lvlJc w:val="left"/>
      <w:pPr>
        <w:ind w:left="8246" w:hanging="360"/>
      </w:pPr>
      <w:rPr>
        <w:rFonts w:ascii="Wingdings" w:hAnsi="Wingdings" w:hint="default"/>
      </w:rPr>
    </w:lvl>
  </w:abstractNum>
  <w:abstractNum w:abstractNumId="5" w15:restartNumberingAfterBreak="0">
    <w:nsid w:val="098B5350"/>
    <w:multiLevelType w:val="hybridMultilevel"/>
    <w:tmpl w:val="C52A81D2"/>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E754D"/>
    <w:multiLevelType w:val="multilevel"/>
    <w:tmpl w:val="A7D8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41F93"/>
    <w:multiLevelType w:val="multilevel"/>
    <w:tmpl w:val="E22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D0140"/>
    <w:multiLevelType w:val="hybridMultilevel"/>
    <w:tmpl w:val="45B239CA"/>
    <w:lvl w:ilvl="0" w:tplc="893EA0EA">
      <w:start w:val="1"/>
      <w:numFmt w:val="decimal"/>
      <w:lvlText w:val="%1."/>
      <w:lvlJc w:val="left"/>
      <w:pPr>
        <w:ind w:left="1020" w:hanging="360"/>
      </w:pPr>
    </w:lvl>
    <w:lvl w:ilvl="1" w:tplc="E10043E0">
      <w:start w:val="1"/>
      <w:numFmt w:val="decimal"/>
      <w:lvlText w:val="%2."/>
      <w:lvlJc w:val="left"/>
      <w:pPr>
        <w:ind w:left="1020" w:hanging="360"/>
      </w:pPr>
    </w:lvl>
    <w:lvl w:ilvl="2" w:tplc="538EBFCE">
      <w:start w:val="1"/>
      <w:numFmt w:val="decimal"/>
      <w:lvlText w:val="%3."/>
      <w:lvlJc w:val="left"/>
      <w:pPr>
        <w:ind w:left="1020" w:hanging="360"/>
      </w:pPr>
    </w:lvl>
    <w:lvl w:ilvl="3" w:tplc="CB9A5016">
      <w:start w:val="1"/>
      <w:numFmt w:val="decimal"/>
      <w:lvlText w:val="%4."/>
      <w:lvlJc w:val="left"/>
      <w:pPr>
        <w:ind w:left="1020" w:hanging="360"/>
      </w:pPr>
    </w:lvl>
    <w:lvl w:ilvl="4" w:tplc="BEA8B69C">
      <w:start w:val="1"/>
      <w:numFmt w:val="decimal"/>
      <w:lvlText w:val="%5."/>
      <w:lvlJc w:val="left"/>
      <w:pPr>
        <w:ind w:left="1020" w:hanging="360"/>
      </w:pPr>
    </w:lvl>
    <w:lvl w:ilvl="5" w:tplc="F1944AF6">
      <w:start w:val="1"/>
      <w:numFmt w:val="decimal"/>
      <w:lvlText w:val="%6."/>
      <w:lvlJc w:val="left"/>
      <w:pPr>
        <w:ind w:left="1020" w:hanging="360"/>
      </w:pPr>
    </w:lvl>
    <w:lvl w:ilvl="6" w:tplc="3BA0FDB4">
      <w:start w:val="1"/>
      <w:numFmt w:val="decimal"/>
      <w:lvlText w:val="%7."/>
      <w:lvlJc w:val="left"/>
      <w:pPr>
        <w:ind w:left="1020" w:hanging="360"/>
      </w:pPr>
    </w:lvl>
    <w:lvl w:ilvl="7" w:tplc="8F5E6D74">
      <w:start w:val="1"/>
      <w:numFmt w:val="decimal"/>
      <w:lvlText w:val="%8."/>
      <w:lvlJc w:val="left"/>
      <w:pPr>
        <w:ind w:left="1020" w:hanging="360"/>
      </w:pPr>
    </w:lvl>
    <w:lvl w:ilvl="8" w:tplc="84040D8C">
      <w:start w:val="1"/>
      <w:numFmt w:val="decimal"/>
      <w:lvlText w:val="%9."/>
      <w:lvlJc w:val="left"/>
      <w:pPr>
        <w:ind w:left="1020" w:hanging="360"/>
      </w:pPr>
    </w:lvl>
  </w:abstractNum>
  <w:abstractNum w:abstractNumId="9" w15:restartNumberingAfterBreak="0">
    <w:nsid w:val="10320C44"/>
    <w:multiLevelType w:val="hybridMultilevel"/>
    <w:tmpl w:val="B39ACF9A"/>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4503B3"/>
    <w:multiLevelType w:val="hybridMultilevel"/>
    <w:tmpl w:val="40EE7C4E"/>
    <w:lvl w:ilvl="0" w:tplc="3060425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A6270"/>
    <w:multiLevelType w:val="hybridMultilevel"/>
    <w:tmpl w:val="615C9BD6"/>
    <w:lvl w:ilvl="0" w:tplc="2430CE8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27E28A"/>
    <w:multiLevelType w:val="hybridMultilevel"/>
    <w:tmpl w:val="CD9EC000"/>
    <w:lvl w:ilvl="0" w:tplc="5C349076">
      <w:start w:val="1"/>
      <w:numFmt w:val="bullet"/>
      <w:lvlText w:val=""/>
      <w:lvlJc w:val="left"/>
      <w:pPr>
        <w:ind w:left="720" w:hanging="360"/>
      </w:pPr>
      <w:rPr>
        <w:rFonts w:ascii="Symbol" w:hAnsi="Symbol" w:hint="default"/>
      </w:rPr>
    </w:lvl>
    <w:lvl w:ilvl="1" w:tplc="8F5AF72C">
      <w:start w:val="1"/>
      <w:numFmt w:val="bullet"/>
      <w:lvlText w:val="o"/>
      <w:lvlJc w:val="left"/>
      <w:pPr>
        <w:ind w:left="1440" w:hanging="360"/>
      </w:pPr>
      <w:rPr>
        <w:rFonts w:ascii="Courier New" w:hAnsi="Courier New" w:hint="default"/>
      </w:rPr>
    </w:lvl>
    <w:lvl w:ilvl="2" w:tplc="185851B2">
      <w:start w:val="1"/>
      <w:numFmt w:val="bullet"/>
      <w:lvlText w:val=""/>
      <w:lvlJc w:val="left"/>
      <w:pPr>
        <w:ind w:left="2160" w:hanging="360"/>
      </w:pPr>
      <w:rPr>
        <w:rFonts w:ascii="Wingdings" w:hAnsi="Wingdings" w:hint="default"/>
      </w:rPr>
    </w:lvl>
    <w:lvl w:ilvl="3" w:tplc="8954D9CA">
      <w:start w:val="1"/>
      <w:numFmt w:val="bullet"/>
      <w:lvlText w:val=""/>
      <w:lvlJc w:val="left"/>
      <w:pPr>
        <w:ind w:left="2880" w:hanging="360"/>
      </w:pPr>
      <w:rPr>
        <w:rFonts w:ascii="Symbol" w:hAnsi="Symbol" w:hint="default"/>
      </w:rPr>
    </w:lvl>
    <w:lvl w:ilvl="4" w:tplc="C21400E6">
      <w:start w:val="1"/>
      <w:numFmt w:val="bullet"/>
      <w:lvlText w:val="o"/>
      <w:lvlJc w:val="left"/>
      <w:pPr>
        <w:ind w:left="3600" w:hanging="360"/>
      </w:pPr>
      <w:rPr>
        <w:rFonts w:ascii="Courier New" w:hAnsi="Courier New" w:hint="default"/>
      </w:rPr>
    </w:lvl>
    <w:lvl w:ilvl="5" w:tplc="BB9A9DB0">
      <w:start w:val="1"/>
      <w:numFmt w:val="bullet"/>
      <w:lvlText w:val=""/>
      <w:lvlJc w:val="left"/>
      <w:pPr>
        <w:ind w:left="4320" w:hanging="360"/>
      </w:pPr>
      <w:rPr>
        <w:rFonts w:ascii="Wingdings" w:hAnsi="Wingdings" w:hint="default"/>
      </w:rPr>
    </w:lvl>
    <w:lvl w:ilvl="6" w:tplc="17A6B832">
      <w:start w:val="1"/>
      <w:numFmt w:val="bullet"/>
      <w:lvlText w:val=""/>
      <w:lvlJc w:val="left"/>
      <w:pPr>
        <w:ind w:left="5040" w:hanging="360"/>
      </w:pPr>
      <w:rPr>
        <w:rFonts w:ascii="Symbol" w:hAnsi="Symbol" w:hint="default"/>
      </w:rPr>
    </w:lvl>
    <w:lvl w:ilvl="7" w:tplc="CDD4D57E">
      <w:start w:val="1"/>
      <w:numFmt w:val="bullet"/>
      <w:lvlText w:val="o"/>
      <w:lvlJc w:val="left"/>
      <w:pPr>
        <w:ind w:left="5760" w:hanging="360"/>
      </w:pPr>
      <w:rPr>
        <w:rFonts w:ascii="Courier New" w:hAnsi="Courier New" w:hint="default"/>
      </w:rPr>
    </w:lvl>
    <w:lvl w:ilvl="8" w:tplc="E1F062A2">
      <w:start w:val="1"/>
      <w:numFmt w:val="bullet"/>
      <w:lvlText w:val=""/>
      <w:lvlJc w:val="left"/>
      <w:pPr>
        <w:ind w:left="6480" w:hanging="360"/>
      </w:pPr>
      <w:rPr>
        <w:rFonts w:ascii="Wingdings" w:hAnsi="Wingdings" w:hint="default"/>
      </w:rPr>
    </w:lvl>
  </w:abstractNum>
  <w:abstractNum w:abstractNumId="13" w15:restartNumberingAfterBreak="0">
    <w:nsid w:val="1D766BDD"/>
    <w:multiLevelType w:val="hybridMultilevel"/>
    <w:tmpl w:val="AC9A08B4"/>
    <w:lvl w:ilvl="0" w:tplc="3FBEB9A8">
      <w:start w:val="1"/>
      <w:numFmt w:val="bullet"/>
      <w:lvlText w:val="•"/>
      <w:lvlJc w:val="left"/>
      <w:pPr>
        <w:ind w:left="340" w:hanging="340"/>
      </w:pPr>
    </w:lvl>
    <w:lvl w:ilvl="1" w:tplc="E66E91C6">
      <w:start w:val="1"/>
      <w:numFmt w:val="bullet"/>
      <w:lvlText w:val="o"/>
      <w:lvlJc w:val="left"/>
      <w:pPr>
        <w:ind w:left="720" w:hanging="340"/>
      </w:pPr>
      <w:rPr>
        <w:rFonts w:ascii="Courier New" w:eastAsia="Courier New" w:hAnsi="Courier New" w:cs="Courier New"/>
      </w:rPr>
    </w:lvl>
    <w:lvl w:ilvl="2" w:tplc="ECF8A76C">
      <w:numFmt w:val="decimal"/>
      <w:lvlText w:val=""/>
      <w:lvlJc w:val="left"/>
    </w:lvl>
    <w:lvl w:ilvl="3" w:tplc="65BA2E9E">
      <w:numFmt w:val="decimal"/>
      <w:lvlText w:val=""/>
      <w:lvlJc w:val="left"/>
    </w:lvl>
    <w:lvl w:ilvl="4" w:tplc="CB08885A">
      <w:numFmt w:val="decimal"/>
      <w:lvlText w:val=""/>
      <w:lvlJc w:val="left"/>
    </w:lvl>
    <w:lvl w:ilvl="5" w:tplc="5EB4A120">
      <w:numFmt w:val="decimal"/>
      <w:lvlText w:val=""/>
      <w:lvlJc w:val="left"/>
    </w:lvl>
    <w:lvl w:ilvl="6" w:tplc="F66884C8">
      <w:numFmt w:val="decimal"/>
      <w:lvlText w:val=""/>
      <w:lvlJc w:val="left"/>
    </w:lvl>
    <w:lvl w:ilvl="7" w:tplc="5FCECA7E">
      <w:numFmt w:val="decimal"/>
      <w:lvlText w:val=""/>
      <w:lvlJc w:val="left"/>
    </w:lvl>
    <w:lvl w:ilvl="8" w:tplc="CA48AFFE">
      <w:numFmt w:val="decimal"/>
      <w:lvlText w:val=""/>
      <w:lvlJc w:val="left"/>
    </w:lvl>
  </w:abstractNum>
  <w:abstractNum w:abstractNumId="14" w15:restartNumberingAfterBreak="0">
    <w:nsid w:val="1F361697"/>
    <w:multiLevelType w:val="hybridMultilevel"/>
    <w:tmpl w:val="AA8E7E6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058177F"/>
    <w:multiLevelType w:val="hybridMultilevel"/>
    <w:tmpl w:val="417E01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B025AB"/>
    <w:multiLevelType w:val="hybridMultilevel"/>
    <w:tmpl w:val="37B69296"/>
    <w:lvl w:ilvl="0" w:tplc="7C927976">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B072CC"/>
    <w:multiLevelType w:val="hybridMultilevel"/>
    <w:tmpl w:val="64DEF6B0"/>
    <w:lvl w:ilvl="0" w:tplc="B33822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F064CE"/>
    <w:multiLevelType w:val="hybridMultilevel"/>
    <w:tmpl w:val="81423AD4"/>
    <w:lvl w:ilvl="0" w:tplc="96DE3D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3C5F2B"/>
    <w:multiLevelType w:val="hybridMultilevel"/>
    <w:tmpl w:val="8A4C2778"/>
    <w:lvl w:ilvl="0" w:tplc="A2D8C55C">
      <w:start w:val="1"/>
      <w:numFmt w:val="bullet"/>
      <w:pStyle w:val="Detail3"/>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74826DD"/>
    <w:multiLevelType w:val="hybridMultilevel"/>
    <w:tmpl w:val="4A889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EA0BB0"/>
    <w:multiLevelType w:val="hybridMultilevel"/>
    <w:tmpl w:val="1ECCE5D4"/>
    <w:lvl w:ilvl="0" w:tplc="DB7E077A">
      <w:start w:val="1"/>
      <w:numFmt w:val="bullet"/>
      <w:lvlText w:val="-"/>
      <w:lvlJc w:val="left"/>
      <w:pPr>
        <w:ind w:left="720" w:hanging="360"/>
      </w:pPr>
      <w:rPr>
        <w:rFonts w:ascii="Times New Roman" w:hAnsi="Times New Roman" w:cs="Times New Roman" w:hint="default"/>
        <w:spacing w:val="0"/>
        <w:w w:val="100"/>
        <w:position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801471"/>
    <w:multiLevelType w:val="hybridMultilevel"/>
    <w:tmpl w:val="45E4B5D6"/>
    <w:lvl w:ilvl="0" w:tplc="04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3" w15:restartNumberingAfterBreak="0">
    <w:nsid w:val="327502E7"/>
    <w:multiLevelType w:val="hybridMultilevel"/>
    <w:tmpl w:val="1BE45E6C"/>
    <w:lvl w:ilvl="0" w:tplc="DB7E077A">
      <w:start w:val="1"/>
      <w:numFmt w:val="bullet"/>
      <w:lvlText w:val="-"/>
      <w:lvlJc w:val="left"/>
      <w:pPr>
        <w:ind w:left="720" w:hanging="360"/>
      </w:pPr>
      <w:rPr>
        <w:rFonts w:ascii="Times New Roman" w:hAnsi="Times New Roman" w:cs="Times New Roman" w:hint="default"/>
        <w:spacing w:val="0"/>
        <w:w w:val="100"/>
        <w:position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AA196B"/>
    <w:multiLevelType w:val="multilevel"/>
    <w:tmpl w:val="801E7B9A"/>
    <w:lvl w:ilvl="0">
      <w:start w:val="1"/>
      <w:numFmt w:val="upperRoman"/>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decimal"/>
      <w:pStyle w:val="Heading6"/>
      <w:lvlText w:val="%1.%2.%3.%4.%5.%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5FE0B85"/>
    <w:multiLevelType w:val="multilevel"/>
    <w:tmpl w:val="52D4E7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7C71748"/>
    <w:multiLevelType w:val="multilevel"/>
    <w:tmpl w:val="A17C9C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7FF6A4E"/>
    <w:multiLevelType w:val="hybridMultilevel"/>
    <w:tmpl w:val="01CC58E6"/>
    <w:lvl w:ilvl="0" w:tplc="DF2C5806">
      <w:start w:val="1"/>
      <w:numFmt w:val="bullet"/>
      <w:lvlText w:val="•"/>
      <w:lvlJc w:val="left"/>
      <w:pPr>
        <w:ind w:left="340" w:hanging="340"/>
      </w:pPr>
    </w:lvl>
    <w:lvl w:ilvl="1" w:tplc="41E8DB1E">
      <w:start w:val="1"/>
      <w:numFmt w:val="bullet"/>
      <w:lvlText w:val="o"/>
      <w:lvlJc w:val="left"/>
      <w:pPr>
        <w:ind w:left="720" w:hanging="340"/>
      </w:pPr>
      <w:rPr>
        <w:rFonts w:ascii="Courier New" w:eastAsia="Courier New" w:hAnsi="Courier New" w:cs="Courier New"/>
      </w:rPr>
    </w:lvl>
    <w:lvl w:ilvl="2" w:tplc="A5ECB720">
      <w:numFmt w:val="decimal"/>
      <w:lvlText w:val=""/>
      <w:lvlJc w:val="left"/>
    </w:lvl>
    <w:lvl w:ilvl="3" w:tplc="F7F65D10">
      <w:numFmt w:val="decimal"/>
      <w:lvlText w:val=""/>
      <w:lvlJc w:val="left"/>
    </w:lvl>
    <w:lvl w:ilvl="4" w:tplc="85E64BB8">
      <w:numFmt w:val="decimal"/>
      <w:lvlText w:val=""/>
      <w:lvlJc w:val="left"/>
    </w:lvl>
    <w:lvl w:ilvl="5" w:tplc="6614623E">
      <w:numFmt w:val="decimal"/>
      <w:lvlText w:val=""/>
      <w:lvlJc w:val="left"/>
    </w:lvl>
    <w:lvl w:ilvl="6" w:tplc="4C8ADEB4">
      <w:numFmt w:val="decimal"/>
      <w:lvlText w:val=""/>
      <w:lvlJc w:val="left"/>
    </w:lvl>
    <w:lvl w:ilvl="7" w:tplc="2A28A480">
      <w:numFmt w:val="decimal"/>
      <w:lvlText w:val=""/>
      <w:lvlJc w:val="left"/>
    </w:lvl>
    <w:lvl w:ilvl="8" w:tplc="2FD8BEB4">
      <w:numFmt w:val="decimal"/>
      <w:lvlText w:val=""/>
      <w:lvlJc w:val="left"/>
    </w:lvl>
  </w:abstractNum>
  <w:abstractNum w:abstractNumId="28" w15:restartNumberingAfterBreak="0">
    <w:nsid w:val="38FC6A38"/>
    <w:multiLevelType w:val="hybridMultilevel"/>
    <w:tmpl w:val="453C8556"/>
    <w:lvl w:ilvl="0" w:tplc="04090001">
      <w:start w:val="1"/>
      <w:numFmt w:val="bullet"/>
      <w:lvlText w:val=""/>
      <w:lvlJc w:val="left"/>
      <w:pPr>
        <w:ind w:left="2157" w:hanging="360"/>
      </w:pPr>
      <w:rPr>
        <w:rFonts w:ascii="Symbol" w:hAnsi="Symbol" w:hint="default"/>
      </w:rPr>
    </w:lvl>
    <w:lvl w:ilvl="1" w:tplc="04090003" w:tentative="1">
      <w:start w:val="1"/>
      <w:numFmt w:val="bullet"/>
      <w:lvlText w:val="o"/>
      <w:lvlJc w:val="left"/>
      <w:pPr>
        <w:ind w:left="2877" w:hanging="360"/>
      </w:pPr>
      <w:rPr>
        <w:rFonts w:ascii="Courier New" w:hAnsi="Courier New" w:cs="Courier New" w:hint="default"/>
      </w:rPr>
    </w:lvl>
    <w:lvl w:ilvl="2" w:tplc="04090005" w:tentative="1">
      <w:start w:val="1"/>
      <w:numFmt w:val="bullet"/>
      <w:lvlText w:val=""/>
      <w:lvlJc w:val="left"/>
      <w:pPr>
        <w:ind w:left="3597" w:hanging="360"/>
      </w:pPr>
      <w:rPr>
        <w:rFonts w:ascii="Wingdings" w:hAnsi="Wingdings" w:hint="default"/>
      </w:rPr>
    </w:lvl>
    <w:lvl w:ilvl="3" w:tplc="04090001" w:tentative="1">
      <w:start w:val="1"/>
      <w:numFmt w:val="bullet"/>
      <w:lvlText w:val=""/>
      <w:lvlJc w:val="left"/>
      <w:pPr>
        <w:ind w:left="4317" w:hanging="360"/>
      </w:pPr>
      <w:rPr>
        <w:rFonts w:ascii="Symbol" w:hAnsi="Symbol" w:hint="default"/>
      </w:rPr>
    </w:lvl>
    <w:lvl w:ilvl="4" w:tplc="04090003" w:tentative="1">
      <w:start w:val="1"/>
      <w:numFmt w:val="bullet"/>
      <w:lvlText w:val="o"/>
      <w:lvlJc w:val="left"/>
      <w:pPr>
        <w:ind w:left="5037" w:hanging="360"/>
      </w:pPr>
      <w:rPr>
        <w:rFonts w:ascii="Courier New" w:hAnsi="Courier New" w:cs="Courier New" w:hint="default"/>
      </w:rPr>
    </w:lvl>
    <w:lvl w:ilvl="5" w:tplc="04090005" w:tentative="1">
      <w:start w:val="1"/>
      <w:numFmt w:val="bullet"/>
      <w:lvlText w:val=""/>
      <w:lvlJc w:val="left"/>
      <w:pPr>
        <w:ind w:left="5757" w:hanging="360"/>
      </w:pPr>
      <w:rPr>
        <w:rFonts w:ascii="Wingdings" w:hAnsi="Wingdings" w:hint="default"/>
      </w:rPr>
    </w:lvl>
    <w:lvl w:ilvl="6" w:tplc="04090001" w:tentative="1">
      <w:start w:val="1"/>
      <w:numFmt w:val="bullet"/>
      <w:lvlText w:val=""/>
      <w:lvlJc w:val="left"/>
      <w:pPr>
        <w:ind w:left="6477" w:hanging="360"/>
      </w:pPr>
      <w:rPr>
        <w:rFonts w:ascii="Symbol" w:hAnsi="Symbol" w:hint="default"/>
      </w:rPr>
    </w:lvl>
    <w:lvl w:ilvl="7" w:tplc="04090003" w:tentative="1">
      <w:start w:val="1"/>
      <w:numFmt w:val="bullet"/>
      <w:lvlText w:val="o"/>
      <w:lvlJc w:val="left"/>
      <w:pPr>
        <w:ind w:left="7197" w:hanging="360"/>
      </w:pPr>
      <w:rPr>
        <w:rFonts w:ascii="Courier New" w:hAnsi="Courier New" w:cs="Courier New" w:hint="default"/>
      </w:rPr>
    </w:lvl>
    <w:lvl w:ilvl="8" w:tplc="04090005" w:tentative="1">
      <w:start w:val="1"/>
      <w:numFmt w:val="bullet"/>
      <w:lvlText w:val=""/>
      <w:lvlJc w:val="left"/>
      <w:pPr>
        <w:ind w:left="7917" w:hanging="360"/>
      </w:pPr>
      <w:rPr>
        <w:rFonts w:ascii="Wingdings" w:hAnsi="Wingdings" w:hint="default"/>
      </w:rPr>
    </w:lvl>
  </w:abstractNum>
  <w:abstractNum w:abstractNumId="29" w15:restartNumberingAfterBreak="0">
    <w:nsid w:val="3AE226BF"/>
    <w:multiLevelType w:val="hybridMultilevel"/>
    <w:tmpl w:val="2CB6B606"/>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DA5913"/>
    <w:multiLevelType w:val="multilevel"/>
    <w:tmpl w:val="ED0E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D9D70B5"/>
    <w:multiLevelType w:val="hybridMultilevel"/>
    <w:tmpl w:val="5F98C908"/>
    <w:lvl w:ilvl="0" w:tplc="DB7E077A">
      <w:start w:val="1"/>
      <w:numFmt w:val="bullet"/>
      <w:lvlText w:val="-"/>
      <w:lvlJc w:val="left"/>
      <w:pPr>
        <w:ind w:left="88" w:hanging="260"/>
      </w:pPr>
      <w:rPr>
        <w:rFonts w:ascii="Times New Roman" w:hAnsi="Times New Roman" w:cs="Times New Roman" w:hint="default"/>
        <w:spacing w:val="0"/>
        <w:w w:val="100"/>
        <w:position w:val="0"/>
        <w:sz w:val="24"/>
        <w:szCs w:val="24"/>
      </w:rPr>
    </w:lvl>
    <w:lvl w:ilvl="1" w:tplc="A412E73E">
      <w:numFmt w:val="bullet"/>
      <w:lvlText w:val="•"/>
      <w:lvlJc w:val="left"/>
      <w:pPr>
        <w:ind w:left="512" w:hanging="260"/>
      </w:pPr>
    </w:lvl>
    <w:lvl w:ilvl="2" w:tplc="B5C4BEEE">
      <w:numFmt w:val="bullet"/>
      <w:lvlText w:val="•"/>
      <w:lvlJc w:val="left"/>
      <w:pPr>
        <w:ind w:left="944" w:hanging="260"/>
      </w:pPr>
    </w:lvl>
    <w:lvl w:ilvl="3" w:tplc="4B5C904E">
      <w:numFmt w:val="bullet"/>
      <w:lvlText w:val="•"/>
      <w:lvlJc w:val="left"/>
      <w:pPr>
        <w:ind w:left="1376" w:hanging="260"/>
      </w:pPr>
    </w:lvl>
    <w:lvl w:ilvl="4" w:tplc="78249FCA">
      <w:numFmt w:val="bullet"/>
      <w:lvlText w:val="•"/>
      <w:lvlJc w:val="left"/>
      <w:pPr>
        <w:ind w:left="1808" w:hanging="260"/>
      </w:pPr>
    </w:lvl>
    <w:lvl w:ilvl="5" w:tplc="988A9326">
      <w:numFmt w:val="bullet"/>
      <w:lvlText w:val="•"/>
      <w:lvlJc w:val="left"/>
      <w:pPr>
        <w:ind w:left="2240" w:hanging="260"/>
      </w:pPr>
    </w:lvl>
    <w:lvl w:ilvl="6" w:tplc="899248F4">
      <w:numFmt w:val="bullet"/>
      <w:lvlText w:val="•"/>
      <w:lvlJc w:val="left"/>
      <w:pPr>
        <w:ind w:left="2672" w:hanging="260"/>
      </w:pPr>
    </w:lvl>
    <w:lvl w:ilvl="7" w:tplc="2B70DDD0">
      <w:numFmt w:val="bullet"/>
      <w:lvlText w:val="•"/>
      <w:lvlJc w:val="left"/>
      <w:pPr>
        <w:ind w:left="3104" w:hanging="260"/>
      </w:pPr>
    </w:lvl>
    <w:lvl w:ilvl="8" w:tplc="33FA800A">
      <w:numFmt w:val="bullet"/>
      <w:lvlText w:val="•"/>
      <w:lvlJc w:val="left"/>
      <w:pPr>
        <w:ind w:left="3536" w:hanging="260"/>
      </w:pPr>
    </w:lvl>
  </w:abstractNum>
  <w:abstractNum w:abstractNumId="32" w15:restartNumberingAfterBreak="0">
    <w:nsid w:val="3DED70A7"/>
    <w:multiLevelType w:val="hybridMultilevel"/>
    <w:tmpl w:val="E846590A"/>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6451EB"/>
    <w:multiLevelType w:val="hybridMultilevel"/>
    <w:tmpl w:val="465CC61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18F5C51"/>
    <w:multiLevelType w:val="hybridMultilevel"/>
    <w:tmpl w:val="67E667DC"/>
    <w:lvl w:ilvl="0" w:tplc="FFFFFFFF">
      <w:start w:val="1"/>
      <w:numFmt w:val="decimal"/>
      <w:lvlText w:val="CN %1: "/>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22379AE"/>
    <w:multiLevelType w:val="hybridMultilevel"/>
    <w:tmpl w:val="DB200486"/>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0C4898"/>
    <w:multiLevelType w:val="hybridMultilevel"/>
    <w:tmpl w:val="7A628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4707F3"/>
    <w:multiLevelType w:val="hybridMultilevel"/>
    <w:tmpl w:val="56CC2076"/>
    <w:lvl w:ilvl="0" w:tplc="DB7E077A">
      <w:start w:val="1"/>
      <w:numFmt w:val="bullet"/>
      <w:lvlText w:val="-"/>
      <w:lvlJc w:val="left"/>
      <w:pPr>
        <w:ind w:left="720" w:hanging="360"/>
      </w:pPr>
      <w:rPr>
        <w:rFonts w:ascii="Times New Roman" w:hAnsi="Times New Roman" w:cs="Times New Roman" w:hint="default"/>
        <w:spacing w:val="0"/>
        <w:w w:val="100"/>
        <w:position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D417DE"/>
    <w:multiLevelType w:val="hybridMultilevel"/>
    <w:tmpl w:val="9B603938"/>
    <w:lvl w:ilvl="0" w:tplc="6A362896">
      <w:start w:val="1"/>
      <w:numFmt w:val="bullet"/>
      <w:lvlText w:val="+"/>
      <w:lvlJc w:val="left"/>
      <w:pPr>
        <w:ind w:left="808" w:hanging="360"/>
      </w:pPr>
      <w:rPr>
        <w:rFonts w:ascii="Abadi" w:hAnsi="Abadi"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39" w15:restartNumberingAfterBreak="0">
    <w:nsid w:val="477223A8"/>
    <w:multiLevelType w:val="hybridMultilevel"/>
    <w:tmpl w:val="22C2CAC2"/>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557439"/>
    <w:multiLevelType w:val="hybridMultilevel"/>
    <w:tmpl w:val="88C685B6"/>
    <w:lvl w:ilvl="0" w:tplc="9AFE700C">
      <w:start w:val="1"/>
      <w:numFmt w:val="decimal"/>
      <w:lvlText w:val="CN %1: "/>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07321C"/>
    <w:multiLevelType w:val="hybridMultilevel"/>
    <w:tmpl w:val="037C0102"/>
    <w:lvl w:ilvl="0" w:tplc="49D84F20">
      <w:start w:val="1"/>
      <w:numFmt w:val="decimal"/>
      <w:lvlText w:val="1.%1."/>
      <w:lvlJc w:val="left"/>
      <w:pPr>
        <w:ind w:left="720" w:hanging="360"/>
      </w:pPr>
      <w:rPr>
        <w:rFonts w:hint="default"/>
      </w:rPr>
    </w:lvl>
    <w:lvl w:ilvl="1" w:tplc="3FBECE50">
      <w:start w:val="2"/>
      <w:numFmt w:val="bullet"/>
      <w:lvlText w:val=""/>
      <w:lvlJc w:val="left"/>
      <w:pPr>
        <w:ind w:left="1440" w:hanging="360"/>
      </w:pPr>
      <w:rPr>
        <w:rFonts w:ascii="Symbol" w:eastAsia="Arial" w:hAnsi="Symbol" w:cs="Arial" w:hint="default"/>
      </w:rPr>
    </w:lvl>
    <w:lvl w:ilvl="2" w:tplc="F6B082FA">
      <w:start w:val="1"/>
      <w:numFmt w:val="decimal"/>
      <w:lvlText w:val="1.%3."/>
      <w:lvlJc w:val="left"/>
      <w:pPr>
        <w:ind w:left="72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0B0254"/>
    <w:multiLevelType w:val="multilevel"/>
    <w:tmpl w:val="1E4A4E3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509938DB"/>
    <w:multiLevelType w:val="hybridMultilevel"/>
    <w:tmpl w:val="B136FD1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54797334"/>
    <w:multiLevelType w:val="hybridMultilevel"/>
    <w:tmpl w:val="A650F682"/>
    <w:lvl w:ilvl="0" w:tplc="0EB81276">
      <w:start w:val="1"/>
      <w:numFmt w:val="bullet"/>
      <w:lvlText w:val="-"/>
      <w:lvlJc w:val="left"/>
      <w:pPr>
        <w:ind w:left="717" w:hanging="360"/>
      </w:pPr>
      <w:rPr>
        <w:rFonts w:ascii="Times New Roman" w:eastAsiaTheme="minorHAnsi"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5" w15:restartNumberingAfterBreak="0">
    <w:nsid w:val="55364299"/>
    <w:multiLevelType w:val="hybridMultilevel"/>
    <w:tmpl w:val="3AF05620"/>
    <w:lvl w:ilvl="0" w:tplc="DB7E077A">
      <w:start w:val="1"/>
      <w:numFmt w:val="bullet"/>
      <w:lvlText w:val="-"/>
      <w:lvlJc w:val="left"/>
      <w:pPr>
        <w:ind w:left="1080" w:hanging="360"/>
      </w:pPr>
      <w:rPr>
        <w:rFonts w:ascii="Times New Roman" w:hAnsi="Times New Roman" w:cs="Times New Roman" w:hint="default"/>
        <w:spacing w:val="0"/>
        <w:w w:val="100"/>
        <w:position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78A1096"/>
    <w:multiLevelType w:val="hybridMultilevel"/>
    <w:tmpl w:val="F942FD30"/>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DB7E077A">
      <w:start w:val="1"/>
      <w:numFmt w:val="bullet"/>
      <w:lvlText w:val="-"/>
      <w:lvlJc w:val="left"/>
      <w:pPr>
        <w:ind w:left="720" w:hanging="360"/>
      </w:pPr>
      <w:rPr>
        <w:rFonts w:ascii="Times New Roman" w:hAnsi="Times New Roman" w:cs="Times New Roman" w:hint="default"/>
        <w:spacing w:val="0"/>
        <w:w w:val="100"/>
        <w:position w:val="0"/>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5C922941"/>
    <w:multiLevelType w:val="hybridMultilevel"/>
    <w:tmpl w:val="D2440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9265EF"/>
    <w:multiLevelType w:val="hybridMultilevel"/>
    <w:tmpl w:val="C70A3EA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3032E3E"/>
    <w:multiLevelType w:val="hybridMultilevel"/>
    <w:tmpl w:val="06682DC6"/>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50" w15:restartNumberingAfterBreak="0">
    <w:nsid w:val="64042907"/>
    <w:multiLevelType w:val="hybridMultilevel"/>
    <w:tmpl w:val="E48C5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5B229E1"/>
    <w:multiLevelType w:val="hybridMultilevel"/>
    <w:tmpl w:val="BFDE41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5F12D90"/>
    <w:multiLevelType w:val="hybridMultilevel"/>
    <w:tmpl w:val="33C46E4E"/>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FC1485"/>
    <w:multiLevelType w:val="hybridMultilevel"/>
    <w:tmpl w:val="E0A25918"/>
    <w:lvl w:ilvl="0" w:tplc="DB7E077A">
      <w:start w:val="1"/>
      <w:numFmt w:val="bullet"/>
      <w:lvlText w:val="-"/>
      <w:lvlJc w:val="left"/>
      <w:pPr>
        <w:ind w:left="720" w:hanging="360"/>
      </w:pPr>
      <w:rPr>
        <w:rFonts w:ascii="Times New Roman" w:hAnsi="Times New Roman" w:cs="Times New Roman" w:hint="default"/>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F85672"/>
    <w:multiLevelType w:val="hybridMultilevel"/>
    <w:tmpl w:val="47B69038"/>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D51420"/>
    <w:multiLevelType w:val="hybridMultilevel"/>
    <w:tmpl w:val="767CFD40"/>
    <w:lvl w:ilvl="0" w:tplc="34EA4BCE">
      <w:start w:val="1"/>
      <w:numFmt w:val="decimal"/>
      <w:lvlText w:val="%1."/>
      <w:lvlJc w:val="left"/>
      <w:pPr>
        <w:ind w:left="1020" w:hanging="360"/>
      </w:pPr>
    </w:lvl>
    <w:lvl w:ilvl="1" w:tplc="70FE500A">
      <w:start w:val="1"/>
      <w:numFmt w:val="decimal"/>
      <w:lvlText w:val="%2."/>
      <w:lvlJc w:val="left"/>
      <w:pPr>
        <w:ind w:left="1020" w:hanging="360"/>
      </w:pPr>
    </w:lvl>
    <w:lvl w:ilvl="2" w:tplc="FED25A72">
      <w:start w:val="1"/>
      <w:numFmt w:val="decimal"/>
      <w:lvlText w:val="%3."/>
      <w:lvlJc w:val="left"/>
      <w:pPr>
        <w:ind w:left="1020" w:hanging="360"/>
      </w:pPr>
    </w:lvl>
    <w:lvl w:ilvl="3" w:tplc="64A44CF8">
      <w:start w:val="1"/>
      <w:numFmt w:val="decimal"/>
      <w:lvlText w:val="%4."/>
      <w:lvlJc w:val="left"/>
      <w:pPr>
        <w:ind w:left="1020" w:hanging="360"/>
      </w:pPr>
    </w:lvl>
    <w:lvl w:ilvl="4" w:tplc="42121998">
      <w:start w:val="1"/>
      <w:numFmt w:val="decimal"/>
      <w:lvlText w:val="%5."/>
      <w:lvlJc w:val="left"/>
      <w:pPr>
        <w:ind w:left="1020" w:hanging="360"/>
      </w:pPr>
    </w:lvl>
    <w:lvl w:ilvl="5" w:tplc="2B384EAC">
      <w:start w:val="1"/>
      <w:numFmt w:val="decimal"/>
      <w:lvlText w:val="%6."/>
      <w:lvlJc w:val="left"/>
      <w:pPr>
        <w:ind w:left="1020" w:hanging="360"/>
      </w:pPr>
    </w:lvl>
    <w:lvl w:ilvl="6" w:tplc="705E4BEC">
      <w:start w:val="1"/>
      <w:numFmt w:val="decimal"/>
      <w:lvlText w:val="%7."/>
      <w:lvlJc w:val="left"/>
      <w:pPr>
        <w:ind w:left="1020" w:hanging="360"/>
      </w:pPr>
    </w:lvl>
    <w:lvl w:ilvl="7" w:tplc="256AAA96">
      <w:start w:val="1"/>
      <w:numFmt w:val="decimal"/>
      <w:lvlText w:val="%8."/>
      <w:lvlJc w:val="left"/>
      <w:pPr>
        <w:ind w:left="1020" w:hanging="360"/>
      </w:pPr>
    </w:lvl>
    <w:lvl w:ilvl="8" w:tplc="ED5EDC22">
      <w:start w:val="1"/>
      <w:numFmt w:val="decimal"/>
      <w:lvlText w:val="%9."/>
      <w:lvlJc w:val="left"/>
      <w:pPr>
        <w:ind w:left="1020" w:hanging="360"/>
      </w:pPr>
    </w:lvl>
  </w:abstractNum>
  <w:abstractNum w:abstractNumId="56" w15:restartNumberingAfterBreak="0">
    <w:nsid w:val="6AD6686F"/>
    <w:multiLevelType w:val="hybridMultilevel"/>
    <w:tmpl w:val="3FB08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A855F6"/>
    <w:multiLevelType w:val="hybridMultilevel"/>
    <w:tmpl w:val="E87C6FBC"/>
    <w:lvl w:ilvl="0" w:tplc="66CE83F6">
      <w:start w:val="9"/>
      <w:numFmt w:val="bullet"/>
      <w:lvlText w:val="-"/>
      <w:lvlJc w:val="left"/>
      <w:pPr>
        <w:ind w:left="717" w:hanging="360"/>
      </w:pPr>
      <w:rPr>
        <w:rFonts w:ascii="Times New Roman" w:eastAsia="Times New Roman" w:hAnsi="Times New Roman" w:cs="Times New Roman" w:hint="default"/>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58" w15:restartNumberingAfterBreak="0">
    <w:nsid w:val="787C04B3"/>
    <w:multiLevelType w:val="hybridMultilevel"/>
    <w:tmpl w:val="FD8CA71A"/>
    <w:lvl w:ilvl="0" w:tplc="1BEC74EE">
      <w:start w:val="1"/>
      <w:numFmt w:val="decimal"/>
      <w:lvlText w:val="%1."/>
      <w:lvlJc w:val="left"/>
      <w:pPr>
        <w:ind w:left="1020" w:hanging="360"/>
      </w:pPr>
      <w:rPr>
        <w:rFonts w:ascii="Times New Roman" w:eastAsiaTheme="minorHAnsi" w:hAnsi="Times New Roman" w:cs="Times New Roman"/>
      </w:rPr>
    </w:lvl>
    <w:lvl w:ilvl="1" w:tplc="77B4C364">
      <w:start w:val="1"/>
      <w:numFmt w:val="decimal"/>
      <w:lvlText w:val="%2."/>
      <w:lvlJc w:val="left"/>
      <w:pPr>
        <w:ind w:left="1020" w:hanging="360"/>
      </w:pPr>
    </w:lvl>
    <w:lvl w:ilvl="2" w:tplc="6E948FB0">
      <w:start w:val="1"/>
      <w:numFmt w:val="decimal"/>
      <w:lvlText w:val="%3."/>
      <w:lvlJc w:val="left"/>
      <w:pPr>
        <w:ind w:left="1020" w:hanging="360"/>
      </w:pPr>
    </w:lvl>
    <w:lvl w:ilvl="3" w:tplc="DACA2B74">
      <w:start w:val="1"/>
      <w:numFmt w:val="decimal"/>
      <w:lvlText w:val="%4."/>
      <w:lvlJc w:val="left"/>
      <w:pPr>
        <w:ind w:left="1020" w:hanging="360"/>
      </w:pPr>
    </w:lvl>
    <w:lvl w:ilvl="4" w:tplc="779C2F1C">
      <w:start w:val="1"/>
      <w:numFmt w:val="decimal"/>
      <w:lvlText w:val="%5."/>
      <w:lvlJc w:val="left"/>
      <w:pPr>
        <w:ind w:left="1020" w:hanging="360"/>
      </w:pPr>
    </w:lvl>
    <w:lvl w:ilvl="5" w:tplc="A48645E0">
      <w:start w:val="1"/>
      <w:numFmt w:val="decimal"/>
      <w:lvlText w:val="%6."/>
      <w:lvlJc w:val="left"/>
      <w:pPr>
        <w:ind w:left="1020" w:hanging="360"/>
      </w:pPr>
    </w:lvl>
    <w:lvl w:ilvl="6" w:tplc="EE98FA08">
      <w:start w:val="1"/>
      <w:numFmt w:val="decimal"/>
      <w:lvlText w:val="%7."/>
      <w:lvlJc w:val="left"/>
      <w:pPr>
        <w:ind w:left="1020" w:hanging="360"/>
      </w:pPr>
    </w:lvl>
    <w:lvl w:ilvl="7" w:tplc="9DF2B6D6">
      <w:start w:val="1"/>
      <w:numFmt w:val="decimal"/>
      <w:lvlText w:val="%8."/>
      <w:lvlJc w:val="left"/>
      <w:pPr>
        <w:ind w:left="1020" w:hanging="360"/>
      </w:pPr>
    </w:lvl>
    <w:lvl w:ilvl="8" w:tplc="AE28DA92">
      <w:start w:val="1"/>
      <w:numFmt w:val="decimal"/>
      <w:lvlText w:val="%9."/>
      <w:lvlJc w:val="left"/>
      <w:pPr>
        <w:ind w:left="1020" w:hanging="360"/>
      </w:pPr>
    </w:lvl>
  </w:abstractNum>
  <w:abstractNum w:abstractNumId="59" w15:restartNumberingAfterBreak="0">
    <w:nsid w:val="78FE0AD5"/>
    <w:multiLevelType w:val="hybridMultilevel"/>
    <w:tmpl w:val="115C3B14"/>
    <w:lvl w:ilvl="0" w:tplc="C1323F5A">
      <w:start w:val="1"/>
      <w:numFmt w:val="decimal"/>
      <w:lvlText w:val="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C54682D"/>
    <w:multiLevelType w:val="hybridMultilevel"/>
    <w:tmpl w:val="0E645F22"/>
    <w:lvl w:ilvl="0" w:tplc="57943F16">
      <w:numFmt w:val="bullet"/>
      <w:lvlText w:val="-"/>
      <w:lvlJc w:val="left"/>
      <w:pPr>
        <w:ind w:left="88" w:hanging="260"/>
      </w:pPr>
      <w:rPr>
        <w:rFonts w:ascii="Times New Roman" w:eastAsia="Times New Roman" w:hAnsi="Times New Roman" w:cs="Times New Roman" w:hint="default"/>
        <w:spacing w:val="-3"/>
        <w:w w:val="100"/>
        <w:sz w:val="24"/>
        <w:szCs w:val="24"/>
      </w:rPr>
    </w:lvl>
    <w:lvl w:ilvl="1" w:tplc="A412E73E">
      <w:numFmt w:val="bullet"/>
      <w:lvlText w:val="•"/>
      <w:lvlJc w:val="left"/>
      <w:pPr>
        <w:ind w:left="512" w:hanging="260"/>
      </w:pPr>
    </w:lvl>
    <w:lvl w:ilvl="2" w:tplc="B5C4BEEE">
      <w:numFmt w:val="bullet"/>
      <w:lvlText w:val="•"/>
      <w:lvlJc w:val="left"/>
      <w:pPr>
        <w:ind w:left="944" w:hanging="260"/>
      </w:pPr>
    </w:lvl>
    <w:lvl w:ilvl="3" w:tplc="4B5C904E">
      <w:numFmt w:val="bullet"/>
      <w:lvlText w:val="•"/>
      <w:lvlJc w:val="left"/>
      <w:pPr>
        <w:ind w:left="1376" w:hanging="260"/>
      </w:pPr>
    </w:lvl>
    <w:lvl w:ilvl="4" w:tplc="78249FCA">
      <w:numFmt w:val="bullet"/>
      <w:lvlText w:val="•"/>
      <w:lvlJc w:val="left"/>
      <w:pPr>
        <w:ind w:left="1808" w:hanging="260"/>
      </w:pPr>
    </w:lvl>
    <w:lvl w:ilvl="5" w:tplc="988A9326">
      <w:numFmt w:val="bullet"/>
      <w:lvlText w:val="•"/>
      <w:lvlJc w:val="left"/>
      <w:pPr>
        <w:ind w:left="2240" w:hanging="260"/>
      </w:pPr>
    </w:lvl>
    <w:lvl w:ilvl="6" w:tplc="899248F4">
      <w:numFmt w:val="bullet"/>
      <w:lvlText w:val="•"/>
      <w:lvlJc w:val="left"/>
      <w:pPr>
        <w:ind w:left="2672" w:hanging="260"/>
      </w:pPr>
    </w:lvl>
    <w:lvl w:ilvl="7" w:tplc="2B70DDD0">
      <w:numFmt w:val="bullet"/>
      <w:lvlText w:val="•"/>
      <w:lvlJc w:val="left"/>
      <w:pPr>
        <w:ind w:left="3104" w:hanging="260"/>
      </w:pPr>
    </w:lvl>
    <w:lvl w:ilvl="8" w:tplc="33FA800A">
      <w:numFmt w:val="bullet"/>
      <w:lvlText w:val="•"/>
      <w:lvlJc w:val="left"/>
      <w:pPr>
        <w:ind w:left="3536" w:hanging="260"/>
      </w:pPr>
    </w:lvl>
  </w:abstractNum>
  <w:abstractNum w:abstractNumId="61" w15:restartNumberingAfterBreak="0">
    <w:nsid w:val="7CC7217C"/>
    <w:multiLevelType w:val="multilevel"/>
    <w:tmpl w:val="762E47DC"/>
    <w:lvl w:ilvl="0">
      <w:start w:val="1"/>
      <w:numFmt w:val="upperRoman"/>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7."/>
      <w:lvlJc w:val="left"/>
      <w:pPr>
        <w:ind w:left="2520" w:hanging="360"/>
      </w:pPr>
      <w:rPr>
        <w:rFonts w:hint="default"/>
        <w:spacing w:val="0"/>
        <w:position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4"/>
  </w:num>
  <w:num w:numId="2">
    <w:abstractNumId w:val="4"/>
  </w:num>
  <w:num w:numId="3">
    <w:abstractNumId w:val="28"/>
  </w:num>
  <w:num w:numId="4">
    <w:abstractNumId w:val="49"/>
  </w:num>
  <w:num w:numId="5">
    <w:abstractNumId w:val="61"/>
  </w:num>
  <w:num w:numId="6">
    <w:abstractNumId w:val="26"/>
  </w:num>
  <w:num w:numId="7">
    <w:abstractNumId w:val="42"/>
  </w:num>
  <w:num w:numId="8">
    <w:abstractNumId w:val="11"/>
  </w:num>
  <w:num w:numId="9">
    <w:abstractNumId w:val="18"/>
  </w:num>
  <w:num w:numId="10">
    <w:abstractNumId w:val="21"/>
  </w:num>
  <w:num w:numId="11">
    <w:abstractNumId w:val="53"/>
  </w:num>
  <w:num w:numId="12">
    <w:abstractNumId w:val="2"/>
  </w:num>
  <w:num w:numId="13">
    <w:abstractNumId w:val="56"/>
  </w:num>
  <w:num w:numId="14">
    <w:abstractNumId w:val="60"/>
  </w:num>
  <w:num w:numId="15">
    <w:abstractNumId w:val="20"/>
  </w:num>
  <w:num w:numId="16">
    <w:abstractNumId w:val="38"/>
  </w:num>
  <w:num w:numId="17">
    <w:abstractNumId w:val="15"/>
  </w:num>
  <w:num w:numId="18">
    <w:abstractNumId w:val="46"/>
  </w:num>
  <w:num w:numId="19">
    <w:abstractNumId w:val="45"/>
  </w:num>
  <w:num w:numId="20">
    <w:abstractNumId w:val="16"/>
  </w:num>
  <w:num w:numId="21">
    <w:abstractNumId w:val="23"/>
  </w:num>
  <w:num w:numId="22">
    <w:abstractNumId w:val="37"/>
  </w:num>
  <w:num w:numId="23">
    <w:abstractNumId w:val="31"/>
  </w:num>
  <w:num w:numId="24">
    <w:abstractNumId w:val="36"/>
  </w:num>
  <w:num w:numId="25">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1.%2."/>
        <w:lvlJc w:val="left"/>
        <w:pPr>
          <w:ind w:left="0" w:firstLine="0"/>
        </w:pPr>
        <w:rPr>
          <w:rFonts w:ascii="Times New Roman" w:hAnsi="Times New Roman" w:cs="Times New Roman" w:hint="default"/>
          <w:b/>
          <w:i/>
          <w:sz w:val="24"/>
        </w:rPr>
      </w:lvl>
    </w:lvlOverride>
    <w:lvlOverride w:ilvl="2">
      <w:lvl w:ilvl="2">
        <w:start w:val="1"/>
        <w:numFmt w:val="decimal"/>
        <w:pStyle w:val="Heading3"/>
        <w:lvlText w:val="%1.%2.%3."/>
        <w:lvlJc w:val="left"/>
        <w:pPr>
          <w:ind w:left="270" w:firstLine="0"/>
        </w:pPr>
        <w:rPr>
          <w:rFonts w:ascii="Times New Roman" w:hAnsi="Times New Roman" w:hint="default"/>
          <w:b w:val="0"/>
          <w:i/>
          <w:sz w:val="24"/>
        </w:rPr>
      </w:lvl>
    </w:lvlOverride>
    <w:lvlOverride w:ilvl="3">
      <w:lvl w:ilvl="3">
        <w:start w:val="1"/>
        <w:numFmt w:val="decimal"/>
        <w:lvlText w:val="%1.%2.%3.%4."/>
        <w:lvlJc w:val="left"/>
        <w:pPr>
          <w:ind w:left="720" w:firstLine="0"/>
        </w:pPr>
        <w:rPr>
          <w:rFonts w:ascii="Times New Roman" w:hAnsi="Times New Roman" w:hint="default"/>
          <w:b w:val="0"/>
          <w:i w:val="0"/>
          <w:sz w:val="24"/>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abstractNumId w:val="19"/>
  </w:num>
  <w:num w:numId="27">
    <w:abstractNumId w:val="25"/>
  </w:num>
  <w:num w:numId="28">
    <w:abstractNumId w:val="57"/>
  </w:num>
  <w:num w:numId="29">
    <w:abstractNumId w:val="12"/>
  </w:num>
  <w:num w:numId="30">
    <w:abstractNumId w:val="34"/>
  </w:num>
  <w:num w:numId="31">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2."/>
        <w:lvlJc w:val="left"/>
        <w:pPr>
          <w:ind w:left="720" w:hanging="360"/>
        </w:pPr>
        <w:rPr>
          <w:rFonts w:ascii="Times New Roman" w:eastAsiaTheme="minorHAnsi" w:hAnsi="Times New Roman" w:cs="Times New Roman"/>
        </w:rPr>
      </w:lvl>
    </w:lvlOverride>
    <w:lvlOverride w:ilvl="2">
      <w:lvl w:ilvl="2">
        <w:start w:val="1"/>
        <w:numFmt w:val="decimal"/>
        <w:pStyle w:val="Heading3"/>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2">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2."/>
        <w:lvlJc w:val="left"/>
        <w:pPr>
          <w:ind w:left="720" w:hanging="360"/>
        </w:pPr>
        <w:rPr>
          <w:rFonts w:ascii="Times New Roman" w:eastAsiaTheme="minorHAnsi" w:hAnsi="Times New Roman" w:cs="Times New Roman"/>
        </w:rPr>
      </w:lvl>
    </w:lvlOverride>
    <w:lvlOverride w:ilvl="2">
      <w:lvl w:ilvl="2">
        <w:start w:val="1"/>
        <w:numFmt w:val="decimal"/>
        <w:pStyle w:val="Heading3"/>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3">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2."/>
        <w:lvlJc w:val="left"/>
        <w:pPr>
          <w:ind w:left="720" w:hanging="360"/>
        </w:pPr>
        <w:rPr>
          <w:rFonts w:ascii="Times New Roman" w:eastAsiaTheme="minorHAnsi" w:hAnsi="Times New Roman" w:cs="Times New Roman"/>
        </w:rPr>
      </w:lvl>
    </w:lvlOverride>
    <w:lvlOverride w:ilvl="2">
      <w:lvl w:ilvl="2">
        <w:start w:val="1"/>
        <w:numFmt w:val="decimal"/>
        <w:pStyle w:val="Heading3"/>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4">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1.%2."/>
        <w:lvlJc w:val="left"/>
        <w:pPr>
          <w:ind w:left="0" w:firstLine="0"/>
        </w:pPr>
        <w:rPr>
          <w:rFonts w:ascii="Times New Roman" w:hAnsi="Times New Roman" w:cs="Times New Roman" w:hint="default"/>
          <w:b/>
          <w:i/>
          <w:sz w:val="24"/>
        </w:rPr>
      </w:lvl>
    </w:lvlOverride>
    <w:lvlOverride w:ilvl="2">
      <w:lvl w:ilvl="2">
        <w:start w:val="1"/>
        <w:numFmt w:val="decimal"/>
        <w:pStyle w:val="Heading3"/>
        <w:lvlText w:val="%1.%2.%3."/>
        <w:lvlJc w:val="left"/>
        <w:pPr>
          <w:ind w:left="0" w:firstLine="0"/>
        </w:pPr>
        <w:rPr>
          <w:rFonts w:ascii="Times New Roman" w:hAnsi="Times New Roman" w:hint="default"/>
          <w:b w:val="0"/>
          <w:i/>
          <w:sz w:val="24"/>
        </w:rPr>
      </w:lvl>
    </w:lvlOverride>
    <w:lvlOverride w:ilvl="3">
      <w:lvl w:ilvl="3">
        <w:start w:val="1"/>
        <w:numFmt w:val="decimal"/>
        <w:lvlText w:val="%1.%2.%3.%4."/>
        <w:lvlJc w:val="left"/>
        <w:pPr>
          <w:ind w:left="0" w:firstLine="0"/>
        </w:pPr>
        <w:rPr>
          <w:rFonts w:ascii="Times New Roman" w:hAnsi="Times New Roman" w:hint="default"/>
          <w:b w:val="0"/>
          <w:i w:val="0"/>
          <w:sz w:val="24"/>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5">
    <w:abstractNumId w:val="24"/>
    <w:lvlOverride w:ilvl="0">
      <w:startOverride w:val="1"/>
      <w:lvl w:ilvl="0">
        <w:start w:val="1"/>
        <w:numFmt w:val="upperRoman"/>
        <w:pStyle w:val="Heading1"/>
        <w:lvlText w:val="%1."/>
        <w:lvlJc w:val="left"/>
        <w:pPr>
          <w:ind w:left="360" w:hanging="360"/>
        </w:pPr>
        <w:rPr>
          <w:rFonts w:hint="default"/>
        </w:rPr>
      </w:lvl>
    </w:lvlOverride>
    <w:lvlOverride w:ilvl="1">
      <w:startOverride w:val="1"/>
      <w:lvl w:ilvl="1">
        <w:start w:val="1"/>
        <w:numFmt w:val="decimal"/>
        <w:pStyle w:val="Heading2"/>
        <w:lvlText w:val="%1.%2."/>
        <w:lvlJc w:val="left"/>
        <w:pPr>
          <w:ind w:left="0" w:firstLine="0"/>
        </w:pPr>
        <w:rPr>
          <w:rFonts w:ascii="Times New Roman" w:hAnsi="Times New Roman" w:cs="Times New Roman" w:hint="default"/>
          <w:b/>
          <w:i/>
          <w:sz w:val="24"/>
        </w:rPr>
      </w:lvl>
    </w:lvlOverride>
    <w:lvlOverride w:ilvl="2">
      <w:startOverride w:val="1"/>
      <w:lvl w:ilvl="2">
        <w:start w:val="1"/>
        <w:numFmt w:val="decimal"/>
        <w:pStyle w:val="Heading3"/>
        <w:lvlText w:val="%1.%2.%3."/>
        <w:lvlJc w:val="left"/>
        <w:pPr>
          <w:ind w:left="0" w:firstLine="0"/>
        </w:pPr>
        <w:rPr>
          <w:rFonts w:ascii="Times New Roman" w:hAnsi="Times New Roman" w:hint="default"/>
          <w:b w:val="0"/>
          <w:i/>
          <w:sz w:val="24"/>
        </w:rPr>
      </w:lvl>
    </w:lvlOverride>
    <w:lvlOverride w:ilvl="3">
      <w:startOverride w:val="1"/>
      <w:lvl w:ilvl="3">
        <w:start w:val="1"/>
        <w:numFmt w:val="decimal"/>
        <w:lvlText w:val="%1.%2.%3.%4."/>
        <w:lvlJc w:val="left"/>
        <w:pPr>
          <w:ind w:left="0" w:firstLine="0"/>
        </w:pPr>
        <w:rPr>
          <w:rFonts w:ascii="Times New Roman" w:hAnsi="Times New Roman" w:hint="default"/>
          <w:b w:val="0"/>
          <w:i w:val="0"/>
          <w:sz w:val="24"/>
        </w:rPr>
      </w:lvl>
    </w:lvlOverride>
    <w:lvlOverride w:ilvl="4">
      <w:startOverride w:val="1"/>
      <w:lvl w:ilvl="4">
        <w:start w:val="1"/>
        <w:numFmt w:val="decimal"/>
        <w:pStyle w:val="Heading5"/>
        <w:lvlText w:val="%1.%2.%3.%4.%5."/>
        <w:lvlJc w:val="left"/>
        <w:pPr>
          <w:ind w:left="1800" w:hanging="360"/>
        </w:pPr>
        <w:rPr>
          <w:rFonts w:hint="default"/>
        </w:rPr>
      </w:lvl>
    </w:lvlOverride>
    <w:lvlOverride w:ilvl="5">
      <w:startOverride w:val="1"/>
      <w:lvl w:ilvl="5">
        <w:start w:val="1"/>
        <w:numFmt w:val="decimal"/>
        <w:pStyle w:val="Heading6"/>
        <w:lvlText w:val="%1.%2.%3.%4.%5.%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6">
    <w:abstractNumId w:val="48"/>
  </w:num>
  <w:num w:numId="37">
    <w:abstractNumId w:val="14"/>
  </w:num>
  <w:num w:numId="38">
    <w:abstractNumId w:val="22"/>
  </w:num>
  <w:num w:numId="39">
    <w:abstractNumId w:val="50"/>
  </w:num>
  <w:num w:numId="40">
    <w:abstractNumId w:val="29"/>
  </w:num>
  <w:num w:numId="41">
    <w:abstractNumId w:val="39"/>
  </w:num>
  <w:num w:numId="42">
    <w:abstractNumId w:val="1"/>
  </w:num>
  <w:num w:numId="43">
    <w:abstractNumId w:val="41"/>
  </w:num>
  <w:num w:numId="44">
    <w:abstractNumId w:val="59"/>
  </w:num>
  <w:num w:numId="45">
    <w:abstractNumId w:val="40"/>
  </w:num>
  <w:num w:numId="46">
    <w:abstractNumId w:val="35"/>
  </w:num>
  <w:num w:numId="47">
    <w:abstractNumId w:val="8"/>
  </w:num>
  <w:num w:numId="48">
    <w:abstractNumId w:val="58"/>
  </w:num>
  <w:num w:numId="49">
    <w:abstractNumId w:val="55"/>
  </w:num>
  <w:num w:numId="50">
    <w:abstractNumId w:val="30"/>
  </w:num>
  <w:num w:numId="51">
    <w:abstractNumId w:val="6"/>
  </w:num>
  <w:num w:numId="52">
    <w:abstractNumId w:val="33"/>
  </w:num>
  <w:num w:numId="53">
    <w:abstractNumId w:val="10"/>
  </w:num>
  <w:num w:numId="54">
    <w:abstractNumId w:val="51"/>
  </w:num>
  <w:num w:numId="55">
    <w:abstractNumId w:val="43"/>
  </w:num>
  <w:num w:numId="56">
    <w:abstractNumId w:val="47"/>
  </w:num>
  <w:num w:numId="57">
    <w:abstractNumId w:val="9"/>
  </w:num>
  <w:num w:numId="58">
    <w:abstractNumId w:val="52"/>
  </w:num>
  <w:num w:numId="59">
    <w:abstractNumId w:val="7"/>
  </w:num>
  <w:num w:numId="60">
    <w:abstractNumId w:val="32"/>
  </w:num>
  <w:num w:numId="61">
    <w:abstractNumId w:val="5"/>
  </w:num>
  <w:num w:numId="62">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1.%2."/>
        <w:lvlJc w:val="left"/>
        <w:pPr>
          <w:ind w:left="0" w:firstLine="0"/>
        </w:pPr>
        <w:rPr>
          <w:rFonts w:ascii="Times New Roman" w:hAnsi="Times New Roman" w:cs="Times New Roman" w:hint="default"/>
          <w:b/>
          <w:i/>
          <w:sz w:val="24"/>
        </w:rPr>
      </w:lvl>
    </w:lvlOverride>
    <w:lvlOverride w:ilvl="2">
      <w:lvl w:ilvl="2">
        <w:start w:val="1"/>
        <w:numFmt w:val="decimal"/>
        <w:pStyle w:val="Heading3"/>
        <w:lvlText w:val="%1.%2.%3."/>
        <w:lvlJc w:val="left"/>
        <w:pPr>
          <w:ind w:left="0" w:firstLine="0"/>
        </w:pPr>
        <w:rPr>
          <w:rFonts w:ascii="Times New Roman" w:hAnsi="Times New Roman" w:hint="default"/>
          <w:b w:val="0"/>
          <w:i/>
          <w:sz w:val="24"/>
        </w:rPr>
      </w:lvl>
    </w:lvlOverride>
    <w:lvlOverride w:ilvl="3">
      <w:lvl w:ilvl="3">
        <w:start w:val="1"/>
        <w:numFmt w:val="decimal"/>
        <w:lvlText w:val="%1.%2.%3.%4."/>
        <w:lvlJc w:val="left"/>
        <w:pPr>
          <w:ind w:left="720" w:firstLine="0"/>
        </w:pPr>
        <w:rPr>
          <w:rFonts w:ascii="Times New Roman" w:hAnsi="Times New Roman" w:hint="default"/>
          <w:b w:val="0"/>
          <w:i w:val="0"/>
          <w:sz w:val="24"/>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3">
    <w:abstractNumId w:val="54"/>
  </w:num>
  <w:num w:numId="64">
    <w:abstractNumId w:val="3"/>
  </w:num>
  <w:num w:numId="65">
    <w:abstractNumId w:val="17"/>
  </w:num>
  <w:num w:numId="66">
    <w:abstractNumId w:val="0"/>
  </w:num>
  <w:num w:numId="67">
    <w:abstractNumId w:val="27"/>
    <w:lvlOverride w:ilvl="0">
      <w:startOverride w:val="1"/>
    </w:lvlOverride>
  </w:num>
  <w:num w:numId="68">
    <w:abstractNumId w:val="13"/>
    <w:lvlOverride w:ilvl="0">
      <w:startOverride w:val="1"/>
    </w:lvlOverride>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h Pham Thi Lan (CN-PTHTL)">
    <w15:presenceInfo w15:providerId="AD" w15:userId="S-1-5-21-271435022-3001718313-2073714209-31654"/>
  </w15:person>
  <w15:person w15:author="Pham Quynh Trang">
    <w15:presenceInfo w15:providerId="None" w15:userId="Pham Quynh Trang"/>
  </w15:person>
  <w15:person w15:author="Hoang Luu Viet">
    <w15:presenceInfo w15:providerId="AD" w15:userId="S::hoanglv32@fpt.com::fa41021f-4e6b-4a3f-9ca4-d758f09b09f8"/>
  </w15:person>
  <w15:person w15:author="Thanh Mai Phuong (QLRR - TT&amp;PCRT PCRT)">
    <w15:presenceInfo w15:providerId="AD" w15:userId="S::thanhmp2@msb.com.vn::30274d7d-f849-4b9b-9daa-c5d7677c4db5"/>
  </w15:person>
  <w15:person w15:author="Phuong Truong Thi">
    <w15:presenceInfo w15:providerId="AD" w15:userId="S::phuongtt57@fpt.com::c25719c0-0135-4722-83c5-0916b49270c5"/>
  </w15:person>
  <w15:person w15:author="Minh Pham Thi Hong (QLRR - TT&amp;PCRT PCRT)">
    <w15:presenceInfo w15:providerId="AD" w15:userId="S-1-5-21-271435022-3001718313-2073714209-37869"/>
  </w15:person>
  <w15:person w15:author="Phuong Truong Thi [2]">
    <w15:presenceInfo w15:providerId="AD" w15:userId="S::PhuongTT57@fpt.com::c25719c0-0135-4722-83c5-0916b49270c5"/>
  </w15:person>
  <w15:person w15:author="Thuy Nguyen Thu (QLRR - TT&amp;PCRT PCRT)">
    <w15:presenceInfo w15:providerId="AD" w15:userId="S::thuynt130@msb.com.vn::c8679e69-b3fd-4953-a52d-9445b1a741e0"/>
  </w15:person>
  <w15:person w15:author="Thanh Mai Phuong (TVPL&amp;TT-PCRT)">
    <w15:presenceInfo w15:providerId="AD" w15:userId="S::thanhmp2@msb.com.vn::30274d7d-f849-4b9b-9daa-c5d7677c4db5"/>
  </w15:person>
  <w15:person w15:author="Nhi Ngo Yen">
    <w15:presenceInfo w15:providerId="AD" w15:userId="S::nhiny7@fpt.com::127f15b7-7609-4114-9d1d-6554890f7c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revisionView w:insDel="0" w:formatting="0"/>
  <w:defaultTabStop w:val="720"/>
  <w:drawingGridHorizontalSpacing w:val="130"/>
  <w:displayHorizontalDrawingGridEvery w:val="2"/>
  <w:displayVerticalDrawingGridEvery w:val="2"/>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077"/>
    <w:rsid w:val="00000865"/>
    <w:rsid w:val="00002CF7"/>
    <w:rsid w:val="00002F13"/>
    <w:rsid w:val="0000587F"/>
    <w:rsid w:val="00006041"/>
    <w:rsid w:val="000064AA"/>
    <w:rsid w:val="00007297"/>
    <w:rsid w:val="000074BA"/>
    <w:rsid w:val="00010205"/>
    <w:rsid w:val="00012F0B"/>
    <w:rsid w:val="00013114"/>
    <w:rsid w:val="000157F6"/>
    <w:rsid w:val="00015E3B"/>
    <w:rsid w:val="000160B2"/>
    <w:rsid w:val="000175E7"/>
    <w:rsid w:val="00017A54"/>
    <w:rsid w:val="00017E50"/>
    <w:rsid w:val="000200D3"/>
    <w:rsid w:val="00021704"/>
    <w:rsid w:val="00022A33"/>
    <w:rsid w:val="000232C7"/>
    <w:rsid w:val="0002391F"/>
    <w:rsid w:val="00024EA6"/>
    <w:rsid w:val="00025053"/>
    <w:rsid w:val="000253AF"/>
    <w:rsid w:val="0002674D"/>
    <w:rsid w:val="0002683E"/>
    <w:rsid w:val="000300D7"/>
    <w:rsid w:val="000316C7"/>
    <w:rsid w:val="00033581"/>
    <w:rsid w:val="00033EF0"/>
    <w:rsid w:val="0003692E"/>
    <w:rsid w:val="00037F36"/>
    <w:rsid w:val="00037F67"/>
    <w:rsid w:val="00040A66"/>
    <w:rsid w:val="00040EAA"/>
    <w:rsid w:val="00041950"/>
    <w:rsid w:val="00044AB1"/>
    <w:rsid w:val="00044C4C"/>
    <w:rsid w:val="00044F87"/>
    <w:rsid w:val="00050BB1"/>
    <w:rsid w:val="00050FC5"/>
    <w:rsid w:val="00051DA4"/>
    <w:rsid w:val="00053714"/>
    <w:rsid w:val="000537EC"/>
    <w:rsid w:val="0005524B"/>
    <w:rsid w:val="00055965"/>
    <w:rsid w:val="00056D96"/>
    <w:rsid w:val="00056E78"/>
    <w:rsid w:val="00057DC4"/>
    <w:rsid w:val="00057E04"/>
    <w:rsid w:val="000638D3"/>
    <w:rsid w:val="00064659"/>
    <w:rsid w:val="000651DF"/>
    <w:rsid w:val="00065409"/>
    <w:rsid w:val="00066B15"/>
    <w:rsid w:val="0006789C"/>
    <w:rsid w:val="00070009"/>
    <w:rsid w:val="00070016"/>
    <w:rsid w:val="00072AE2"/>
    <w:rsid w:val="00074809"/>
    <w:rsid w:val="00074B5E"/>
    <w:rsid w:val="000759A1"/>
    <w:rsid w:val="00076AF8"/>
    <w:rsid w:val="00077524"/>
    <w:rsid w:val="000779C2"/>
    <w:rsid w:val="00082F5B"/>
    <w:rsid w:val="00083A51"/>
    <w:rsid w:val="00083B62"/>
    <w:rsid w:val="00083B8E"/>
    <w:rsid w:val="00083C52"/>
    <w:rsid w:val="00084864"/>
    <w:rsid w:val="0008488D"/>
    <w:rsid w:val="00085FEA"/>
    <w:rsid w:val="000871EA"/>
    <w:rsid w:val="00090201"/>
    <w:rsid w:val="00090E1D"/>
    <w:rsid w:val="0009326F"/>
    <w:rsid w:val="00093B1E"/>
    <w:rsid w:val="00094229"/>
    <w:rsid w:val="0009559E"/>
    <w:rsid w:val="00096100"/>
    <w:rsid w:val="00096E92"/>
    <w:rsid w:val="000A0359"/>
    <w:rsid w:val="000A12C8"/>
    <w:rsid w:val="000A6232"/>
    <w:rsid w:val="000B30D3"/>
    <w:rsid w:val="000B504D"/>
    <w:rsid w:val="000B51F8"/>
    <w:rsid w:val="000B5EDF"/>
    <w:rsid w:val="000B6FD5"/>
    <w:rsid w:val="000B7754"/>
    <w:rsid w:val="000B79F4"/>
    <w:rsid w:val="000C1060"/>
    <w:rsid w:val="000C1CF0"/>
    <w:rsid w:val="000C2851"/>
    <w:rsid w:val="000C4176"/>
    <w:rsid w:val="000D0976"/>
    <w:rsid w:val="000D0C8E"/>
    <w:rsid w:val="000D0E94"/>
    <w:rsid w:val="000D1EFB"/>
    <w:rsid w:val="000D1F53"/>
    <w:rsid w:val="000D3001"/>
    <w:rsid w:val="000D332E"/>
    <w:rsid w:val="000D3649"/>
    <w:rsid w:val="000D673D"/>
    <w:rsid w:val="000D72B6"/>
    <w:rsid w:val="000E02FA"/>
    <w:rsid w:val="000E0F12"/>
    <w:rsid w:val="000E1221"/>
    <w:rsid w:val="000E156F"/>
    <w:rsid w:val="000E241D"/>
    <w:rsid w:val="000E2CAF"/>
    <w:rsid w:val="000E3A2F"/>
    <w:rsid w:val="000E48A7"/>
    <w:rsid w:val="000E597D"/>
    <w:rsid w:val="000E5C20"/>
    <w:rsid w:val="000E604A"/>
    <w:rsid w:val="000E636A"/>
    <w:rsid w:val="000E65BD"/>
    <w:rsid w:val="000F0F22"/>
    <w:rsid w:val="000F1EB1"/>
    <w:rsid w:val="000F3B5B"/>
    <w:rsid w:val="000F3E0D"/>
    <w:rsid w:val="000F4711"/>
    <w:rsid w:val="000F6110"/>
    <w:rsid w:val="000F684C"/>
    <w:rsid w:val="000F6D9F"/>
    <w:rsid w:val="00100115"/>
    <w:rsid w:val="00101A8A"/>
    <w:rsid w:val="001026C1"/>
    <w:rsid w:val="00103477"/>
    <w:rsid w:val="001034BA"/>
    <w:rsid w:val="00105574"/>
    <w:rsid w:val="001105DF"/>
    <w:rsid w:val="00110E9B"/>
    <w:rsid w:val="00111F97"/>
    <w:rsid w:val="001125AC"/>
    <w:rsid w:val="00112CCA"/>
    <w:rsid w:val="00112D29"/>
    <w:rsid w:val="00113A37"/>
    <w:rsid w:val="00116196"/>
    <w:rsid w:val="00116ACB"/>
    <w:rsid w:val="00117BC5"/>
    <w:rsid w:val="001203FD"/>
    <w:rsid w:val="001213CF"/>
    <w:rsid w:val="00123EBA"/>
    <w:rsid w:val="001241FE"/>
    <w:rsid w:val="001242B8"/>
    <w:rsid w:val="00125376"/>
    <w:rsid w:val="00127BF8"/>
    <w:rsid w:val="0013006E"/>
    <w:rsid w:val="00133020"/>
    <w:rsid w:val="00133E09"/>
    <w:rsid w:val="0013412F"/>
    <w:rsid w:val="00134A15"/>
    <w:rsid w:val="00136072"/>
    <w:rsid w:val="0013646E"/>
    <w:rsid w:val="00141919"/>
    <w:rsid w:val="001428C5"/>
    <w:rsid w:val="001432AE"/>
    <w:rsid w:val="0014399F"/>
    <w:rsid w:val="00144955"/>
    <w:rsid w:val="00146615"/>
    <w:rsid w:val="00147B87"/>
    <w:rsid w:val="0015064D"/>
    <w:rsid w:val="00150AB8"/>
    <w:rsid w:val="00150B22"/>
    <w:rsid w:val="00151464"/>
    <w:rsid w:val="00152310"/>
    <w:rsid w:val="0015234E"/>
    <w:rsid w:val="0015612A"/>
    <w:rsid w:val="00160F11"/>
    <w:rsid w:val="00162A2A"/>
    <w:rsid w:val="00163AE7"/>
    <w:rsid w:val="00164EF4"/>
    <w:rsid w:val="001653D8"/>
    <w:rsid w:val="001669FD"/>
    <w:rsid w:val="00166E75"/>
    <w:rsid w:val="00171680"/>
    <w:rsid w:val="001750D7"/>
    <w:rsid w:val="001765BE"/>
    <w:rsid w:val="0018009A"/>
    <w:rsid w:val="00180CB7"/>
    <w:rsid w:val="00181F19"/>
    <w:rsid w:val="001836D8"/>
    <w:rsid w:val="00184B7E"/>
    <w:rsid w:val="00185542"/>
    <w:rsid w:val="00186476"/>
    <w:rsid w:val="00191670"/>
    <w:rsid w:val="00192D6C"/>
    <w:rsid w:val="00193450"/>
    <w:rsid w:val="00193BAE"/>
    <w:rsid w:val="00195083"/>
    <w:rsid w:val="00196933"/>
    <w:rsid w:val="00197450"/>
    <w:rsid w:val="001974C9"/>
    <w:rsid w:val="001A02D1"/>
    <w:rsid w:val="001A02E6"/>
    <w:rsid w:val="001A0E29"/>
    <w:rsid w:val="001A26AB"/>
    <w:rsid w:val="001A3216"/>
    <w:rsid w:val="001A40A6"/>
    <w:rsid w:val="001A4139"/>
    <w:rsid w:val="001A4B4E"/>
    <w:rsid w:val="001B0C3A"/>
    <w:rsid w:val="001B28F1"/>
    <w:rsid w:val="001B3040"/>
    <w:rsid w:val="001B32C1"/>
    <w:rsid w:val="001B3772"/>
    <w:rsid w:val="001B3DDF"/>
    <w:rsid w:val="001B4906"/>
    <w:rsid w:val="001B5875"/>
    <w:rsid w:val="001B75A6"/>
    <w:rsid w:val="001C01FE"/>
    <w:rsid w:val="001C0FA8"/>
    <w:rsid w:val="001C1275"/>
    <w:rsid w:val="001C30EB"/>
    <w:rsid w:val="001C3107"/>
    <w:rsid w:val="001C592B"/>
    <w:rsid w:val="001C6136"/>
    <w:rsid w:val="001C68B6"/>
    <w:rsid w:val="001C706F"/>
    <w:rsid w:val="001D00E7"/>
    <w:rsid w:val="001D10E7"/>
    <w:rsid w:val="001D1FC6"/>
    <w:rsid w:val="001D2005"/>
    <w:rsid w:val="001D32C7"/>
    <w:rsid w:val="001D60CA"/>
    <w:rsid w:val="001D6BDE"/>
    <w:rsid w:val="001D702F"/>
    <w:rsid w:val="001D76B3"/>
    <w:rsid w:val="001E0325"/>
    <w:rsid w:val="001E09CC"/>
    <w:rsid w:val="001E1AA2"/>
    <w:rsid w:val="001E1EA6"/>
    <w:rsid w:val="001E250C"/>
    <w:rsid w:val="001E30E0"/>
    <w:rsid w:val="001E3A00"/>
    <w:rsid w:val="001E4133"/>
    <w:rsid w:val="001E4E6B"/>
    <w:rsid w:val="001E65A4"/>
    <w:rsid w:val="001E7923"/>
    <w:rsid w:val="001F0E74"/>
    <w:rsid w:val="001F11FB"/>
    <w:rsid w:val="001F2892"/>
    <w:rsid w:val="001F3375"/>
    <w:rsid w:val="001F34E5"/>
    <w:rsid w:val="001F52E4"/>
    <w:rsid w:val="001F7E21"/>
    <w:rsid w:val="002012F1"/>
    <w:rsid w:val="00201CB9"/>
    <w:rsid w:val="00201CBA"/>
    <w:rsid w:val="002024BF"/>
    <w:rsid w:val="00202F06"/>
    <w:rsid w:val="0020378C"/>
    <w:rsid w:val="00204147"/>
    <w:rsid w:val="00205516"/>
    <w:rsid w:val="0020769C"/>
    <w:rsid w:val="00210273"/>
    <w:rsid w:val="0021034D"/>
    <w:rsid w:val="00210DC1"/>
    <w:rsid w:val="00211773"/>
    <w:rsid w:val="00211B0F"/>
    <w:rsid w:val="00212ACC"/>
    <w:rsid w:val="00213FC7"/>
    <w:rsid w:val="00216ADE"/>
    <w:rsid w:val="00216B44"/>
    <w:rsid w:val="002176C1"/>
    <w:rsid w:val="00220550"/>
    <w:rsid w:val="0022169A"/>
    <w:rsid w:val="002216DE"/>
    <w:rsid w:val="0022424B"/>
    <w:rsid w:val="002253FD"/>
    <w:rsid w:val="002279EC"/>
    <w:rsid w:val="00230C15"/>
    <w:rsid w:val="0023158D"/>
    <w:rsid w:val="002337C5"/>
    <w:rsid w:val="00234977"/>
    <w:rsid w:val="00235253"/>
    <w:rsid w:val="00235306"/>
    <w:rsid w:val="00240A65"/>
    <w:rsid w:val="002415C7"/>
    <w:rsid w:val="00241FD6"/>
    <w:rsid w:val="00242C85"/>
    <w:rsid w:val="00242D47"/>
    <w:rsid w:val="00242EEB"/>
    <w:rsid w:val="00243501"/>
    <w:rsid w:val="00244E76"/>
    <w:rsid w:val="0024536E"/>
    <w:rsid w:val="0024601E"/>
    <w:rsid w:val="0024724C"/>
    <w:rsid w:val="00247C06"/>
    <w:rsid w:val="00252409"/>
    <w:rsid w:val="00252DE0"/>
    <w:rsid w:val="0025334C"/>
    <w:rsid w:val="00255763"/>
    <w:rsid w:val="002558FC"/>
    <w:rsid w:val="00257980"/>
    <w:rsid w:val="00257A94"/>
    <w:rsid w:val="00261225"/>
    <w:rsid w:val="00262BB1"/>
    <w:rsid w:val="00266998"/>
    <w:rsid w:val="002678ED"/>
    <w:rsid w:val="00270F98"/>
    <w:rsid w:val="00271BA8"/>
    <w:rsid w:val="00271D86"/>
    <w:rsid w:val="00272060"/>
    <w:rsid w:val="0027352F"/>
    <w:rsid w:val="00273871"/>
    <w:rsid w:val="00273976"/>
    <w:rsid w:val="00274843"/>
    <w:rsid w:val="00277F20"/>
    <w:rsid w:val="002817A9"/>
    <w:rsid w:val="002823BD"/>
    <w:rsid w:val="002828D1"/>
    <w:rsid w:val="00283044"/>
    <w:rsid w:val="00283253"/>
    <w:rsid w:val="00283691"/>
    <w:rsid w:val="00283905"/>
    <w:rsid w:val="0028436C"/>
    <w:rsid w:val="00284868"/>
    <w:rsid w:val="00284E64"/>
    <w:rsid w:val="00285D6A"/>
    <w:rsid w:val="00286C03"/>
    <w:rsid w:val="00287BC6"/>
    <w:rsid w:val="00287F15"/>
    <w:rsid w:val="00290BD8"/>
    <w:rsid w:val="00291FE6"/>
    <w:rsid w:val="002939CB"/>
    <w:rsid w:val="00293BBB"/>
    <w:rsid w:val="00295658"/>
    <w:rsid w:val="00295C05"/>
    <w:rsid w:val="00296232"/>
    <w:rsid w:val="0029697A"/>
    <w:rsid w:val="00296C2D"/>
    <w:rsid w:val="002A0830"/>
    <w:rsid w:val="002A0D2C"/>
    <w:rsid w:val="002A44CE"/>
    <w:rsid w:val="002A4AF4"/>
    <w:rsid w:val="002A5446"/>
    <w:rsid w:val="002A5DDF"/>
    <w:rsid w:val="002A772C"/>
    <w:rsid w:val="002B0194"/>
    <w:rsid w:val="002B01DE"/>
    <w:rsid w:val="002B2248"/>
    <w:rsid w:val="002B67A5"/>
    <w:rsid w:val="002C1203"/>
    <w:rsid w:val="002C1A81"/>
    <w:rsid w:val="002C4992"/>
    <w:rsid w:val="002C6BD7"/>
    <w:rsid w:val="002C6EA0"/>
    <w:rsid w:val="002D0105"/>
    <w:rsid w:val="002D2D54"/>
    <w:rsid w:val="002D565D"/>
    <w:rsid w:val="002D739E"/>
    <w:rsid w:val="002D7E46"/>
    <w:rsid w:val="002E013C"/>
    <w:rsid w:val="002E0870"/>
    <w:rsid w:val="002E107F"/>
    <w:rsid w:val="002E1813"/>
    <w:rsid w:val="002E21B7"/>
    <w:rsid w:val="002E2364"/>
    <w:rsid w:val="002E3540"/>
    <w:rsid w:val="002E3CB5"/>
    <w:rsid w:val="002E42AA"/>
    <w:rsid w:val="002E45A7"/>
    <w:rsid w:val="002E4614"/>
    <w:rsid w:val="002E47EA"/>
    <w:rsid w:val="002E6992"/>
    <w:rsid w:val="002E6B30"/>
    <w:rsid w:val="002E7872"/>
    <w:rsid w:val="002F06A4"/>
    <w:rsid w:val="002F245B"/>
    <w:rsid w:val="002F2C01"/>
    <w:rsid w:val="002F36F3"/>
    <w:rsid w:val="002F3980"/>
    <w:rsid w:val="002F5DAC"/>
    <w:rsid w:val="002F5F56"/>
    <w:rsid w:val="002F64F4"/>
    <w:rsid w:val="002F6B59"/>
    <w:rsid w:val="00301355"/>
    <w:rsid w:val="00302402"/>
    <w:rsid w:val="00302AE9"/>
    <w:rsid w:val="00304218"/>
    <w:rsid w:val="00305CBB"/>
    <w:rsid w:val="00310417"/>
    <w:rsid w:val="00310656"/>
    <w:rsid w:val="00312468"/>
    <w:rsid w:val="003128EB"/>
    <w:rsid w:val="00312E6A"/>
    <w:rsid w:val="003147AE"/>
    <w:rsid w:val="003147DF"/>
    <w:rsid w:val="00314D48"/>
    <w:rsid w:val="00315602"/>
    <w:rsid w:val="003158B6"/>
    <w:rsid w:val="00315DA3"/>
    <w:rsid w:val="00316FCB"/>
    <w:rsid w:val="00317389"/>
    <w:rsid w:val="003200A9"/>
    <w:rsid w:val="00320825"/>
    <w:rsid w:val="00320DF0"/>
    <w:rsid w:val="00321C02"/>
    <w:rsid w:val="00321C5E"/>
    <w:rsid w:val="00323AAE"/>
    <w:rsid w:val="00324C3C"/>
    <w:rsid w:val="0032513C"/>
    <w:rsid w:val="003279F1"/>
    <w:rsid w:val="00331BC6"/>
    <w:rsid w:val="00333F47"/>
    <w:rsid w:val="00334125"/>
    <w:rsid w:val="00334C0F"/>
    <w:rsid w:val="003359EB"/>
    <w:rsid w:val="00336694"/>
    <w:rsid w:val="003419FF"/>
    <w:rsid w:val="003429C9"/>
    <w:rsid w:val="00343B0D"/>
    <w:rsid w:val="00344560"/>
    <w:rsid w:val="003446CD"/>
    <w:rsid w:val="003450B2"/>
    <w:rsid w:val="003460CB"/>
    <w:rsid w:val="00352B02"/>
    <w:rsid w:val="00355B12"/>
    <w:rsid w:val="00356245"/>
    <w:rsid w:val="003577CC"/>
    <w:rsid w:val="00357889"/>
    <w:rsid w:val="00360FE3"/>
    <w:rsid w:val="00361147"/>
    <w:rsid w:val="00361719"/>
    <w:rsid w:val="00361FA9"/>
    <w:rsid w:val="00362052"/>
    <w:rsid w:val="00362D24"/>
    <w:rsid w:val="003633EC"/>
    <w:rsid w:val="00363E2D"/>
    <w:rsid w:val="003642D9"/>
    <w:rsid w:val="003652FB"/>
    <w:rsid w:val="00365692"/>
    <w:rsid w:val="00367AAF"/>
    <w:rsid w:val="003706C9"/>
    <w:rsid w:val="00371CC0"/>
    <w:rsid w:val="003720C3"/>
    <w:rsid w:val="0037324E"/>
    <w:rsid w:val="003737D7"/>
    <w:rsid w:val="00373E21"/>
    <w:rsid w:val="003750D1"/>
    <w:rsid w:val="003753C1"/>
    <w:rsid w:val="003754D6"/>
    <w:rsid w:val="00375A2E"/>
    <w:rsid w:val="00375C5D"/>
    <w:rsid w:val="00376CB1"/>
    <w:rsid w:val="00380414"/>
    <w:rsid w:val="003814FF"/>
    <w:rsid w:val="003833B7"/>
    <w:rsid w:val="003837C0"/>
    <w:rsid w:val="00384346"/>
    <w:rsid w:val="00384719"/>
    <w:rsid w:val="0038516F"/>
    <w:rsid w:val="003856D9"/>
    <w:rsid w:val="00387F63"/>
    <w:rsid w:val="00390B05"/>
    <w:rsid w:val="00393F01"/>
    <w:rsid w:val="00394790"/>
    <w:rsid w:val="003958CC"/>
    <w:rsid w:val="0039612D"/>
    <w:rsid w:val="00396918"/>
    <w:rsid w:val="003A0398"/>
    <w:rsid w:val="003A0B85"/>
    <w:rsid w:val="003A2C7C"/>
    <w:rsid w:val="003A5681"/>
    <w:rsid w:val="003A6A80"/>
    <w:rsid w:val="003B11C4"/>
    <w:rsid w:val="003B1A1A"/>
    <w:rsid w:val="003B25D7"/>
    <w:rsid w:val="003B3147"/>
    <w:rsid w:val="003B5277"/>
    <w:rsid w:val="003B560C"/>
    <w:rsid w:val="003B6BCF"/>
    <w:rsid w:val="003B6CBC"/>
    <w:rsid w:val="003B7416"/>
    <w:rsid w:val="003C21BE"/>
    <w:rsid w:val="003C2489"/>
    <w:rsid w:val="003C3EAB"/>
    <w:rsid w:val="003C4C96"/>
    <w:rsid w:val="003C5D6E"/>
    <w:rsid w:val="003C67D4"/>
    <w:rsid w:val="003C74D0"/>
    <w:rsid w:val="003C7BE5"/>
    <w:rsid w:val="003C7C01"/>
    <w:rsid w:val="003D1926"/>
    <w:rsid w:val="003D21BF"/>
    <w:rsid w:val="003D3312"/>
    <w:rsid w:val="003D34F4"/>
    <w:rsid w:val="003D3915"/>
    <w:rsid w:val="003D4386"/>
    <w:rsid w:val="003D5377"/>
    <w:rsid w:val="003D5472"/>
    <w:rsid w:val="003D5903"/>
    <w:rsid w:val="003D5EE6"/>
    <w:rsid w:val="003E1F17"/>
    <w:rsid w:val="003E21D5"/>
    <w:rsid w:val="003E499C"/>
    <w:rsid w:val="003E65E9"/>
    <w:rsid w:val="003F255E"/>
    <w:rsid w:val="003F2652"/>
    <w:rsid w:val="003F2AC1"/>
    <w:rsid w:val="003F3120"/>
    <w:rsid w:val="003F3688"/>
    <w:rsid w:val="003F3A5E"/>
    <w:rsid w:val="003F69D8"/>
    <w:rsid w:val="003F6A4A"/>
    <w:rsid w:val="003F73CE"/>
    <w:rsid w:val="00400229"/>
    <w:rsid w:val="00400F81"/>
    <w:rsid w:val="0040191E"/>
    <w:rsid w:val="00401C35"/>
    <w:rsid w:val="00402417"/>
    <w:rsid w:val="00403CE2"/>
    <w:rsid w:val="004045BD"/>
    <w:rsid w:val="00404BC6"/>
    <w:rsid w:val="004054B5"/>
    <w:rsid w:val="00405C6B"/>
    <w:rsid w:val="00410F99"/>
    <w:rsid w:val="0041188B"/>
    <w:rsid w:val="00412D6E"/>
    <w:rsid w:val="004171E2"/>
    <w:rsid w:val="00421C3B"/>
    <w:rsid w:val="00422360"/>
    <w:rsid w:val="00423C77"/>
    <w:rsid w:val="004248E4"/>
    <w:rsid w:val="004259F7"/>
    <w:rsid w:val="00426698"/>
    <w:rsid w:val="0042736C"/>
    <w:rsid w:val="004278C0"/>
    <w:rsid w:val="00427ED4"/>
    <w:rsid w:val="00431BAD"/>
    <w:rsid w:val="00431D44"/>
    <w:rsid w:val="0043245A"/>
    <w:rsid w:val="00434AE6"/>
    <w:rsid w:val="0043532A"/>
    <w:rsid w:val="004359C6"/>
    <w:rsid w:val="00435DAB"/>
    <w:rsid w:val="00435E02"/>
    <w:rsid w:val="004369C1"/>
    <w:rsid w:val="00436CC4"/>
    <w:rsid w:val="004379BE"/>
    <w:rsid w:val="00441724"/>
    <w:rsid w:val="00442943"/>
    <w:rsid w:val="0044339A"/>
    <w:rsid w:val="00447376"/>
    <w:rsid w:val="004509A3"/>
    <w:rsid w:val="004522F5"/>
    <w:rsid w:val="00453BCE"/>
    <w:rsid w:val="00454483"/>
    <w:rsid w:val="00456714"/>
    <w:rsid w:val="00457084"/>
    <w:rsid w:val="00457B83"/>
    <w:rsid w:val="00457DE6"/>
    <w:rsid w:val="00464326"/>
    <w:rsid w:val="00465A5B"/>
    <w:rsid w:val="00467626"/>
    <w:rsid w:val="00467825"/>
    <w:rsid w:val="00467CA2"/>
    <w:rsid w:val="00470128"/>
    <w:rsid w:val="0047224C"/>
    <w:rsid w:val="00473035"/>
    <w:rsid w:val="00476F97"/>
    <w:rsid w:val="004772F1"/>
    <w:rsid w:val="004772F6"/>
    <w:rsid w:val="00477F21"/>
    <w:rsid w:val="004821ED"/>
    <w:rsid w:val="00482834"/>
    <w:rsid w:val="00482B56"/>
    <w:rsid w:val="004831A8"/>
    <w:rsid w:val="0048349E"/>
    <w:rsid w:val="00483F98"/>
    <w:rsid w:val="0048408A"/>
    <w:rsid w:val="00484B51"/>
    <w:rsid w:val="00485FFE"/>
    <w:rsid w:val="004860C3"/>
    <w:rsid w:val="00490676"/>
    <w:rsid w:val="0049406C"/>
    <w:rsid w:val="0049467E"/>
    <w:rsid w:val="00495F49"/>
    <w:rsid w:val="0049674F"/>
    <w:rsid w:val="004A0733"/>
    <w:rsid w:val="004A07E3"/>
    <w:rsid w:val="004A1EDD"/>
    <w:rsid w:val="004A309E"/>
    <w:rsid w:val="004A3826"/>
    <w:rsid w:val="004A4830"/>
    <w:rsid w:val="004A5E0F"/>
    <w:rsid w:val="004A6A61"/>
    <w:rsid w:val="004B08DA"/>
    <w:rsid w:val="004B0F45"/>
    <w:rsid w:val="004B1002"/>
    <w:rsid w:val="004B1F24"/>
    <w:rsid w:val="004B2866"/>
    <w:rsid w:val="004B4248"/>
    <w:rsid w:val="004B43E2"/>
    <w:rsid w:val="004B55CD"/>
    <w:rsid w:val="004B5A79"/>
    <w:rsid w:val="004B7463"/>
    <w:rsid w:val="004C21C1"/>
    <w:rsid w:val="004C32D8"/>
    <w:rsid w:val="004C3619"/>
    <w:rsid w:val="004C3B43"/>
    <w:rsid w:val="004C44DF"/>
    <w:rsid w:val="004C5B49"/>
    <w:rsid w:val="004C65A8"/>
    <w:rsid w:val="004D13A9"/>
    <w:rsid w:val="004D17C3"/>
    <w:rsid w:val="004D266D"/>
    <w:rsid w:val="004D357D"/>
    <w:rsid w:val="004D466C"/>
    <w:rsid w:val="004D487F"/>
    <w:rsid w:val="004D4E1A"/>
    <w:rsid w:val="004D5AD5"/>
    <w:rsid w:val="004D650E"/>
    <w:rsid w:val="004E0566"/>
    <w:rsid w:val="004E0F3E"/>
    <w:rsid w:val="004E1E3F"/>
    <w:rsid w:val="004E5482"/>
    <w:rsid w:val="004E621B"/>
    <w:rsid w:val="004E7553"/>
    <w:rsid w:val="004E7E10"/>
    <w:rsid w:val="004F037B"/>
    <w:rsid w:val="004F14D4"/>
    <w:rsid w:val="004F363B"/>
    <w:rsid w:val="004F53D3"/>
    <w:rsid w:val="004F5D4C"/>
    <w:rsid w:val="004F5DAC"/>
    <w:rsid w:val="004F5F1D"/>
    <w:rsid w:val="004F727E"/>
    <w:rsid w:val="004F7859"/>
    <w:rsid w:val="004F79A6"/>
    <w:rsid w:val="004F7FE0"/>
    <w:rsid w:val="005000A4"/>
    <w:rsid w:val="005007F2"/>
    <w:rsid w:val="00502CB5"/>
    <w:rsid w:val="0050336D"/>
    <w:rsid w:val="0050396F"/>
    <w:rsid w:val="00503BC7"/>
    <w:rsid w:val="00504DCD"/>
    <w:rsid w:val="00504DED"/>
    <w:rsid w:val="005064B4"/>
    <w:rsid w:val="00510D14"/>
    <w:rsid w:val="00512181"/>
    <w:rsid w:val="00512509"/>
    <w:rsid w:val="0051407E"/>
    <w:rsid w:val="00516431"/>
    <w:rsid w:val="005171D6"/>
    <w:rsid w:val="00520021"/>
    <w:rsid w:val="005206A9"/>
    <w:rsid w:val="00521BD6"/>
    <w:rsid w:val="00521D19"/>
    <w:rsid w:val="00521F6F"/>
    <w:rsid w:val="00523E3D"/>
    <w:rsid w:val="00525406"/>
    <w:rsid w:val="00525FA7"/>
    <w:rsid w:val="00527572"/>
    <w:rsid w:val="00527DDA"/>
    <w:rsid w:val="00530D91"/>
    <w:rsid w:val="00532E28"/>
    <w:rsid w:val="00534808"/>
    <w:rsid w:val="00535417"/>
    <w:rsid w:val="00535616"/>
    <w:rsid w:val="00537550"/>
    <w:rsid w:val="00537809"/>
    <w:rsid w:val="00542EDD"/>
    <w:rsid w:val="00543D63"/>
    <w:rsid w:val="00544077"/>
    <w:rsid w:val="005458DB"/>
    <w:rsid w:val="00546B02"/>
    <w:rsid w:val="00547587"/>
    <w:rsid w:val="00547878"/>
    <w:rsid w:val="005510F4"/>
    <w:rsid w:val="00552E1C"/>
    <w:rsid w:val="00554135"/>
    <w:rsid w:val="00555E3F"/>
    <w:rsid w:val="00556C99"/>
    <w:rsid w:val="005571C7"/>
    <w:rsid w:val="00560E47"/>
    <w:rsid w:val="00561B6F"/>
    <w:rsid w:val="00562313"/>
    <w:rsid w:val="0056375E"/>
    <w:rsid w:val="00564149"/>
    <w:rsid w:val="0056633C"/>
    <w:rsid w:val="00566F01"/>
    <w:rsid w:val="00567604"/>
    <w:rsid w:val="00570A46"/>
    <w:rsid w:val="00573939"/>
    <w:rsid w:val="00573BBB"/>
    <w:rsid w:val="00575560"/>
    <w:rsid w:val="00575C48"/>
    <w:rsid w:val="00575C82"/>
    <w:rsid w:val="005765C2"/>
    <w:rsid w:val="00577DE1"/>
    <w:rsid w:val="0058112E"/>
    <w:rsid w:val="005817F6"/>
    <w:rsid w:val="00581A41"/>
    <w:rsid w:val="00582639"/>
    <w:rsid w:val="00582BF1"/>
    <w:rsid w:val="0058329F"/>
    <w:rsid w:val="0058347D"/>
    <w:rsid w:val="00591F80"/>
    <w:rsid w:val="00592258"/>
    <w:rsid w:val="005922DF"/>
    <w:rsid w:val="0059294E"/>
    <w:rsid w:val="005968BE"/>
    <w:rsid w:val="00597242"/>
    <w:rsid w:val="005972FD"/>
    <w:rsid w:val="005A220F"/>
    <w:rsid w:val="005A34BA"/>
    <w:rsid w:val="005A4BAA"/>
    <w:rsid w:val="005A6C7C"/>
    <w:rsid w:val="005A78E9"/>
    <w:rsid w:val="005B0CF0"/>
    <w:rsid w:val="005B20C3"/>
    <w:rsid w:val="005B2383"/>
    <w:rsid w:val="005B2C91"/>
    <w:rsid w:val="005B3029"/>
    <w:rsid w:val="005B3C6C"/>
    <w:rsid w:val="005B4C96"/>
    <w:rsid w:val="005B6D1E"/>
    <w:rsid w:val="005B7D15"/>
    <w:rsid w:val="005C114A"/>
    <w:rsid w:val="005C464B"/>
    <w:rsid w:val="005C65D4"/>
    <w:rsid w:val="005C6912"/>
    <w:rsid w:val="005C7A08"/>
    <w:rsid w:val="005D0D37"/>
    <w:rsid w:val="005D0D90"/>
    <w:rsid w:val="005D160D"/>
    <w:rsid w:val="005D1665"/>
    <w:rsid w:val="005D2054"/>
    <w:rsid w:val="005D3AE1"/>
    <w:rsid w:val="005D3D53"/>
    <w:rsid w:val="005D46AE"/>
    <w:rsid w:val="005D5662"/>
    <w:rsid w:val="005E1E05"/>
    <w:rsid w:val="005E27DD"/>
    <w:rsid w:val="005E2D94"/>
    <w:rsid w:val="005E2EFC"/>
    <w:rsid w:val="005E51B3"/>
    <w:rsid w:val="005E5AD8"/>
    <w:rsid w:val="005E5FBC"/>
    <w:rsid w:val="005F17F2"/>
    <w:rsid w:val="005F29A7"/>
    <w:rsid w:val="005F3C3F"/>
    <w:rsid w:val="005F483C"/>
    <w:rsid w:val="005F6284"/>
    <w:rsid w:val="005F6466"/>
    <w:rsid w:val="005F655C"/>
    <w:rsid w:val="005F7622"/>
    <w:rsid w:val="005F7954"/>
    <w:rsid w:val="006017EA"/>
    <w:rsid w:val="006019E6"/>
    <w:rsid w:val="00602202"/>
    <w:rsid w:val="00602C85"/>
    <w:rsid w:val="00603CDB"/>
    <w:rsid w:val="00604A6C"/>
    <w:rsid w:val="00605540"/>
    <w:rsid w:val="00606E6E"/>
    <w:rsid w:val="006078E1"/>
    <w:rsid w:val="00611D79"/>
    <w:rsid w:val="0061202E"/>
    <w:rsid w:val="006134EC"/>
    <w:rsid w:val="00615B0E"/>
    <w:rsid w:val="006212DA"/>
    <w:rsid w:val="00621EC6"/>
    <w:rsid w:val="00621F28"/>
    <w:rsid w:val="006231C4"/>
    <w:rsid w:val="00623B48"/>
    <w:rsid w:val="006248E1"/>
    <w:rsid w:val="00625419"/>
    <w:rsid w:val="00625884"/>
    <w:rsid w:val="00625EDA"/>
    <w:rsid w:val="006263A9"/>
    <w:rsid w:val="006308C3"/>
    <w:rsid w:val="00631A84"/>
    <w:rsid w:val="00631DE0"/>
    <w:rsid w:val="00633384"/>
    <w:rsid w:val="00633A69"/>
    <w:rsid w:val="00633A79"/>
    <w:rsid w:val="00633B4E"/>
    <w:rsid w:val="0063468A"/>
    <w:rsid w:val="006349CB"/>
    <w:rsid w:val="00634E2D"/>
    <w:rsid w:val="00636C2E"/>
    <w:rsid w:val="006402A4"/>
    <w:rsid w:val="00641745"/>
    <w:rsid w:val="00642073"/>
    <w:rsid w:val="00644926"/>
    <w:rsid w:val="00644933"/>
    <w:rsid w:val="00644995"/>
    <w:rsid w:val="00645013"/>
    <w:rsid w:val="00647626"/>
    <w:rsid w:val="00650816"/>
    <w:rsid w:val="00651528"/>
    <w:rsid w:val="0065328F"/>
    <w:rsid w:val="00653ED4"/>
    <w:rsid w:val="00654B23"/>
    <w:rsid w:val="0065749B"/>
    <w:rsid w:val="0065793E"/>
    <w:rsid w:val="0066025E"/>
    <w:rsid w:val="00660D97"/>
    <w:rsid w:val="006619E5"/>
    <w:rsid w:val="00662410"/>
    <w:rsid w:val="00662E57"/>
    <w:rsid w:val="006667AD"/>
    <w:rsid w:val="00667547"/>
    <w:rsid w:val="00667B3B"/>
    <w:rsid w:val="00671571"/>
    <w:rsid w:val="006733F8"/>
    <w:rsid w:val="00673E55"/>
    <w:rsid w:val="006747A4"/>
    <w:rsid w:val="0067642A"/>
    <w:rsid w:val="00676544"/>
    <w:rsid w:val="00680DE4"/>
    <w:rsid w:val="006821EF"/>
    <w:rsid w:val="00682A19"/>
    <w:rsid w:val="0068315C"/>
    <w:rsid w:val="00685720"/>
    <w:rsid w:val="0068734D"/>
    <w:rsid w:val="00690694"/>
    <w:rsid w:val="00690FC4"/>
    <w:rsid w:val="0069184C"/>
    <w:rsid w:val="0069194D"/>
    <w:rsid w:val="006921C4"/>
    <w:rsid w:val="006924CF"/>
    <w:rsid w:val="00692CC7"/>
    <w:rsid w:val="00693905"/>
    <w:rsid w:val="00693CA4"/>
    <w:rsid w:val="00694D22"/>
    <w:rsid w:val="00695485"/>
    <w:rsid w:val="00695BB1"/>
    <w:rsid w:val="00696CCD"/>
    <w:rsid w:val="00697AA4"/>
    <w:rsid w:val="006A06F1"/>
    <w:rsid w:val="006A1A03"/>
    <w:rsid w:val="006A2236"/>
    <w:rsid w:val="006A4492"/>
    <w:rsid w:val="006A76C7"/>
    <w:rsid w:val="006A76EF"/>
    <w:rsid w:val="006B1615"/>
    <w:rsid w:val="006B2BF5"/>
    <w:rsid w:val="006B36D0"/>
    <w:rsid w:val="006B4053"/>
    <w:rsid w:val="006B4858"/>
    <w:rsid w:val="006B54BE"/>
    <w:rsid w:val="006B57B0"/>
    <w:rsid w:val="006B67F9"/>
    <w:rsid w:val="006B791D"/>
    <w:rsid w:val="006C0C19"/>
    <w:rsid w:val="006C21AC"/>
    <w:rsid w:val="006C39C0"/>
    <w:rsid w:val="006C4C9A"/>
    <w:rsid w:val="006C7927"/>
    <w:rsid w:val="006D0D33"/>
    <w:rsid w:val="006D28CB"/>
    <w:rsid w:val="006D38BF"/>
    <w:rsid w:val="006D4CA7"/>
    <w:rsid w:val="006D598C"/>
    <w:rsid w:val="006D624F"/>
    <w:rsid w:val="006D6428"/>
    <w:rsid w:val="006E035C"/>
    <w:rsid w:val="006E1C34"/>
    <w:rsid w:val="006E4A7D"/>
    <w:rsid w:val="006E56CA"/>
    <w:rsid w:val="006E675E"/>
    <w:rsid w:val="006E78E2"/>
    <w:rsid w:val="006E7BC8"/>
    <w:rsid w:val="006F1237"/>
    <w:rsid w:val="006F1791"/>
    <w:rsid w:val="006F1F2D"/>
    <w:rsid w:val="006F4B9B"/>
    <w:rsid w:val="006F512E"/>
    <w:rsid w:val="006F5396"/>
    <w:rsid w:val="006F6987"/>
    <w:rsid w:val="006F6C9A"/>
    <w:rsid w:val="006F7F68"/>
    <w:rsid w:val="00700418"/>
    <w:rsid w:val="00700716"/>
    <w:rsid w:val="00700EFD"/>
    <w:rsid w:val="007013E6"/>
    <w:rsid w:val="00701A2B"/>
    <w:rsid w:val="00703642"/>
    <w:rsid w:val="00705808"/>
    <w:rsid w:val="00706EAF"/>
    <w:rsid w:val="007079DB"/>
    <w:rsid w:val="00710D42"/>
    <w:rsid w:val="007118F4"/>
    <w:rsid w:val="007124AD"/>
    <w:rsid w:val="00712E33"/>
    <w:rsid w:val="00713AF0"/>
    <w:rsid w:val="00714BC1"/>
    <w:rsid w:val="00714C62"/>
    <w:rsid w:val="00715799"/>
    <w:rsid w:val="00717EB1"/>
    <w:rsid w:val="00720D15"/>
    <w:rsid w:val="0072240C"/>
    <w:rsid w:val="007224A7"/>
    <w:rsid w:val="007231D7"/>
    <w:rsid w:val="00723A8F"/>
    <w:rsid w:val="0072446B"/>
    <w:rsid w:val="00724842"/>
    <w:rsid w:val="0072501C"/>
    <w:rsid w:val="0072611A"/>
    <w:rsid w:val="00726A33"/>
    <w:rsid w:val="00730127"/>
    <w:rsid w:val="007309CA"/>
    <w:rsid w:val="00730F6A"/>
    <w:rsid w:val="00734332"/>
    <w:rsid w:val="00736A7E"/>
    <w:rsid w:val="0073720A"/>
    <w:rsid w:val="0073763D"/>
    <w:rsid w:val="00737EAD"/>
    <w:rsid w:val="007406BB"/>
    <w:rsid w:val="00740946"/>
    <w:rsid w:val="00740B3A"/>
    <w:rsid w:val="00742849"/>
    <w:rsid w:val="00742D7C"/>
    <w:rsid w:val="0074358B"/>
    <w:rsid w:val="00744A54"/>
    <w:rsid w:val="00745196"/>
    <w:rsid w:val="00745A61"/>
    <w:rsid w:val="00746752"/>
    <w:rsid w:val="0074719C"/>
    <w:rsid w:val="00750DB3"/>
    <w:rsid w:val="00751362"/>
    <w:rsid w:val="007521FB"/>
    <w:rsid w:val="0075235E"/>
    <w:rsid w:val="007546D0"/>
    <w:rsid w:val="00757C08"/>
    <w:rsid w:val="00760C0B"/>
    <w:rsid w:val="007613D1"/>
    <w:rsid w:val="0076198A"/>
    <w:rsid w:val="0076255D"/>
    <w:rsid w:val="007637EB"/>
    <w:rsid w:val="00763972"/>
    <w:rsid w:val="00763E2C"/>
    <w:rsid w:val="00764AF3"/>
    <w:rsid w:val="00764D48"/>
    <w:rsid w:val="0076683C"/>
    <w:rsid w:val="0077060C"/>
    <w:rsid w:val="00770B07"/>
    <w:rsid w:val="00771304"/>
    <w:rsid w:val="007716E8"/>
    <w:rsid w:val="00771EC5"/>
    <w:rsid w:val="00774FC2"/>
    <w:rsid w:val="007751BD"/>
    <w:rsid w:val="00777481"/>
    <w:rsid w:val="00777676"/>
    <w:rsid w:val="0077783D"/>
    <w:rsid w:val="00780FF0"/>
    <w:rsid w:val="00782635"/>
    <w:rsid w:val="00783CE0"/>
    <w:rsid w:val="0078739B"/>
    <w:rsid w:val="00787828"/>
    <w:rsid w:val="007878BE"/>
    <w:rsid w:val="00787BB3"/>
    <w:rsid w:val="007902D4"/>
    <w:rsid w:val="00792309"/>
    <w:rsid w:val="007A06BF"/>
    <w:rsid w:val="007A0A0A"/>
    <w:rsid w:val="007A1066"/>
    <w:rsid w:val="007A1905"/>
    <w:rsid w:val="007A1EF7"/>
    <w:rsid w:val="007A4872"/>
    <w:rsid w:val="007A4C1F"/>
    <w:rsid w:val="007B03E0"/>
    <w:rsid w:val="007B110C"/>
    <w:rsid w:val="007B1322"/>
    <w:rsid w:val="007B468E"/>
    <w:rsid w:val="007B4D6A"/>
    <w:rsid w:val="007C0730"/>
    <w:rsid w:val="007C2269"/>
    <w:rsid w:val="007C3316"/>
    <w:rsid w:val="007C3610"/>
    <w:rsid w:val="007C4A6F"/>
    <w:rsid w:val="007C7467"/>
    <w:rsid w:val="007D0043"/>
    <w:rsid w:val="007D11A7"/>
    <w:rsid w:val="007D2BA2"/>
    <w:rsid w:val="007D538B"/>
    <w:rsid w:val="007D6B34"/>
    <w:rsid w:val="007D7330"/>
    <w:rsid w:val="007E0233"/>
    <w:rsid w:val="007E0733"/>
    <w:rsid w:val="007E3FCF"/>
    <w:rsid w:val="007E6189"/>
    <w:rsid w:val="007E644D"/>
    <w:rsid w:val="007E7E48"/>
    <w:rsid w:val="007F1C5F"/>
    <w:rsid w:val="007F573E"/>
    <w:rsid w:val="007F7B91"/>
    <w:rsid w:val="008009A0"/>
    <w:rsid w:val="00800C77"/>
    <w:rsid w:val="0080326F"/>
    <w:rsid w:val="00803413"/>
    <w:rsid w:val="0080380E"/>
    <w:rsid w:val="00803830"/>
    <w:rsid w:val="00803D9D"/>
    <w:rsid w:val="008047AF"/>
    <w:rsid w:val="00804986"/>
    <w:rsid w:val="00805A0C"/>
    <w:rsid w:val="0080667E"/>
    <w:rsid w:val="00806927"/>
    <w:rsid w:val="00807080"/>
    <w:rsid w:val="00807491"/>
    <w:rsid w:val="00807B73"/>
    <w:rsid w:val="00810E05"/>
    <w:rsid w:val="0081148E"/>
    <w:rsid w:val="00811B74"/>
    <w:rsid w:val="00811D19"/>
    <w:rsid w:val="00812F26"/>
    <w:rsid w:val="00816E35"/>
    <w:rsid w:val="00817E4E"/>
    <w:rsid w:val="00820550"/>
    <w:rsid w:val="0082370B"/>
    <w:rsid w:val="008239DF"/>
    <w:rsid w:val="00824852"/>
    <w:rsid w:val="00826831"/>
    <w:rsid w:val="008272E4"/>
    <w:rsid w:val="00827837"/>
    <w:rsid w:val="00827892"/>
    <w:rsid w:val="00831B88"/>
    <w:rsid w:val="00831F5E"/>
    <w:rsid w:val="00832AAE"/>
    <w:rsid w:val="00836B46"/>
    <w:rsid w:val="008402E9"/>
    <w:rsid w:val="00840AD5"/>
    <w:rsid w:val="00840B94"/>
    <w:rsid w:val="008412DD"/>
    <w:rsid w:val="0084204A"/>
    <w:rsid w:val="008429D7"/>
    <w:rsid w:val="0084612C"/>
    <w:rsid w:val="008479FB"/>
    <w:rsid w:val="00850D1A"/>
    <w:rsid w:val="00851535"/>
    <w:rsid w:val="00853568"/>
    <w:rsid w:val="008545B3"/>
    <w:rsid w:val="008559A7"/>
    <w:rsid w:val="008571DA"/>
    <w:rsid w:val="00857254"/>
    <w:rsid w:val="00860067"/>
    <w:rsid w:val="00860825"/>
    <w:rsid w:val="008627B2"/>
    <w:rsid w:val="008636BC"/>
    <w:rsid w:val="00866BE5"/>
    <w:rsid w:val="008674AD"/>
    <w:rsid w:val="00867687"/>
    <w:rsid w:val="008726CB"/>
    <w:rsid w:val="00872E04"/>
    <w:rsid w:val="00873438"/>
    <w:rsid w:val="0087344E"/>
    <w:rsid w:val="0087374B"/>
    <w:rsid w:val="0087395F"/>
    <w:rsid w:val="00874570"/>
    <w:rsid w:val="00875ACD"/>
    <w:rsid w:val="0087624A"/>
    <w:rsid w:val="00880047"/>
    <w:rsid w:val="00882E48"/>
    <w:rsid w:val="0088568F"/>
    <w:rsid w:val="00887CD2"/>
    <w:rsid w:val="00887E3F"/>
    <w:rsid w:val="00890C69"/>
    <w:rsid w:val="008919A6"/>
    <w:rsid w:val="00891AC4"/>
    <w:rsid w:val="00891CFE"/>
    <w:rsid w:val="00892809"/>
    <w:rsid w:val="00894347"/>
    <w:rsid w:val="00894413"/>
    <w:rsid w:val="00895949"/>
    <w:rsid w:val="00895E14"/>
    <w:rsid w:val="008966B8"/>
    <w:rsid w:val="00896B3B"/>
    <w:rsid w:val="00896E73"/>
    <w:rsid w:val="008970DE"/>
    <w:rsid w:val="008978D5"/>
    <w:rsid w:val="008A11E5"/>
    <w:rsid w:val="008A1909"/>
    <w:rsid w:val="008A2FA1"/>
    <w:rsid w:val="008A42BF"/>
    <w:rsid w:val="008A4A59"/>
    <w:rsid w:val="008B1363"/>
    <w:rsid w:val="008B265F"/>
    <w:rsid w:val="008B3327"/>
    <w:rsid w:val="008B44E1"/>
    <w:rsid w:val="008B590E"/>
    <w:rsid w:val="008B6A20"/>
    <w:rsid w:val="008B6ED8"/>
    <w:rsid w:val="008B71FD"/>
    <w:rsid w:val="008C13AE"/>
    <w:rsid w:val="008C181B"/>
    <w:rsid w:val="008C1B65"/>
    <w:rsid w:val="008C2896"/>
    <w:rsid w:val="008C378F"/>
    <w:rsid w:val="008C3ACD"/>
    <w:rsid w:val="008C497E"/>
    <w:rsid w:val="008C7BC8"/>
    <w:rsid w:val="008D4899"/>
    <w:rsid w:val="008D4CC3"/>
    <w:rsid w:val="008D64AF"/>
    <w:rsid w:val="008D6DD0"/>
    <w:rsid w:val="008D77C4"/>
    <w:rsid w:val="008D7E60"/>
    <w:rsid w:val="008E11C4"/>
    <w:rsid w:val="008E1BCF"/>
    <w:rsid w:val="008E411A"/>
    <w:rsid w:val="008E420F"/>
    <w:rsid w:val="008E4DE0"/>
    <w:rsid w:val="008E51E2"/>
    <w:rsid w:val="008E6B2A"/>
    <w:rsid w:val="008E72E3"/>
    <w:rsid w:val="008F0CA5"/>
    <w:rsid w:val="008F0D15"/>
    <w:rsid w:val="008F0E5E"/>
    <w:rsid w:val="008F0F59"/>
    <w:rsid w:val="008F4E18"/>
    <w:rsid w:val="008F4FB0"/>
    <w:rsid w:val="008F626A"/>
    <w:rsid w:val="008F786A"/>
    <w:rsid w:val="00900105"/>
    <w:rsid w:val="00901AC3"/>
    <w:rsid w:val="0090496C"/>
    <w:rsid w:val="00904EC3"/>
    <w:rsid w:val="009074B7"/>
    <w:rsid w:val="009101C3"/>
    <w:rsid w:val="009103F5"/>
    <w:rsid w:val="00910D2E"/>
    <w:rsid w:val="00912498"/>
    <w:rsid w:val="00912BE2"/>
    <w:rsid w:val="00913278"/>
    <w:rsid w:val="00915835"/>
    <w:rsid w:val="0091646B"/>
    <w:rsid w:val="00916A65"/>
    <w:rsid w:val="00917379"/>
    <w:rsid w:val="0092066D"/>
    <w:rsid w:val="009238FA"/>
    <w:rsid w:val="00925D89"/>
    <w:rsid w:val="00925DFA"/>
    <w:rsid w:val="009276D4"/>
    <w:rsid w:val="00930063"/>
    <w:rsid w:val="009308FB"/>
    <w:rsid w:val="00930F86"/>
    <w:rsid w:val="00931023"/>
    <w:rsid w:val="009317C1"/>
    <w:rsid w:val="00931801"/>
    <w:rsid w:val="00931E1A"/>
    <w:rsid w:val="00932153"/>
    <w:rsid w:val="00933C68"/>
    <w:rsid w:val="00934175"/>
    <w:rsid w:val="0093437A"/>
    <w:rsid w:val="00934ABC"/>
    <w:rsid w:val="009359C6"/>
    <w:rsid w:val="0093793E"/>
    <w:rsid w:val="009409C8"/>
    <w:rsid w:val="00943430"/>
    <w:rsid w:val="00943C43"/>
    <w:rsid w:val="00944143"/>
    <w:rsid w:val="00944381"/>
    <w:rsid w:val="009445D5"/>
    <w:rsid w:val="009447C6"/>
    <w:rsid w:val="0094682A"/>
    <w:rsid w:val="00951441"/>
    <w:rsid w:val="00951775"/>
    <w:rsid w:val="00952F2C"/>
    <w:rsid w:val="00953D2C"/>
    <w:rsid w:val="00955A3E"/>
    <w:rsid w:val="00955D13"/>
    <w:rsid w:val="0095644F"/>
    <w:rsid w:val="009568D2"/>
    <w:rsid w:val="00957774"/>
    <w:rsid w:val="00957ABA"/>
    <w:rsid w:val="00957F83"/>
    <w:rsid w:val="0096077A"/>
    <w:rsid w:val="00961D79"/>
    <w:rsid w:val="00964014"/>
    <w:rsid w:val="0097134B"/>
    <w:rsid w:val="00971E0A"/>
    <w:rsid w:val="00971EC7"/>
    <w:rsid w:val="00972D4D"/>
    <w:rsid w:val="00973A1F"/>
    <w:rsid w:val="00974099"/>
    <w:rsid w:val="00974BB2"/>
    <w:rsid w:val="00975604"/>
    <w:rsid w:val="009761C4"/>
    <w:rsid w:val="00980EA7"/>
    <w:rsid w:val="00981551"/>
    <w:rsid w:val="009818E1"/>
    <w:rsid w:val="00982607"/>
    <w:rsid w:val="00983F2E"/>
    <w:rsid w:val="00984FCE"/>
    <w:rsid w:val="009876C4"/>
    <w:rsid w:val="00991BAA"/>
    <w:rsid w:val="00991DA9"/>
    <w:rsid w:val="00992514"/>
    <w:rsid w:val="00995877"/>
    <w:rsid w:val="00996A69"/>
    <w:rsid w:val="00997D4F"/>
    <w:rsid w:val="009A1057"/>
    <w:rsid w:val="009A1CD5"/>
    <w:rsid w:val="009A21B2"/>
    <w:rsid w:val="009A247D"/>
    <w:rsid w:val="009A3C30"/>
    <w:rsid w:val="009A4B15"/>
    <w:rsid w:val="009A5546"/>
    <w:rsid w:val="009A5BB4"/>
    <w:rsid w:val="009A6776"/>
    <w:rsid w:val="009A6CE9"/>
    <w:rsid w:val="009B0233"/>
    <w:rsid w:val="009B2A00"/>
    <w:rsid w:val="009B2F82"/>
    <w:rsid w:val="009B35DA"/>
    <w:rsid w:val="009B384E"/>
    <w:rsid w:val="009B4906"/>
    <w:rsid w:val="009B5C1C"/>
    <w:rsid w:val="009B71A4"/>
    <w:rsid w:val="009B75F1"/>
    <w:rsid w:val="009B77DF"/>
    <w:rsid w:val="009B7E74"/>
    <w:rsid w:val="009C1213"/>
    <w:rsid w:val="009C3A60"/>
    <w:rsid w:val="009C47DF"/>
    <w:rsid w:val="009C59C2"/>
    <w:rsid w:val="009D0004"/>
    <w:rsid w:val="009D0540"/>
    <w:rsid w:val="009D0D1B"/>
    <w:rsid w:val="009D14EC"/>
    <w:rsid w:val="009D1EAD"/>
    <w:rsid w:val="009D4FB4"/>
    <w:rsid w:val="009D63DB"/>
    <w:rsid w:val="009D71FE"/>
    <w:rsid w:val="009D74C7"/>
    <w:rsid w:val="009E073C"/>
    <w:rsid w:val="009E0CF3"/>
    <w:rsid w:val="009E1BC6"/>
    <w:rsid w:val="009E2CE7"/>
    <w:rsid w:val="009E39B7"/>
    <w:rsid w:val="009E3A60"/>
    <w:rsid w:val="009E4234"/>
    <w:rsid w:val="009E4505"/>
    <w:rsid w:val="009E47AC"/>
    <w:rsid w:val="009E624F"/>
    <w:rsid w:val="009E6AA7"/>
    <w:rsid w:val="009E77AA"/>
    <w:rsid w:val="009F0175"/>
    <w:rsid w:val="009F03D4"/>
    <w:rsid w:val="009F0543"/>
    <w:rsid w:val="009F176B"/>
    <w:rsid w:val="009F4051"/>
    <w:rsid w:val="009F4D3C"/>
    <w:rsid w:val="009F580B"/>
    <w:rsid w:val="009F5DE8"/>
    <w:rsid w:val="009F7142"/>
    <w:rsid w:val="009F7697"/>
    <w:rsid w:val="00A02A7B"/>
    <w:rsid w:val="00A044A6"/>
    <w:rsid w:val="00A1021F"/>
    <w:rsid w:val="00A1150A"/>
    <w:rsid w:val="00A115B2"/>
    <w:rsid w:val="00A1265B"/>
    <w:rsid w:val="00A12B88"/>
    <w:rsid w:val="00A1327A"/>
    <w:rsid w:val="00A138DD"/>
    <w:rsid w:val="00A13CC6"/>
    <w:rsid w:val="00A169DA"/>
    <w:rsid w:val="00A16A09"/>
    <w:rsid w:val="00A21FD1"/>
    <w:rsid w:val="00A22002"/>
    <w:rsid w:val="00A2340B"/>
    <w:rsid w:val="00A25EC0"/>
    <w:rsid w:val="00A269D2"/>
    <w:rsid w:val="00A26BC2"/>
    <w:rsid w:val="00A26CD4"/>
    <w:rsid w:val="00A30180"/>
    <w:rsid w:val="00A30916"/>
    <w:rsid w:val="00A30C7F"/>
    <w:rsid w:val="00A317BF"/>
    <w:rsid w:val="00A31B28"/>
    <w:rsid w:val="00A31C8C"/>
    <w:rsid w:val="00A326E4"/>
    <w:rsid w:val="00A344B2"/>
    <w:rsid w:val="00A345CD"/>
    <w:rsid w:val="00A3578B"/>
    <w:rsid w:val="00A36A85"/>
    <w:rsid w:val="00A36FE9"/>
    <w:rsid w:val="00A37BD5"/>
    <w:rsid w:val="00A408D9"/>
    <w:rsid w:val="00A40D08"/>
    <w:rsid w:val="00A40D1A"/>
    <w:rsid w:val="00A40E13"/>
    <w:rsid w:val="00A42BD5"/>
    <w:rsid w:val="00A43193"/>
    <w:rsid w:val="00A44088"/>
    <w:rsid w:val="00A45118"/>
    <w:rsid w:val="00A45C81"/>
    <w:rsid w:val="00A46951"/>
    <w:rsid w:val="00A515E4"/>
    <w:rsid w:val="00A51DBC"/>
    <w:rsid w:val="00A54BBF"/>
    <w:rsid w:val="00A570E4"/>
    <w:rsid w:val="00A571BE"/>
    <w:rsid w:val="00A62724"/>
    <w:rsid w:val="00A62CC2"/>
    <w:rsid w:val="00A7084E"/>
    <w:rsid w:val="00A71E61"/>
    <w:rsid w:val="00A72E48"/>
    <w:rsid w:val="00A72E4D"/>
    <w:rsid w:val="00A76DDB"/>
    <w:rsid w:val="00A774CD"/>
    <w:rsid w:val="00A77639"/>
    <w:rsid w:val="00A77E6F"/>
    <w:rsid w:val="00A80752"/>
    <w:rsid w:val="00A80AC8"/>
    <w:rsid w:val="00A81B2D"/>
    <w:rsid w:val="00A825AE"/>
    <w:rsid w:val="00A82760"/>
    <w:rsid w:val="00A83130"/>
    <w:rsid w:val="00A86A5C"/>
    <w:rsid w:val="00A86EE2"/>
    <w:rsid w:val="00A87A3C"/>
    <w:rsid w:val="00A903B0"/>
    <w:rsid w:val="00A9371A"/>
    <w:rsid w:val="00A946A4"/>
    <w:rsid w:val="00A94937"/>
    <w:rsid w:val="00A94B2A"/>
    <w:rsid w:val="00A94D76"/>
    <w:rsid w:val="00A9538B"/>
    <w:rsid w:val="00A9578C"/>
    <w:rsid w:val="00A9681A"/>
    <w:rsid w:val="00A979A0"/>
    <w:rsid w:val="00A97B4F"/>
    <w:rsid w:val="00AA066E"/>
    <w:rsid w:val="00AA135C"/>
    <w:rsid w:val="00AA1454"/>
    <w:rsid w:val="00AA29D2"/>
    <w:rsid w:val="00AA371D"/>
    <w:rsid w:val="00AB3832"/>
    <w:rsid w:val="00AB4D2D"/>
    <w:rsid w:val="00AB5791"/>
    <w:rsid w:val="00AB5952"/>
    <w:rsid w:val="00AB5DB0"/>
    <w:rsid w:val="00AC0884"/>
    <w:rsid w:val="00AC0C8B"/>
    <w:rsid w:val="00AC15B9"/>
    <w:rsid w:val="00AC2A30"/>
    <w:rsid w:val="00AC2D0D"/>
    <w:rsid w:val="00AC3F94"/>
    <w:rsid w:val="00AC527C"/>
    <w:rsid w:val="00AC5A94"/>
    <w:rsid w:val="00AC744C"/>
    <w:rsid w:val="00AD0726"/>
    <w:rsid w:val="00AD0ADD"/>
    <w:rsid w:val="00AD18D0"/>
    <w:rsid w:val="00AD2125"/>
    <w:rsid w:val="00AD2560"/>
    <w:rsid w:val="00AD295E"/>
    <w:rsid w:val="00AD29AF"/>
    <w:rsid w:val="00AD344B"/>
    <w:rsid w:val="00AD46B9"/>
    <w:rsid w:val="00AD5142"/>
    <w:rsid w:val="00AD5306"/>
    <w:rsid w:val="00AD7406"/>
    <w:rsid w:val="00AD7D91"/>
    <w:rsid w:val="00AE1053"/>
    <w:rsid w:val="00AE1B5A"/>
    <w:rsid w:val="00AE1C89"/>
    <w:rsid w:val="00AE20B4"/>
    <w:rsid w:val="00AE3425"/>
    <w:rsid w:val="00AE35B5"/>
    <w:rsid w:val="00AE5538"/>
    <w:rsid w:val="00AE64CF"/>
    <w:rsid w:val="00AE65BD"/>
    <w:rsid w:val="00AE71F4"/>
    <w:rsid w:val="00AF08DC"/>
    <w:rsid w:val="00AF0C60"/>
    <w:rsid w:val="00AF1111"/>
    <w:rsid w:val="00AF1CA5"/>
    <w:rsid w:val="00AF1E90"/>
    <w:rsid w:val="00AF3912"/>
    <w:rsid w:val="00AF48EA"/>
    <w:rsid w:val="00AF5714"/>
    <w:rsid w:val="00AF5902"/>
    <w:rsid w:val="00AF5A5C"/>
    <w:rsid w:val="00AF5E1C"/>
    <w:rsid w:val="00B00315"/>
    <w:rsid w:val="00B02272"/>
    <w:rsid w:val="00B02C25"/>
    <w:rsid w:val="00B04D45"/>
    <w:rsid w:val="00B04D6B"/>
    <w:rsid w:val="00B04DBB"/>
    <w:rsid w:val="00B074DC"/>
    <w:rsid w:val="00B10203"/>
    <w:rsid w:val="00B11D10"/>
    <w:rsid w:val="00B13D3B"/>
    <w:rsid w:val="00B1427C"/>
    <w:rsid w:val="00B17A59"/>
    <w:rsid w:val="00B214EF"/>
    <w:rsid w:val="00B228E4"/>
    <w:rsid w:val="00B235E1"/>
    <w:rsid w:val="00B24525"/>
    <w:rsid w:val="00B250F5"/>
    <w:rsid w:val="00B25385"/>
    <w:rsid w:val="00B25518"/>
    <w:rsid w:val="00B259FA"/>
    <w:rsid w:val="00B25E2D"/>
    <w:rsid w:val="00B2686A"/>
    <w:rsid w:val="00B26B41"/>
    <w:rsid w:val="00B27B58"/>
    <w:rsid w:val="00B317E3"/>
    <w:rsid w:val="00B328E2"/>
    <w:rsid w:val="00B34BA8"/>
    <w:rsid w:val="00B43ED7"/>
    <w:rsid w:val="00B44205"/>
    <w:rsid w:val="00B4453C"/>
    <w:rsid w:val="00B46524"/>
    <w:rsid w:val="00B46862"/>
    <w:rsid w:val="00B476DE"/>
    <w:rsid w:val="00B4770C"/>
    <w:rsid w:val="00B506DD"/>
    <w:rsid w:val="00B51F22"/>
    <w:rsid w:val="00B51FEE"/>
    <w:rsid w:val="00B5408A"/>
    <w:rsid w:val="00B54EC7"/>
    <w:rsid w:val="00B54FDB"/>
    <w:rsid w:val="00B54FDE"/>
    <w:rsid w:val="00B56D1A"/>
    <w:rsid w:val="00B6039C"/>
    <w:rsid w:val="00B61296"/>
    <w:rsid w:val="00B63CBA"/>
    <w:rsid w:val="00B63FC5"/>
    <w:rsid w:val="00B6688E"/>
    <w:rsid w:val="00B67050"/>
    <w:rsid w:val="00B671A3"/>
    <w:rsid w:val="00B672B1"/>
    <w:rsid w:val="00B7095E"/>
    <w:rsid w:val="00B70C84"/>
    <w:rsid w:val="00B70F26"/>
    <w:rsid w:val="00B71A79"/>
    <w:rsid w:val="00B71F91"/>
    <w:rsid w:val="00B722AD"/>
    <w:rsid w:val="00B72C10"/>
    <w:rsid w:val="00B73541"/>
    <w:rsid w:val="00B739B0"/>
    <w:rsid w:val="00B766CC"/>
    <w:rsid w:val="00B76F4B"/>
    <w:rsid w:val="00B777AC"/>
    <w:rsid w:val="00B801DD"/>
    <w:rsid w:val="00B80777"/>
    <w:rsid w:val="00B82B2F"/>
    <w:rsid w:val="00B84205"/>
    <w:rsid w:val="00B8427C"/>
    <w:rsid w:val="00B8465F"/>
    <w:rsid w:val="00B9130B"/>
    <w:rsid w:val="00B92EB6"/>
    <w:rsid w:val="00B931B8"/>
    <w:rsid w:val="00B938A8"/>
    <w:rsid w:val="00B93D48"/>
    <w:rsid w:val="00B95E48"/>
    <w:rsid w:val="00B963D7"/>
    <w:rsid w:val="00B96882"/>
    <w:rsid w:val="00BA04ED"/>
    <w:rsid w:val="00BA25FA"/>
    <w:rsid w:val="00BA3C3C"/>
    <w:rsid w:val="00BA49EE"/>
    <w:rsid w:val="00BA5D2C"/>
    <w:rsid w:val="00BA7D88"/>
    <w:rsid w:val="00BB0DD9"/>
    <w:rsid w:val="00BB3634"/>
    <w:rsid w:val="00BB3C68"/>
    <w:rsid w:val="00BB4E90"/>
    <w:rsid w:val="00BB55B0"/>
    <w:rsid w:val="00BB5AAB"/>
    <w:rsid w:val="00BB65AC"/>
    <w:rsid w:val="00BB6993"/>
    <w:rsid w:val="00BB7E59"/>
    <w:rsid w:val="00BC02DA"/>
    <w:rsid w:val="00BC31A5"/>
    <w:rsid w:val="00BC3859"/>
    <w:rsid w:val="00BC40E5"/>
    <w:rsid w:val="00BC4693"/>
    <w:rsid w:val="00BC4FFD"/>
    <w:rsid w:val="00BC5360"/>
    <w:rsid w:val="00BD1BFA"/>
    <w:rsid w:val="00BD2042"/>
    <w:rsid w:val="00BD2EC9"/>
    <w:rsid w:val="00BD37B6"/>
    <w:rsid w:val="00BD3F44"/>
    <w:rsid w:val="00BD41CE"/>
    <w:rsid w:val="00BD41EF"/>
    <w:rsid w:val="00BD7096"/>
    <w:rsid w:val="00BD78B0"/>
    <w:rsid w:val="00BE26F5"/>
    <w:rsid w:val="00BE3EEC"/>
    <w:rsid w:val="00BE599F"/>
    <w:rsid w:val="00BE6657"/>
    <w:rsid w:val="00BF0981"/>
    <w:rsid w:val="00BF09CE"/>
    <w:rsid w:val="00BF16A9"/>
    <w:rsid w:val="00BF3F24"/>
    <w:rsid w:val="00BF74DE"/>
    <w:rsid w:val="00C003A5"/>
    <w:rsid w:val="00C00DCA"/>
    <w:rsid w:val="00C01031"/>
    <w:rsid w:val="00C01171"/>
    <w:rsid w:val="00C0273D"/>
    <w:rsid w:val="00C02797"/>
    <w:rsid w:val="00C04053"/>
    <w:rsid w:val="00C06885"/>
    <w:rsid w:val="00C06FE5"/>
    <w:rsid w:val="00C0786F"/>
    <w:rsid w:val="00C104FE"/>
    <w:rsid w:val="00C10B5A"/>
    <w:rsid w:val="00C1193A"/>
    <w:rsid w:val="00C1264B"/>
    <w:rsid w:val="00C159D1"/>
    <w:rsid w:val="00C15E12"/>
    <w:rsid w:val="00C16702"/>
    <w:rsid w:val="00C1729E"/>
    <w:rsid w:val="00C17806"/>
    <w:rsid w:val="00C2080C"/>
    <w:rsid w:val="00C20EAC"/>
    <w:rsid w:val="00C22074"/>
    <w:rsid w:val="00C24AE2"/>
    <w:rsid w:val="00C2520D"/>
    <w:rsid w:val="00C268C3"/>
    <w:rsid w:val="00C277F2"/>
    <w:rsid w:val="00C27BFB"/>
    <w:rsid w:val="00C30167"/>
    <w:rsid w:val="00C31996"/>
    <w:rsid w:val="00C3209A"/>
    <w:rsid w:val="00C35FD5"/>
    <w:rsid w:val="00C36291"/>
    <w:rsid w:val="00C36AA0"/>
    <w:rsid w:val="00C3797B"/>
    <w:rsid w:val="00C37AF6"/>
    <w:rsid w:val="00C40163"/>
    <w:rsid w:val="00C4153E"/>
    <w:rsid w:val="00C42793"/>
    <w:rsid w:val="00C433EE"/>
    <w:rsid w:val="00C456F9"/>
    <w:rsid w:val="00C45736"/>
    <w:rsid w:val="00C45884"/>
    <w:rsid w:val="00C46350"/>
    <w:rsid w:val="00C47269"/>
    <w:rsid w:val="00C501BD"/>
    <w:rsid w:val="00C5107F"/>
    <w:rsid w:val="00C52885"/>
    <w:rsid w:val="00C54AD9"/>
    <w:rsid w:val="00C563A3"/>
    <w:rsid w:val="00C6390A"/>
    <w:rsid w:val="00C63F3B"/>
    <w:rsid w:val="00C64897"/>
    <w:rsid w:val="00C64AD9"/>
    <w:rsid w:val="00C6617F"/>
    <w:rsid w:val="00C67AC0"/>
    <w:rsid w:val="00C708B0"/>
    <w:rsid w:val="00C726BC"/>
    <w:rsid w:val="00C72EC9"/>
    <w:rsid w:val="00C738B5"/>
    <w:rsid w:val="00C73B2B"/>
    <w:rsid w:val="00C74641"/>
    <w:rsid w:val="00C75C83"/>
    <w:rsid w:val="00C8016A"/>
    <w:rsid w:val="00C80618"/>
    <w:rsid w:val="00C80DD8"/>
    <w:rsid w:val="00C82236"/>
    <w:rsid w:val="00C8286B"/>
    <w:rsid w:val="00C82F57"/>
    <w:rsid w:val="00C84706"/>
    <w:rsid w:val="00C84F86"/>
    <w:rsid w:val="00C85E67"/>
    <w:rsid w:val="00C878AA"/>
    <w:rsid w:val="00C90A2D"/>
    <w:rsid w:val="00C924C5"/>
    <w:rsid w:val="00C92759"/>
    <w:rsid w:val="00C92E80"/>
    <w:rsid w:val="00C93B18"/>
    <w:rsid w:val="00C944DD"/>
    <w:rsid w:val="00C95087"/>
    <w:rsid w:val="00C95829"/>
    <w:rsid w:val="00C96954"/>
    <w:rsid w:val="00CA0698"/>
    <w:rsid w:val="00CA1717"/>
    <w:rsid w:val="00CA2D19"/>
    <w:rsid w:val="00CA4DB2"/>
    <w:rsid w:val="00CA6C76"/>
    <w:rsid w:val="00CA75B4"/>
    <w:rsid w:val="00CB06E4"/>
    <w:rsid w:val="00CB1980"/>
    <w:rsid w:val="00CB206E"/>
    <w:rsid w:val="00CB2450"/>
    <w:rsid w:val="00CB3288"/>
    <w:rsid w:val="00CB3FC3"/>
    <w:rsid w:val="00CB420B"/>
    <w:rsid w:val="00CB752F"/>
    <w:rsid w:val="00CC06D4"/>
    <w:rsid w:val="00CC0950"/>
    <w:rsid w:val="00CC12B3"/>
    <w:rsid w:val="00CC135D"/>
    <w:rsid w:val="00CC1AC3"/>
    <w:rsid w:val="00CC2CBF"/>
    <w:rsid w:val="00CC342B"/>
    <w:rsid w:val="00CC3759"/>
    <w:rsid w:val="00CC3BD4"/>
    <w:rsid w:val="00CC461E"/>
    <w:rsid w:val="00CC59F5"/>
    <w:rsid w:val="00CC5E6B"/>
    <w:rsid w:val="00CC6DC1"/>
    <w:rsid w:val="00CC7DF3"/>
    <w:rsid w:val="00CD003A"/>
    <w:rsid w:val="00CD1394"/>
    <w:rsid w:val="00CD1834"/>
    <w:rsid w:val="00CD24CF"/>
    <w:rsid w:val="00CD5344"/>
    <w:rsid w:val="00CD6897"/>
    <w:rsid w:val="00CD6A91"/>
    <w:rsid w:val="00CD6EB7"/>
    <w:rsid w:val="00CD7298"/>
    <w:rsid w:val="00CE0095"/>
    <w:rsid w:val="00CE0536"/>
    <w:rsid w:val="00CE2891"/>
    <w:rsid w:val="00CE5083"/>
    <w:rsid w:val="00CE5264"/>
    <w:rsid w:val="00CE552F"/>
    <w:rsid w:val="00CE5741"/>
    <w:rsid w:val="00CE592C"/>
    <w:rsid w:val="00CE62CC"/>
    <w:rsid w:val="00CE7DD1"/>
    <w:rsid w:val="00CF244A"/>
    <w:rsid w:val="00CF4291"/>
    <w:rsid w:val="00CF5A6E"/>
    <w:rsid w:val="00CF6D45"/>
    <w:rsid w:val="00CF745D"/>
    <w:rsid w:val="00CF7A74"/>
    <w:rsid w:val="00CF7E8E"/>
    <w:rsid w:val="00D03612"/>
    <w:rsid w:val="00D03C17"/>
    <w:rsid w:val="00D044D8"/>
    <w:rsid w:val="00D04828"/>
    <w:rsid w:val="00D0667D"/>
    <w:rsid w:val="00D0689C"/>
    <w:rsid w:val="00D06CD5"/>
    <w:rsid w:val="00D07395"/>
    <w:rsid w:val="00D075D7"/>
    <w:rsid w:val="00D07BFA"/>
    <w:rsid w:val="00D07CEE"/>
    <w:rsid w:val="00D103D0"/>
    <w:rsid w:val="00D10A75"/>
    <w:rsid w:val="00D10F00"/>
    <w:rsid w:val="00D11F3C"/>
    <w:rsid w:val="00D11FE8"/>
    <w:rsid w:val="00D12D95"/>
    <w:rsid w:val="00D13731"/>
    <w:rsid w:val="00D13867"/>
    <w:rsid w:val="00D13D31"/>
    <w:rsid w:val="00D1476B"/>
    <w:rsid w:val="00D16365"/>
    <w:rsid w:val="00D20D7B"/>
    <w:rsid w:val="00D21255"/>
    <w:rsid w:val="00D22FA9"/>
    <w:rsid w:val="00D2359D"/>
    <w:rsid w:val="00D23CDA"/>
    <w:rsid w:val="00D26D34"/>
    <w:rsid w:val="00D27298"/>
    <w:rsid w:val="00D272A0"/>
    <w:rsid w:val="00D2792F"/>
    <w:rsid w:val="00D304D0"/>
    <w:rsid w:val="00D31451"/>
    <w:rsid w:val="00D32CEF"/>
    <w:rsid w:val="00D3386B"/>
    <w:rsid w:val="00D34291"/>
    <w:rsid w:val="00D34528"/>
    <w:rsid w:val="00D34E5E"/>
    <w:rsid w:val="00D35945"/>
    <w:rsid w:val="00D36B30"/>
    <w:rsid w:val="00D3749C"/>
    <w:rsid w:val="00D418F6"/>
    <w:rsid w:val="00D41B4F"/>
    <w:rsid w:val="00D420BC"/>
    <w:rsid w:val="00D43963"/>
    <w:rsid w:val="00D43D1E"/>
    <w:rsid w:val="00D45014"/>
    <w:rsid w:val="00D465E7"/>
    <w:rsid w:val="00D46B28"/>
    <w:rsid w:val="00D46E44"/>
    <w:rsid w:val="00D47D9F"/>
    <w:rsid w:val="00D50429"/>
    <w:rsid w:val="00D5118B"/>
    <w:rsid w:val="00D51F65"/>
    <w:rsid w:val="00D52E93"/>
    <w:rsid w:val="00D5487A"/>
    <w:rsid w:val="00D54925"/>
    <w:rsid w:val="00D55810"/>
    <w:rsid w:val="00D61EAE"/>
    <w:rsid w:val="00D61F39"/>
    <w:rsid w:val="00D62433"/>
    <w:rsid w:val="00D62D31"/>
    <w:rsid w:val="00D62F38"/>
    <w:rsid w:val="00D638F1"/>
    <w:rsid w:val="00D63BE6"/>
    <w:rsid w:val="00D64712"/>
    <w:rsid w:val="00D6486E"/>
    <w:rsid w:val="00D64C27"/>
    <w:rsid w:val="00D6584B"/>
    <w:rsid w:val="00D65C66"/>
    <w:rsid w:val="00D67C47"/>
    <w:rsid w:val="00D7082E"/>
    <w:rsid w:val="00D71637"/>
    <w:rsid w:val="00D725F1"/>
    <w:rsid w:val="00D73536"/>
    <w:rsid w:val="00D73DF9"/>
    <w:rsid w:val="00D73DFA"/>
    <w:rsid w:val="00D7401A"/>
    <w:rsid w:val="00D748CA"/>
    <w:rsid w:val="00D74A44"/>
    <w:rsid w:val="00D77538"/>
    <w:rsid w:val="00D77ED2"/>
    <w:rsid w:val="00D80224"/>
    <w:rsid w:val="00D82195"/>
    <w:rsid w:val="00D83C1D"/>
    <w:rsid w:val="00D83FCD"/>
    <w:rsid w:val="00D841D3"/>
    <w:rsid w:val="00D844E7"/>
    <w:rsid w:val="00D845DC"/>
    <w:rsid w:val="00D84958"/>
    <w:rsid w:val="00D8496A"/>
    <w:rsid w:val="00D86248"/>
    <w:rsid w:val="00D8624D"/>
    <w:rsid w:val="00D87DF4"/>
    <w:rsid w:val="00D87FDB"/>
    <w:rsid w:val="00D90802"/>
    <w:rsid w:val="00D9140F"/>
    <w:rsid w:val="00D933C6"/>
    <w:rsid w:val="00D9410D"/>
    <w:rsid w:val="00D9544F"/>
    <w:rsid w:val="00D96642"/>
    <w:rsid w:val="00D96CF3"/>
    <w:rsid w:val="00DA0211"/>
    <w:rsid w:val="00DA1B40"/>
    <w:rsid w:val="00DA21D9"/>
    <w:rsid w:val="00DA62D3"/>
    <w:rsid w:val="00DA6681"/>
    <w:rsid w:val="00DA7491"/>
    <w:rsid w:val="00DB02D6"/>
    <w:rsid w:val="00DB10F1"/>
    <w:rsid w:val="00DB18F8"/>
    <w:rsid w:val="00DB2BE1"/>
    <w:rsid w:val="00DB63A4"/>
    <w:rsid w:val="00DB6536"/>
    <w:rsid w:val="00DB65CD"/>
    <w:rsid w:val="00DB6AB2"/>
    <w:rsid w:val="00DC0FAE"/>
    <w:rsid w:val="00DC2002"/>
    <w:rsid w:val="00DC2373"/>
    <w:rsid w:val="00DC355E"/>
    <w:rsid w:val="00DC3732"/>
    <w:rsid w:val="00DC507C"/>
    <w:rsid w:val="00DC6170"/>
    <w:rsid w:val="00DC653C"/>
    <w:rsid w:val="00DD033E"/>
    <w:rsid w:val="00DD09E2"/>
    <w:rsid w:val="00DD2AF7"/>
    <w:rsid w:val="00DD5238"/>
    <w:rsid w:val="00DD639F"/>
    <w:rsid w:val="00DD6780"/>
    <w:rsid w:val="00DD6BB1"/>
    <w:rsid w:val="00DE1F28"/>
    <w:rsid w:val="00DE22CC"/>
    <w:rsid w:val="00DE2C13"/>
    <w:rsid w:val="00DE31C7"/>
    <w:rsid w:val="00DE3618"/>
    <w:rsid w:val="00DE3E31"/>
    <w:rsid w:val="00DE55A1"/>
    <w:rsid w:val="00DE6F96"/>
    <w:rsid w:val="00DF1D7B"/>
    <w:rsid w:val="00DF26AB"/>
    <w:rsid w:val="00DF2ECE"/>
    <w:rsid w:val="00DF3037"/>
    <w:rsid w:val="00DF37EB"/>
    <w:rsid w:val="00DF48F6"/>
    <w:rsid w:val="00DF513F"/>
    <w:rsid w:val="00DF52CD"/>
    <w:rsid w:val="00DF5EAA"/>
    <w:rsid w:val="00DF630B"/>
    <w:rsid w:val="00DF73A2"/>
    <w:rsid w:val="00DF768C"/>
    <w:rsid w:val="00DF7AED"/>
    <w:rsid w:val="00E00DB9"/>
    <w:rsid w:val="00E0166B"/>
    <w:rsid w:val="00E01A73"/>
    <w:rsid w:val="00E01B2C"/>
    <w:rsid w:val="00E01B9D"/>
    <w:rsid w:val="00E025E9"/>
    <w:rsid w:val="00E02F8E"/>
    <w:rsid w:val="00E0353A"/>
    <w:rsid w:val="00E03FA4"/>
    <w:rsid w:val="00E04C12"/>
    <w:rsid w:val="00E053EF"/>
    <w:rsid w:val="00E056D1"/>
    <w:rsid w:val="00E05855"/>
    <w:rsid w:val="00E07626"/>
    <w:rsid w:val="00E07698"/>
    <w:rsid w:val="00E07D97"/>
    <w:rsid w:val="00E11019"/>
    <w:rsid w:val="00E11131"/>
    <w:rsid w:val="00E1158E"/>
    <w:rsid w:val="00E11782"/>
    <w:rsid w:val="00E12329"/>
    <w:rsid w:val="00E1250F"/>
    <w:rsid w:val="00E12AD2"/>
    <w:rsid w:val="00E12F77"/>
    <w:rsid w:val="00E133B3"/>
    <w:rsid w:val="00E14101"/>
    <w:rsid w:val="00E15051"/>
    <w:rsid w:val="00E157E7"/>
    <w:rsid w:val="00E15D5C"/>
    <w:rsid w:val="00E16EC2"/>
    <w:rsid w:val="00E179B8"/>
    <w:rsid w:val="00E20239"/>
    <w:rsid w:val="00E20D74"/>
    <w:rsid w:val="00E20F6A"/>
    <w:rsid w:val="00E211D8"/>
    <w:rsid w:val="00E2329F"/>
    <w:rsid w:val="00E23512"/>
    <w:rsid w:val="00E25CB9"/>
    <w:rsid w:val="00E260E1"/>
    <w:rsid w:val="00E2623A"/>
    <w:rsid w:val="00E26901"/>
    <w:rsid w:val="00E301B5"/>
    <w:rsid w:val="00E30FE1"/>
    <w:rsid w:val="00E317CC"/>
    <w:rsid w:val="00E33375"/>
    <w:rsid w:val="00E33421"/>
    <w:rsid w:val="00E336B4"/>
    <w:rsid w:val="00E34285"/>
    <w:rsid w:val="00E35812"/>
    <w:rsid w:val="00E3723B"/>
    <w:rsid w:val="00E42EE7"/>
    <w:rsid w:val="00E4319D"/>
    <w:rsid w:val="00E4379E"/>
    <w:rsid w:val="00E43826"/>
    <w:rsid w:val="00E43B1A"/>
    <w:rsid w:val="00E45D7C"/>
    <w:rsid w:val="00E51A71"/>
    <w:rsid w:val="00E5231D"/>
    <w:rsid w:val="00E53380"/>
    <w:rsid w:val="00E547F8"/>
    <w:rsid w:val="00E5544B"/>
    <w:rsid w:val="00E563ED"/>
    <w:rsid w:val="00E57013"/>
    <w:rsid w:val="00E60105"/>
    <w:rsid w:val="00E60B29"/>
    <w:rsid w:val="00E61996"/>
    <w:rsid w:val="00E61E9E"/>
    <w:rsid w:val="00E62548"/>
    <w:rsid w:val="00E63129"/>
    <w:rsid w:val="00E63F8B"/>
    <w:rsid w:val="00E6446D"/>
    <w:rsid w:val="00E64B29"/>
    <w:rsid w:val="00E71FC9"/>
    <w:rsid w:val="00E723EA"/>
    <w:rsid w:val="00E728F8"/>
    <w:rsid w:val="00E72E76"/>
    <w:rsid w:val="00E732DE"/>
    <w:rsid w:val="00E73F71"/>
    <w:rsid w:val="00E7439F"/>
    <w:rsid w:val="00E74534"/>
    <w:rsid w:val="00E75911"/>
    <w:rsid w:val="00E75FB1"/>
    <w:rsid w:val="00E76BF6"/>
    <w:rsid w:val="00E77DE7"/>
    <w:rsid w:val="00E77EF1"/>
    <w:rsid w:val="00E81C29"/>
    <w:rsid w:val="00E8221E"/>
    <w:rsid w:val="00E828AE"/>
    <w:rsid w:val="00E83760"/>
    <w:rsid w:val="00E86F73"/>
    <w:rsid w:val="00E8752D"/>
    <w:rsid w:val="00E87770"/>
    <w:rsid w:val="00E90B6B"/>
    <w:rsid w:val="00E91BEE"/>
    <w:rsid w:val="00E92618"/>
    <w:rsid w:val="00E930C0"/>
    <w:rsid w:val="00E93573"/>
    <w:rsid w:val="00E95770"/>
    <w:rsid w:val="00EA0629"/>
    <w:rsid w:val="00EA0E52"/>
    <w:rsid w:val="00EA0F5E"/>
    <w:rsid w:val="00EA1992"/>
    <w:rsid w:val="00EA1AD2"/>
    <w:rsid w:val="00EA4123"/>
    <w:rsid w:val="00EA4930"/>
    <w:rsid w:val="00EA6481"/>
    <w:rsid w:val="00EA686C"/>
    <w:rsid w:val="00EB169A"/>
    <w:rsid w:val="00EB255B"/>
    <w:rsid w:val="00EB2AA8"/>
    <w:rsid w:val="00EB301D"/>
    <w:rsid w:val="00EB316A"/>
    <w:rsid w:val="00EB4BE7"/>
    <w:rsid w:val="00EB7371"/>
    <w:rsid w:val="00EB7A1E"/>
    <w:rsid w:val="00EB7F73"/>
    <w:rsid w:val="00EC0177"/>
    <w:rsid w:val="00EC0882"/>
    <w:rsid w:val="00EC225A"/>
    <w:rsid w:val="00EC2AB7"/>
    <w:rsid w:val="00EC35E2"/>
    <w:rsid w:val="00EC4099"/>
    <w:rsid w:val="00EC5115"/>
    <w:rsid w:val="00EC6349"/>
    <w:rsid w:val="00ED1131"/>
    <w:rsid w:val="00ED4FE3"/>
    <w:rsid w:val="00ED5AFC"/>
    <w:rsid w:val="00ED6BD2"/>
    <w:rsid w:val="00EE04E2"/>
    <w:rsid w:val="00EE16AE"/>
    <w:rsid w:val="00EE2AD9"/>
    <w:rsid w:val="00EE31DD"/>
    <w:rsid w:val="00EE5ECA"/>
    <w:rsid w:val="00EF0B46"/>
    <w:rsid w:val="00EF29E2"/>
    <w:rsid w:val="00EF48EC"/>
    <w:rsid w:val="00EF544F"/>
    <w:rsid w:val="00EF7724"/>
    <w:rsid w:val="00EF7A3D"/>
    <w:rsid w:val="00F00AC7"/>
    <w:rsid w:val="00F01132"/>
    <w:rsid w:val="00F0121E"/>
    <w:rsid w:val="00F01647"/>
    <w:rsid w:val="00F0342C"/>
    <w:rsid w:val="00F036DA"/>
    <w:rsid w:val="00F04AF2"/>
    <w:rsid w:val="00F06436"/>
    <w:rsid w:val="00F0766A"/>
    <w:rsid w:val="00F07E6B"/>
    <w:rsid w:val="00F109AA"/>
    <w:rsid w:val="00F1151D"/>
    <w:rsid w:val="00F12E54"/>
    <w:rsid w:val="00F12FC6"/>
    <w:rsid w:val="00F13BCE"/>
    <w:rsid w:val="00F13FE4"/>
    <w:rsid w:val="00F14467"/>
    <w:rsid w:val="00F17CCD"/>
    <w:rsid w:val="00F17D95"/>
    <w:rsid w:val="00F20233"/>
    <w:rsid w:val="00F202AA"/>
    <w:rsid w:val="00F20BC3"/>
    <w:rsid w:val="00F21848"/>
    <w:rsid w:val="00F270CE"/>
    <w:rsid w:val="00F30198"/>
    <w:rsid w:val="00F307C2"/>
    <w:rsid w:val="00F30C9A"/>
    <w:rsid w:val="00F31DEB"/>
    <w:rsid w:val="00F32311"/>
    <w:rsid w:val="00F32EC5"/>
    <w:rsid w:val="00F332F3"/>
    <w:rsid w:val="00F33E01"/>
    <w:rsid w:val="00F34B07"/>
    <w:rsid w:val="00F36732"/>
    <w:rsid w:val="00F37F40"/>
    <w:rsid w:val="00F41BBA"/>
    <w:rsid w:val="00F42E87"/>
    <w:rsid w:val="00F4336A"/>
    <w:rsid w:val="00F43BA1"/>
    <w:rsid w:val="00F4508C"/>
    <w:rsid w:val="00F46D03"/>
    <w:rsid w:val="00F507C7"/>
    <w:rsid w:val="00F510EF"/>
    <w:rsid w:val="00F51629"/>
    <w:rsid w:val="00F533E4"/>
    <w:rsid w:val="00F534BD"/>
    <w:rsid w:val="00F53A56"/>
    <w:rsid w:val="00F53F21"/>
    <w:rsid w:val="00F54C46"/>
    <w:rsid w:val="00F56599"/>
    <w:rsid w:val="00F56A3B"/>
    <w:rsid w:val="00F56BCC"/>
    <w:rsid w:val="00F60376"/>
    <w:rsid w:val="00F61661"/>
    <w:rsid w:val="00F64384"/>
    <w:rsid w:val="00F64850"/>
    <w:rsid w:val="00F659ED"/>
    <w:rsid w:val="00F65E5C"/>
    <w:rsid w:val="00F66E28"/>
    <w:rsid w:val="00F6728A"/>
    <w:rsid w:val="00F672C6"/>
    <w:rsid w:val="00F67F34"/>
    <w:rsid w:val="00F7069A"/>
    <w:rsid w:val="00F70B92"/>
    <w:rsid w:val="00F70BF1"/>
    <w:rsid w:val="00F70E9A"/>
    <w:rsid w:val="00F71478"/>
    <w:rsid w:val="00F73743"/>
    <w:rsid w:val="00F766BB"/>
    <w:rsid w:val="00F77161"/>
    <w:rsid w:val="00F77422"/>
    <w:rsid w:val="00F80723"/>
    <w:rsid w:val="00F82A5F"/>
    <w:rsid w:val="00F84ECE"/>
    <w:rsid w:val="00F85482"/>
    <w:rsid w:val="00F85927"/>
    <w:rsid w:val="00F8687B"/>
    <w:rsid w:val="00F90167"/>
    <w:rsid w:val="00F903AF"/>
    <w:rsid w:val="00F903B0"/>
    <w:rsid w:val="00F90473"/>
    <w:rsid w:val="00F90791"/>
    <w:rsid w:val="00F916ED"/>
    <w:rsid w:val="00F91F6C"/>
    <w:rsid w:val="00F93BF4"/>
    <w:rsid w:val="00F96DF3"/>
    <w:rsid w:val="00F96F44"/>
    <w:rsid w:val="00F9758C"/>
    <w:rsid w:val="00F97FCC"/>
    <w:rsid w:val="00FA188E"/>
    <w:rsid w:val="00FA318F"/>
    <w:rsid w:val="00FA3249"/>
    <w:rsid w:val="00FA3D7A"/>
    <w:rsid w:val="00FA46D4"/>
    <w:rsid w:val="00FA4E55"/>
    <w:rsid w:val="00FA6DB5"/>
    <w:rsid w:val="00FA72C1"/>
    <w:rsid w:val="00FB01CB"/>
    <w:rsid w:val="00FB0494"/>
    <w:rsid w:val="00FB142F"/>
    <w:rsid w:val="00FB16F3"/>
    <w:rsid w:val="00FB173D"/>
    <w:rsid w:val="00FB25A2"/>
    <w:rsid w:val="00FB2FDC"/>
    <w:rsid w:val="00FB3038"/>
    <w:rsid w:val="00FB30A6"/>
    <w:rsid w:val="00FB469B"/>
    <w:rsid w:val="00FB5A46"/>
    <w:rsid w:val="00FB5D4B"/>
    <w:rsid w:val="00FB7DB9"/>
    <w:rsid w:val="00FC192B"/>
    <w:rsid w:val="00FC1E22"/>
    <w:rsid w:val="00FC34F7"/>
    <w:rsid w:val="00FC3FDD"/>
    <w:rsid w:val="00FC5A4F"/>
    <w:rsid w:val="00FC5E8A"/>
    <w:rsid w:val="00FD0A4F"/>
    <w:rsid w:val="00FD1A30"/>
    <w:rsid w:val="00FD1EE2"/>
    <w:rsid w:val="00FD2311"/>
    <w:rsid w:val="00FD380A"/>
    <w:rsid w:val="00FD3F12"/>
    <w:rsid w:val="00FD4A96"/>
    <w:rsid w:val="00FD5452"/>
    <w:rsid w:val="00FD5A3F"/>
    <w:rsid w:val="00FD5B2C"/>
    <w:rsid w:val="00FD6449"/>
    <w:rsid w:val="00FD7766"/>
    <w:rsid w:val="00FD7B60"/>
    <w:rsid w:val="00FD7BF2"/>
    <w:rsid w:val="00FD7EF4"/>
    <w:rsid w:val="00FE19A5"/>
    <w:rsid w:val="00FE235E"/>
    <w:rsid w:val="00FE28C7"/>
    <w:rsid w:val="00FE3306"/>
    <w:rsid w:val="00FE3D99"/>
    <w:rsid w:val="00FE771D"/>
    <w:rsid w:val="00FE7CCA"/>
    <w:rsid w:val="00FE7D6E"/>
    <w:rsid w:val="00FF084B"/>
    <w:rsid w:val="00FF1411"/>
    <w:rsid w:val="00FF21C5"/>
    <w:rsid w:val="00FF395D"/>
    <w:rsid w:val="00FF46C1"/>
    <w:rsid w:val="00FF52CD"/>
    <w:rsid w:val="00FF5858"/>
    <w:rsid w:val="00FF622E"/>
    <w:rsid w:val="00FF70BD"/>
    <w:rsid w:val="00FF7C8F"/>
    <w:rsid w:val="014FFFED"/>
    <w:rsid w:val="02C490F5"/>
    <w:rsid w:val="0821E067"/>
    <w:rsid w:val="0862F5C5"/>
    <w:rsid w:val="12EF3696"/>
    <w:rsid w:val="17CE00E1"/>
    <w:rsid w:val="19B68F17"/>
    <w:rsid w:val="1DF44084"/>
    <w:rsid w:val="213865E2"/>
    <w:rsid w:val="265E4167"/>
    <w:rsid w:val="2B10987C"/>
    <w:rsid w:val="2FE604B5"/>
    <w:rsid w:val="373F04DA"/>
    <w:rsid w:val="3E3A49B1"/>
    <w:rsid w:val="3F5C02DE"/>
    <w:rsid w:val="3F994259"/>
    <w:rsid w:val="44129E58"/>
    <w:rsid w:val="470365C2"/>
    <w:rsid w:val="4A8754A0"/>
    <w:rsid w:val="4D39A26B"/>
    <w:rsid w:val="4F881A2F"/>
    <w:rsid w:val="4FD8A9B0"/>
    <w:rsid w:val="53014CC4"/>
    <w:rsid w:val="5469B6C3"/>
    <w:rsid w:val="59F652F0"/>
    <w:rsid w:val="5B30EACD"/>
    <w:rsid w:val="5BA040C2"/>
    <w:rsid w:val="5DD73FFB"/>
    <w:rsid w:val="623B9F0C"/>
    <w:rsid w:val="66E468E4"/>
    <w:rsid w:val="6913238C"/>
    <w:rsid w:val="6ED24756"/>
    <w:rsid w:val="70389D24"/>
    <w:rsid w:val="720C85FA"/>
    <w:rsid w:val="731BA690"/>
    <w:rsid w:val="75657E52"/>
    <w:rsid w:val="7A1FEC68"/>
    <w:rsid w:val="7C6DFC96"/>
    <w:rsid w:val="7CB5AD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6DE2AD2"/>
  <w15:chartTrackingRefBased/>
  <w15:docId w15:val="{8AFC8575-2F35-4DBC-8533-345C3B069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4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76C7"/>
    <w:pPr>
      <w:spacing w:before="120" w:after="0" w:line="300" w:lineRule="auto"/>
    </w:pPr>
    <w:rPr>
      <w:rFonts w:ascii="Times New Roman" w:hAnsi="Times New Roman" w:cs="Times New Roman"/>
      <w:sz w:val="24"/>
      <w:szCs w:val="24"/>
    </w:rPr>
  </w:style>
  <w:style w:type="paragraph" w:styleId="Heading1">
    <w:name w:val="heading 1"/>
    <w:basedOn w:val="ListParagraph"/>
    <w:next w:val="Normal"/>
    <w:link w:val="Heading1Char"/>
    <w:uiPriority w:val="9"/>
    <w:qFormat/>
    <w:rsid w:val="00B9130B"/>
    <w:pPr>
      <w:numPr>
        <w:numId w:val="25"/>
      </w:numPr>
      <w:spacing w:line="360" w:lineRule="auto"/>
      <w:outlineLvl w:val="0"/>
    </w:pPr>
    <w:rPr>
      <w:b/>
      <w:bCs/>
    </w:rPr>
  </w:style>
  <w:style w:type="paragraph" w:styleId="Heading2">
    <w:name w:val="heading 2"/>
    <w:basedOn w:val="ListParagraph"/>
    <w:next w:val="Normal"/>
    <w:link w:val="Heading2Char"/>
    <w:uiPriority w:val="9"/>
    <w:unhideWhenUsed/>
    <w:qFormat/>
    <w:rsid w:val="00B25E2D"/>
    <w:pPr>
      <w:numPr>
        <w:ilvl w:val="1"/>
        <w:numId w:val="25"/>
      </w:numPr>
      <w:spacing w:line="360" w:lineRule="auto"/>
      <w:outlineLvl w:val="1"/>
    </w:pPr>
    <w:rPr>
      <w:b/>
      <w:bCs/>
      <w:i/>
    </w:rPr>
  </w:style>
  <w:style w:type="paragraph" w:styleId="Heading3">
    <w:name w:val="heading 3"/>
    <w:basedOn w:val="ListParagraph"/>
    <w:next w:val="Normal"/>
    <w:link w:val="Heading3Char"/>
    <w:uiPriority w:val="9"/>
    <w:unhideWhenUsed/>
    <w:qFormat/>
    <w:rsid w:val="001428C5"/>
    <w:pPr>
      <w:numPr>
        <w:ilvl w:val="2"/>
        <w:numId w:val="25"/>
      </w:numPr>
      <w:spacing w:line="276" w:lineRule="auto"/>
      <w:ind w:left="0"/>
      <w:contextualSpacing w:val="0"/>
      <w:outlineLvl w:val="2"/>
    </w:pPr>
    <w:rPr>
      <w:bCs/>
      <w:i/>
    </w:rPr>
  </w:style>
  <w:style w:type="paragraph" w:styleId="Heading4">
    <w:name w:val="heading 4"/>
    <w:basedOn w:val="Heading1"/>
    <w:next w:val="Normal"/>
    <w:link w:val="Heading4Char"/>
    <w:uiPriority w:val="9"/>
    <w:unhideWhenUsed/>
    <w:qFormat/>
    <w:rsid w:val="001D1FC6"/>
    <w:pPr>
      <w:numPr>
        <w:numId w:val="0"/>
      </w:numPr>
      <w:tabs>
        <w:tab w:val="left" w:pos="567"/>
        <w:tab w:val="left" w:pos="851"/>
        <w:tab w:val="left" w:pos="964"/>
      </w:tabs>
      <w:spacing w:line="300" w:lineRule="auto"/>
      <w:contextualSpacing w:val="0"/>
      <w:outlineLvl w:val="3"/>
    </w:pPr>
    <w:rPr>
      <w:b w:val="0"/>
      <w:iCs/>
    </w:rPr>
  </w:style>
  <w:style w:type="paragraph" w:styleId="Heading5">
    <w:name w:val="heading 5"/>
    <w:basedOn w:val="Normal"/>
    <w:next w:val="Normal"/>
    <w:link w:val="Heading5Char"/>
    <w:uiPriority w:val="9"/>
    <w:semiHidden/>
    <w:unhideWhenUsed/>
    <w:qFormat/>
    <w:rsid w:val="00544077"/>
    <w:pPr>
      <w:keepNext/>
      <w:keepLines/>
      <w:numPr>
        <w:ilvl w:val="4"/>
        <w:numId w:val="2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44077"/>
    <w:pPr>
      <w:keepNext/>
      <w:keepLines/>
      <w:numPr>
        <w:ilvl w:val="5"/>
        <w:numId w:val="2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0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0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0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C3"/>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B25E2D"/>
    <w:rPr>
      <w:rFonts w:ascii="Times New Roman" w:hAnsi="Times New Roman" w:cs="Times New Roman"/>
      <w:b/>
      <w:bCs/>
      <w:i/>
      <w:sz w:val="24"/>
      <w:szCs w:val="24"/>
    </w:rPr>
  </w:style>
  <w:style w:type="character" w:customStyle="1" w:styleId="Heading3Char">
    <w:name w:val="Heading 3 Char"/>
    <w:basedOn w:val="DefaultParagraphFont"/>
    <w:link w:val="Heading3"/>
    <w:uiPriority w:val="9"/>
    <w:rsid w:val="001428C5"/>
    <w:rPr>
      <w:rFonts w:ascii="Times New Roman" w:hAnsi="Times New Roman" w:cs="Times New Roman"/>
      <w:bCs/>
      <w:i/>
      <w:sz w:val="24"/>
      <w:szCs w:val="24"/>
    </w:rPr>
  </w:style>
  <w:style w:type="character" w:customStyle="1" w:styleId="Heading4Char">
    <w:name w:val="Heading 4 Char"/>
    <w:basedOn w:val="DefaultParagraphFont"/>
    <w:link w:val="Heading4"/>
    <w:uiPriority w:val="9"/>
    <w:rsid w:val="001D1FC6"/>
    <w:rPr>
      <w:rFonts w:ascii="Times New Roman" w:hAnsi="Times New Roman" w:cs="Times New Roman"/>
      <w:bCs/>
      <w:iCs/>
      <w:sz w:val="24"/>
      <w:szCs w:val="24"/>
    </w:rPr>
  </w:style>
  <w:style w:type="character" w:customStyle="1" w:styleId="Heading5Char">
    <w:name w:val="Heading 5 Char"/>
    <w:basedOn w:val="DefaultParagraphFont"/>
    <w:link w:val="Heading5"/>
    <w:uiPriority w:val="9"/>
    <w:semiHidden/>
    <w:rsid w:val="00544077"/>
    <w:rPr>
      <w:rFonts w:ascii="Times New Roman" w:eastAsiaTheme="majorEastAsia" w:hAnsi="Times New Roman" w:cstheme="majorBidi"/>
      <w:color w:val="0F4761" w:themeColor="accent1" w:themeShade="BF"/>
      <w:sz w:val="24"/>
      <w:szCs w:val="24"/>
    </w:rPr>
  </w:style>
  <w:style w:type="character" w:customStyle="1" w:styleId="Heading6Char">
    <w:name w:val="Heading 6 Char"/>
    <w:basedOn w:val="DefaultParagraphFont"/>
    <w:link w:val="Heading6"/>
    <w:uiPriority w:val="9"/>
    <w:rsid w:val="00544077"/>
    <w:rPr>
      <w:rFonts w:ascii="Times New Roman" w:eastAsiaTheme="majorEastAsia" w:hAnsi="Times New Roman"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544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077"/>
    <w:rPr>
      <w:rFonts w:eastAsiaTheme="majorEastAsia" w:cstheme="majorBidi"/>
      <w:color w:val="272727" w:themeColor="text1" w:themeTint="D8"/>
    </w:rPr>
  </w:style>
  <w:style w:type="paragraph" w:styleId="Title">
    <w:name w:val="Title"/>
    <w:basedOn w:val="Normal"/>
    <w:next w:val="Normal"/>
    <w:link w:val="TitleChar"/>
    <w:uiPriority w:val="10"/>
    <w:qFormat/>
    <w:rsid w:val="00B63CBA"/>
    <w:pPr>
      <w:spacing w:line="276" w:lineRule="auto"/>
      <w:jc w:val="center"/>
    </w:pPr>
    <w:rPr>
      <w:b/>
      <w:bCs/>
    </w:rPr>
  </w:style>
  <w:style w:type="character" w:customStyle="1" w:styleId="TitleChar">
    <w:name w:val="Title Char"/>
    <w:basedOn w:val="DefaultParagraphFont"/>
    <w:link w:val="Title"/>
    <w:uiPriority w:val="10"/>
    <w:rsid w:val="00B63CBA"/>
    <w:rPr>
      <w:rFonts w:ascii="Times New Roman" w:hAnsi="Times New Roman" w:cs="Times New Roman"/>
      <w:b/>
      <w:bCs/>
      <w:sz w:val="24"/>
      <w:szCs w:val="24"/>
    </w:rPr>
  </w:style>
  <w:style w:type="paragraph" w:styleId="Subtitle">
    <w:name w:val="Subtitle"/>
    <w:basedOn w:val="Normal"/>
    <w:next w:val="Normal"/>
    <w:link w:val="SubtitleChar"/>
    <w:uiPriority w:val="11"/>
    <w:qFormat/>
    <w:rsid w:val="005440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0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4077"/>
    <w:rPr>
      <w:i/>
      <w:iCs/>
      <w:color w:val="404040" w:themeColor="text1" w:themeTint="BF"/>
    </w:rPr>
  </w:style>
  <w:style w:type="paragraph" w:styleId="ListParagraph">
    <w:name w:val="List Paragraph"/>
    <w:aliases w:val="Detail 1,Bullet List,FooterText,Paragraphe de liste,Use Case List Paragraph,Body Bullet,Colorful List - Accent 11,Ref,Bulleted Text,List bullet,List Paragraph 1,List Bullet1,Figure_name,List Paragraph Char Char,d_bodyb,B1,bu1,Requirements"/>
    <w:basedOn w:val="Normal"/>
    <w:link w:val="ListParagraphChar"/>
    <w:qFormat/>
    <w:rsid w:val="00FF1411"/>
    <w:pPr>
      <w:ind w:left="720"/>
      <w:contextualSpacing/>
    </w:pPr>
  </w:style>
  <w:style w:type="character" w:styleId="IntenseEmphasis">
    <w:name w:val="Intense Emphasis"/>
    <w:basedOn w:val="DefaultParagraphFont"/>
    <w:uiPriority w:val="21"/>
    <w:qFormat/>
    <w:rsid w:val="00544077"/>
    <w:rPr>
      <w:i/>
      <w:iCs/>
      <w:color w:val="0F4761" w:themeColor="accent1" w:themeShade="BF"/>
    </w:rPr>
  </w:style>
  <w:style w:type="paragraph" w:styleId="IntenseQuote">
    <w:name w:val="Intense Quote"/>
    <w:basedOn w:val="Normal"/>
    <w:next w:val="Normal"/>
    <w:link w:val="IntenseQuoteChar"/>
    <w:uiPriority w:val="30"/>
    <w:qFormat/>
    <w:rsid w:val="00544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077"/>
    <w:rPr>
      <w:i/>
      <w:iCs/>
      <w:color w:val="0F4761" w:themeColor="accent1" w:themeShade="BF"/>
    </w:rPr>
  </w:style>
  <w:style w:type="character" w:styleId="IntenseReference">
    <w:name w:val="Intense Reference"/>
    <w:basedOn w:val="DefaultParagraphFont"/>
    <w:uiPriority w:val="32"/>
    <w:qFormat/>
    <w:rsid w:val="00544077"/>
    <w:rPr>
      <w:b/>
      <w:bCs/>
      <w:smallCaps/>
      <w:color w:val="0F4761" w:themeColor="accent1" w:themeShade="BF"/>
      <w:spacing w:val="5"/>
    </w:rPr>
  </w:style>
  <w:style w:type="table" w:styleId="TableGrid">
    <w:name w:val="Table Grid"/>
    <w:aliases w:val="HRT Table Style,Table Grid No Line,new tab,Template Table Grid,MB Table Grid,Table Grid JO"/>
    <w:basedOn w:val="TableNormal"/>
    <w:uiPriority w:val="39"/>
    <w:rsid w:val="00544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3612"/>
    <w:pPr>
      <w:spacing w:before="100" w:beforeAutospacing="1" w:after="100" w:afterAutospacing="1"/>
      <w:jc w:val="left"/>
    </w:pPr>
    <w:rPr>
      <w:rFonts w:eastAsia="Times New Roman"/>
      <w:kern w:val="0"/>
      <w14:ligatures w14:val="none"/>
    </w:rPr>
  </w:style>
  <w:style w:type="character" w:customStyle="1" w:styleId="apple-tab-span">
    <w:name w:val="apple-tab-span"/>
    <w:basedOn w:val="DefaultParagraphFont"/>
    <w:rsid w:val="00D03612"/>
  </w:style>
  <w:style w:type="table" w:styleId="TableGridLight">
    <w:name w:val="Grid Table Light"/>
    <w:basedOn w:val="TableNormal"/>
    <w:uiPriority w:val="40"/>
    <w:rsid w:val="00AE71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AE71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1">
    <w:name w:val="normal1"/>
    <w:qFormat/>
    <w:rsid w:val="007B4D6A"/>
    <w:pPr>
      <w:suppressAutoHyphens/>
      <w:spacing w:before="120" w:after="0" w:line="300" w:lineRule="auto"/>
    </w:pPr>
    <w:rPr>
      <w:rFonts w:ascii="Times New Roman" w:eastAsia="Calibri" w:hAnsi="Times New Roman" w:cs="Calibri"/>
      <w:kern w:val="0"/>
      <w:sz w:val="24"/>
      <w:lang w:eastAsia="zh-CN" w:bidi="hi-IN"/>
      <w14:ligatures w14:val="none"/>
    </w:rPr>
  </w:style>
  <w:style w:type="character" w:styleId="CommentReference">
    <w:name w:val="annotation reference"/>
    <w:basedOn w:val="DefaultParagraphFont"/>
    <w:uiPriority w:val="99"/>
    <w:unhideWhenUsed/>
    <w:rsid w:val="00800C77"/>
    <w:rPr>
      <w:sz w:val="16"/>
      <w:szCs w:val="16"/>
    </w:rPr>
  </w:style>
  <w:style w:type="paragraph" w:styleId="CommentText">
    <w:name w:val="annotation text"/>
    <w:basedOn w:val="Normal"/>
    <w:link w:val="CommentTextChar"/>
    <w:uiPriority w:val="99"/>
    <w:unhideWhenUsed/>
    <w:rsid w:val="00800C77"/>
    <w:pPr>
      <w:spacing w:line="240" w:lineRule="auto"/>
    </w:pPr>
    <w:rPr>
      <w:sz w:val="20"/>
      <w:szCs w:val="20"/>
    </w:rPr>
  </w:style>
  <w:style w:type="character" w:customStyle="1" w:styleId="CommentTextChar">
    <w:name w:val="Comment Text Char"/>
    <w:basedOn w:val="DefaultParagraphFont"/>
    <w:link w:val="CommentText"/>
    <w:uiPriority w:val="99"/>
    <w:rsid w:val="00800C7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00C77"/>
    <w:rPr>
      <w:b/>
      <w:bCs/>
    </w:rPr>
  </w:style>
  <w:style w:type="character" w:customStyle="1" w:styleId="CommentSubjectChar">
    <w:name w:val="Comment Subject Char"/>
    <w:basedOn w:val="CommentTextChar"/>
    <w:link w:val="CommentSubject"/>
    <w:uiPriority w:val="99"/>
    <w:semiHidden/>
    <w:rsid w:val="00800C77"/>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800C77"/>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C77"/>
    <w:rPr>
      <w:rFonts w:ascii="Segoe UI" w:hAnsi="Segoe UI" w:cs="Segoe UI"/>
      <w:sz w:val="18"/>
      <w:szCs w:val="18"/>
    </w:rPr>
  </w:style>
  <w:style w:type="character" w:styleId="PlaceholderText">
    <w:name w:val="Placeholder Text"/>
    <w:basedOn w:val="DefaultParagraphFont"/>
    <w:uiPriority w:val="99"/>
    <w:semiHidden/>
    <w:rsid w:val="00D46B28"/>
    <w:rPr>
      <w:color w:val="808080"/>
    </w:rPr>
  </w:style>
  <w:style w:type="paragraph" w:styleId="FootnoteText">
    <w:name w:val="footnote text"/>
    <w:basedOn w:val="Normal"/>
    <w:link w:val="FootnoteTextChar"/>
    <w:uiPriority w:val="99"/>
    <w:semiHidden/>
    <w:unhideWhenUsed/>
    <w:rsid w:val="00D67C47"/>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D67C47"/>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D67C47"/>
    <w:rPr>
      <w:vertAlign w:val="superscript"/>
    </w:rPr>
  </w:style>
  <w:style w:type="character" w:customStyle="1" w:styleId="ListParagraphChar">
    <w:name w:val="List Paragraph Char"/>
    <w:aliases w:val="Detail 1 Char,Bullet List Char,FooterText Char,Paragraphe de liste Char,Use Case List Paragraph Char,Body Bullet Char,Colorful List - Accent 11 Char,Ref Char,Bulleted Text Char,List bullet Char,List Paragraph 1 Char,List Bullet1 Char"/>
    <w:basedOn w:val="DefaultParagraphFont"/>
    <w:link w:val="ListParagraph"/>
    <w:qFormat/>
    <w:rsid w:val="00FF1411"/>
    <w:rPr>
      <w:rFonts w:ascii="Times New Roman" w:hAnsi="Times New Roman" w:cs="Times New Roman"/>
      <w:sz w:val="24"/>
      <w:szCs w:val="24"/>
    </w:rPr>
  </w:style>
  <w:style w:type="character" w:customStyle="1" w:styleId="ng-star-inserted">
    <w:name w:val="ng-star-inserted"/>
    <w:basedOn w:val="DefaultParagraphFont"/>
    <w:rsid w:val="005B3029"/>
  </w:style>
  <w:style w:type="character" w:customStyle="1" w:styleId="normaltextrun">
    <w:name w:val="normaltextrun"/>
    <w:basedOn w:val="DefaultParagraphFont"/>
    <w:rsid w:val="00F93BF4"/>
  </w:style>
  <w:style w:type="paragraph" w:styleId="ListBullet">
    <w:name w:val="List Bullet"/>
    <w:basedOn w:val="Normal"/>
    <w:uiPriority w:val="99"/>
    <w:unhideWhenUsed/>
    <w:rsid w:val="000D3649"/>
    <w:pPr>
      <w:spacing w:before="0" w:after="160" w:line="259" w:lineRule="auto"/>
      <w:contextualSpacing/>
      <w:jc w:val="left"/>
    </w:pPr>
    <w:rPr>
      <w:rFonts w:asciiTheme="minorHAnsi" w:hAnsiTheme="minorHAnsi" w:cstheme="minorBidi"/>
      <w:noProof/>
      <w:kern w:val="0"/>
      <w:sz w:val="22"/>
      <w:szCs w:val="22"/>
      <w:lang w:val="vi-VN"/>
      <w14:ligatures w14:val="none"/>
    </w:rPr>
  </w:style>
  <w:style w:type="paragraph" w:styleId="Header">
    <w:name w:val="header"/>
    <w:basedOn w:val="Normal"/>
    <w:link w:val="HeaderChar"/>
    <w:uiPriority w:val="99"/>
    <w:unhideWhenUsed/>
    <w:rsid w:val="00D46E4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46E44"/>
    <w:rPr>
      <w:rFonts w:ascii="Times New Roman" w:hAnsi="Times New Roman" w:cs="Times New Roman"/>
      <w:sz w:val="24"/>
      <w:szCs w:val="24"/>
    </w:rPr>
  </w:style>
  <w:style w:type="paragraph" w:styleId="Footer">
    <w:name w:val="footer"/>
    <w:basedOn w:val="Normal"/>
    <w:link w:val="FooterChar"/>
    <w:uiPriority w:val="99"/>
    <w:unhideWhenUsed/>
    <w:rsid w:val="00D46E4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D46E44"/>
    <w:rPr>
      <w:rFonts w:ascii="Times New Roman" w:hAnsi="Times New Roman" w:cs="Times New Roman"/>
      <w:sz w:val="24"/>
      <w:szCs w:val="24"/>
    </w:rPr>
  </w:style>
  <w:style w:type="character" w:customStyle="1" w:styleId="Detail3Char">
    <w:name w:val="Detail 3 Char"/>
    <w:basedOn w:val="DefaultParagraphFont"/>
    <w:link w:val="Detail3"/>
    <w:locked/>
    <w:rsid w:val="00D748CA"/>
    <w:rPr>
      <w:rFonts w:ascii="Times New Roman" w:hAnsi="Times New Roman" w:cs="Times New Roman"/>
      <w:kern w:val="0"/>
      <w:szCs w:val="26"/>
      <w14:ligatures w14:val="none"/>
    </w:rPr>
  </w:style>
  <w:style w:type="paragraph" w:customStyle="1" w:styleId="Detail3">
    <w:name w:val="Detail 3"/>
    <w:basedOn w:val="ListParagraph"/>
    <w:link w:val="Detail3Char"/>
    <w:rsid w:val="00D748CA"/>
    <w:pPr>
      <w:numPr>
        <w:numId w:val="26"/>
      </w:numPr>
      <w:contextualSpacing w:val="0"/>
    </w:pPr>
    <w:rPr>
      <w:kern w:val="0"/>
      <w:sz w:val="22"/>
      <w:szCs w:val="26"/>
      <w14:ligatures w14:val="none"/>
    </w:rPr>
  </w:style>
  <w:style w:type="paragraph" w:customStyle="1" w:styleId="paragraph">
    <w:name w:val="paragraph"/>
    <w:basedOn w:val="Normal"/>
    <w:rsid w:val="00D748CA"/>
    <w:pPr>
      <w:spacing w:before="100" w:beforeAutospacing="1" w:after="100" w:afterAutospacing="1" w:line="240" w:lineRule="auto"/>
      <w:jc w:val="left"/>
    </w:pPr>
    <w:rPr>
      <w:rFonts w:eastAsia="Times New Roman"/>
      <w:kern w:val="0"/>
      <w:lang w:eastAsia="zh-CN"/>
      <w14:ligatures w14:val="none"/>
    </w:rPr>
  </w:style>
  <w:style w:type="character" w:customStyle="1" w:styleId="BodyTextChar">
    <w:name w:val="Body Text Char"/>
    <w:aliases w:val="Body Text Char Char Char Char,Body Text Char Char Char1,body text Char,contents Char,Body Text Bullet Char"/>
    <w:basedOn w:val="DefaultParagraphFont"/>
    <w:link w:val="BodyText"/>
    <w:uiPriority w:val="99"/>
    <w:semiHidden/>
    <w:locked/>
    <w:rsid w:val="000E156F"/>
    <w:rPr>
      <w:rFonts w:ascii="Times New Roman" w:eastAsia="Times New Roman" w:hAnsi="Times New Roman" w:cs="Times New Roman"/>
      <w:kern w:val="0"/>
      <w:lang w:val="en-GB" w:eastAsia="en-GB"/>
      <w14:ligatures w14:val="none"/>
    </w:rPr>
  </w:style>
  <w:style w:type="paragraph" w:styleId="BodyText">
    <w:name w:val="Body Text"/>
    <w:aliases w:val="Body Text Char Char Char,Body Text Char Char,body text,contents,Body Text Bullet"/>
    <w:basedOn w:val="Normal"/>
    <w:link w:val="BodyTextChar"/>
    <w:uiPriority w:val="99"/>
    <w:semiHidden/>
    <w:unhideWhenUsed/>
    <w:rsid w:val="000E156F"/>
    <w:pPr>
      <w:spacing w:line="360" w:lineRule="atLeast"/>
    </w:pPr>
    <w:rPr>
      <w:rFonts w:eastAsia="Times New Roman"/>
      <w:kern w:val="0"/>
      <w:sz w:val="22"/>
      <w:szCs w:val="22"/>
      <w:lang w:val="en-GB" w:eastAsia="en-GB"/>
      <w14:ligatures w14:val="none"/>
    </w:rPr>
  </w:style>
  <w:style w:type="character" w:customStyle="1" w:styleId="BodyTextChar1">
    <w:name w:val="Body Text Char1"/>
    <w:basedOn w:val="DefaultParagraphFont"/>
    <w:uiPriority w:val="99"/>
    <w:semiHidden/>
    <w:rsid w:val="000E156F"/>
    <w:rPr>
      <w:rFonts w:ascii="Times New Roman" w:hAnsi="Times New Roman" w:cs="Times New Roman"/>
      <w:sz w:val="24"/>
      <w:szCs w:val="24"/>
    </w:rPr>
  </w:style>
  <w:style w:type="paragraph" w:styleId="Revision">
    <w:name w:val="Revision"/>
    <w:hidden/>
    <w:uiPriority w:val="99"/>
    <w:semiHidden/>
    <w:rsid w:val="00E60B29"/>
    <w:pPr>
      <w:spacing w:after="0" w:line="240" w:lineRule="auto"/>
      <w:jc w:val="left"/>
    </w:pPr>
    <w:rPr>
      <w:rFonts w:ascii="Times New Roman" w:hAnsi="Times New Roman" w:cs="Times New Roman"/>
      <w:sz w:val="24"/>
      <w:szCs w:val="24"/>
    </w:rPr>
  </w:style>
  <w:style w:type="character" w:customStyle="1" w:styleId="eop">
    <w:name w:val="eop"/>
    <w:basedOn w:val="DefaultParagraphFont"/>
    <w:rsid w:val="00E60B29"/>
  </w:style>
  <w:style w:type="character" w:styleId="Hyperlink">
    <w:name w:val="Hyperlink"/>
    <w:basedOn w:val="DefaultParagraphFont"/>
    <w:uiPriority w:val="99"/>
    <w:semiHidden/>
    <w:unhideWhenUsed/>
    <w:rsid w:val="0082370B"/>
    <w:rPr>
      <w:color w:val="0000FF"/>
      <w:u w:val="single"/>
    </w:rPr>
  </w:style>
  <w:style w:type="table" w:styleId="GridTable4-Accent6">
    <w:name w:val="Grid Table 4 Accent 6"/>
    <w:basedOn w:val="TableNormal"/>
    <w:uiPriority w:val="49"/>
    <w:rsid w:val="00BE26F5"/>
    <w:pPr>
      <w:spacing w:after="0" w:line="240" w:lineRule="auto"/>
      <w:jc w:val="left"/>
    </w:pPr>
    <w:rPr>
      <w:kern w:val="0"/>
      <w:lang w:val="en-GB"/>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Strong">
    <w:name w:val="Strong"/>
    <w:basedOn w:val="DefaultParagraphFont"/>
    <w:uiPriority w:val="22"/>
    <w:qFormat/>
    <w:rsid w:val="00AE5538"/>
    <w:rPr>
      <w:b/>
      <w:bCs/>
    </w:rPr>
  </w:style>
  <w:style w:type="character" w:styleId="HTMLCode">
    <w:name w:val="HTML Code"/>
    <w:basedOn w:val="DefaultParagraphFont"/>
    <w:uiPriority w:val="99"/>
    <w:semiHidden/>
    <w:unhideWhenUsed/>
    <w:rsid w:val="00AA29D2"/>
    <w:rPr>
      <w:rFonts w:ascii="Courier New" w:eastAsia="Times New Roman" w:hAnsi="Courier New" w:cs="Courier New"/>
      <w:sz w:val="20"/>
      <w:szCs w:val="20"/>
    </w:rPr>
  </w:style>
  <w:style w:type="paragraph" w:customStyle="1" w:styleId="font-claude-response-body">
    <w:name w:val="font-claude-response-body"/>
    <w:basedOn w:val="Normal"/>
    <w:rsid w:val="00EE16AE"/>
    <w:pPr>
      <w:spacing w:before="100" w:beforeAutospacing="1" w:after="100" w:afterAutospacing="1" w:line="240" w:lineRule="auto"/>
      <w:jc w:val="left"/>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512835">
      <w:bodyDiv w:val="1"/>
      <w:marLeft w:val="0"/>
      <w:marRight w:val="0"/>
      <w:marTop w:val="0"/>
      <w:marBottom w:val="0"/>
      <w:divBdr>
        <w:top w:val="none" w:sz="0" w:space="0" w:color="auto"/>
        <w:left w:val="none" w:sz="0" w:space="0" w:color="auto"/>
        <w:bottom w:val="none" w:sz="0" w:space="0" w:color="auto"/>
        <w:right w:val="none" w:sz="0" w:space="0" w:color="auto"/>
      </w:divBdr>
    </w:div>
    <w:div w:id="261643687">
      <w:bodyDiv w:val="1"/>
      <w:marLeft w:val="0"/>
      <w:marRight w:val="0"/>
      <w:marTop w:val="0"/>
      <w:marBottom w:val="0"/>
      <w:divBdr>
        <w:top w:val="none" w:sz="0" w:space="0" w:color="auto"/>
        <w:left w:val="none" w:sz="0" w:space="0" w:color="auto"/>
        <w:bottom w:val="none" w:sz="0" w:space="0" w:color="auto"/>
        <w:right w:val="none" w:sz="0" w:space="0" w:color="auto"/>
      </w:divBdr>
    </w:div>
    <w:div w:id="264776648">
      <w:bodyDiv w:val="1"/>
      <w:marLeft w:val="0"/>
      <w:marRight w:val="0"/>
      <w:marTop w:val="0"/>
      <w:marBottom w:val="0"/>
      <w:divBdr>
        <w:top w:val="none" w:sz="0" w:space="0" w:color="auto"/>
        <w:left w:val="none" w:sz="0" w:space="0" w:color="auto"/>
        <w:bottom w:val="none" w:sz="0" w:space="0" w:color="auto"/>
        <w:right w:val="none" w:sz="0" w:space="0" w:color="auto"/>
      </w:divBdr>
      <w:divsChild>
        <w:div w:id="1642228642">
          <w:marLeft w:val="0"/>
          <w:marRight w:val="0"/>
          <w:marTop w:val="0"/>
          <w:marBottom w:val="0"/>
          <w:divBdr>
            <w:top w:val="none" w:sz="0" w:space="0" w:color="auto"/>
            <w:left w:val="none" w:sz="0" w:space="0" w:color="auto"/>
            <w:bottom w:val="none" w:sz="0" w:space="0" w:color="auto"/>
            <w:right w:val="none" w:sz="0" w:space="0" w:color="auto"/>
          </w:divBdr>
          <w:divsChild>
            <w:div w:id="121184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8701">
      <w:bodyDiv w:val="1"/>
      <w:marLeft w:val="0"/>
      <w:marRight w:val="0"/>
      <w:marTop w:val="0"/>
      <w:marBottom w:val="0"/>
      <w:divBdr>
        <w:top w:val="none" w:sz="0" w:space="0" w:color="auto"/>
        <w:left w:val="none" w:sz="0" w:space="0" w:color="auto"/>
        <w:bottom w:val="none" w:sz="0" w:space="0" w:color="auto"/>
        <w:right w:val="none" w:sz="0" w:space="0" w:color="auto"/>
      </w:divBdr>
    </w:div>
    <w:div w:id="641038385">
      <w:bodyDiv w:val="1"/>
      <w:marLeft w:val="0"/>
      <w:marRight w:val="0"/>
      <w:marTop w:val="0"/>
      <w:marBottom w:val="0"/>
      <w:divBdr>
        <w:top w:val="none" w:sz="0" w:space="0" w:color="auto"/>
        <w:left w:val="none" w:sz="0" w:space="0" w:color="auto"/>
        <w:bottom w:val="none" w:sz="0" w:space="0" w:color="auto"/>
        <w:right w:val="none" w:sz="0" w:space="0" w:color="auto"/>
      </w:divBdr>
    </w:div>
    <w:div w:id="852762932">
      <w:bodyDiv w:val="1"/>
      <w:marLeft w:val="0"/>
      <w:marRight w:val="0"/>
      <w:marTop w:val="0"/>
      <w:marBottom w:val="0"/>
      <w:divBdr>
        <w:top w:val="none" w:sz="0" w:space="0" w:color="auto"/>
        <w:left w:val="none" w:sz="0" w:space="0" w:color="auto"/>
        <w:bottom w:val="none" w:sz="0" w:space="0" w:color="auto"/>
        <w:right w:val="none" w:sz="0" w:space="0" w:color="auto"/>
      </w:divBdr>
    </w:div>
    <w:div w:id="859853657">
      <w:bodyDiv w:val="1"/>
      <w:marLeft w:val="0"/>
      <w:marRight w:val="0"/>
      <w:marTop w:val="0"/>
      <w:marBottom w:val="0"/>
      <w:divBdr>
        <w:top w:val="none" w:sz="0" w:space="0" w:color="auto"/>
        <w:left w:val="none" w:sz="0" w:space="0" w:color="auto"/>
        <w:bottom w:val="none" w:sz="0" w:space="0" w:color="auto"/>
        <w:right w:val="none" w:sz="0" w:space="0" w:color="auto"/>
      </w:divBdr>
    </w:div>
    <w:div w:id="1127889594">
      <w:bodyDiv w:val="1"/>
      <w:marLeft w:val="0"/>
      <w:marRight w:val="0"/>
      <w:marTop w:val="0"/>
      <w:marBottom w:val="0"/>
      <w:divBdr>
        <w:top w:val="none" w:sz="0" w:space="0" w:color="auto"/>
        <w:left w:val="none" w:sz="0" w:space="0" w:color="auto"/>
        <w:bottom w:val="none" w:sz="0" w:space="0" w:color="auto"/>
        <w:right w:val="none" w:sz="0" w:space="0" w:color="auto"/>
      </w:divBdr>
    </w:div>
    <w:div w:id="1147821796">
      <w:bodyDiv w:val="1"/>
      <w:marLeft w:val="0"/>
      <w:marRight w:val="0"/>
      <w:marTop w:val="0"/>
      <w:marBottom w:val="0"/>
      <w:divBdr>
        <w:top w:val="none" w:sz="0" w:space="0" w:color="auto"/>
        <w:left w:val="none" w:sz="0" w:space="0" w:color="auto"/>
        <w:bottom w:val="none" w:sz="0" w:space="0" w:color="auto"/>
        <w:right w:val="none" w:sz="0" w:space="0" w:color="auto"/>
      </w:divBdr>
      <w:divsChild>
        <w:div w:id="119691616">
          <w:marLeft w:val="0"/>
          <w:marRight w:val="0"/>
          <w:marTop w:val="0"/>
          <w:marBottom w:val="0"/>
          <w:divBdr>
            <w:top w:val="none" w:sz="0" w:space="0" w:color="auto"/>
            <w:left w:val="none" w:sz="0" w:space="0" w:color="auto"/>
            <w:bottom w:val="none" w:sz="0" w:space="0" w:color="auto"/>
            <w:right w:val="none" w:sz="0" w:space="0" w:color="auto"/>
          </w:divBdr>
        </w:div>
        <w:div w:id="1680808525">
          <w:marLeft w:val="0"/>
          <w:marRight w:val="0"/>
          <w:marTop w:val="0"/>
          <w:marBottom w:val="0"/>
          <w:divBdr>
            <w:top w:val="none" w:sz="0" w:space="0" w:color="auto"/>
            <w:left w:val="none" w:sz="0" w:space="0" w:color="auto"/>
            <w:bottom w:val="none" w:sz="0" w:space="0" w:color="auto"/>
            <w:right w:val="none" w:sz="0" w:space="0" w:color="auto"/>
          </w:divBdr>
        </w:div>
        <w:div w:id="2110852736">
          <w:marLeft w:val="0"/>
          <w:marRight w:val="0"/>
          <w:marTop w:val="0"/>
          <w:marBottom w:val="0"/>
          <w:divBdr>
            <w:top w:val="none" w:sz="0" w:space="0" w:color="auto"/>
            <w:left w:val="none" w:sz="0" w:space="0" w:color="auto"/>
            <w:bottom w:val="none" w:sz="0" w:space="0" w:color="auto"/>
            <w:right w:val="none" w:sz="0" w:space="0" w:color="auto"/>
          </w:divBdr>
        </w:div>
      </w:divsChild>
    </w:div>
    <w:div w:id="1245072006">
      <w:bodyDiv w:val="1"/>
      <w:marLeft w:val="0"/>
      <w:marRight w:val="0"/>
      <w:marTop w:val="0"/>
      <w:marBottom w:val="0"/>
      <w:divBdr>
        <w:top w:val="none" w:sz="0" w:space="0" w:color="auto"/>
        <w:left w:val="none" w:sz="0" w:space="0" w:color="auto"/>
        <w:bottom w:val="none" w:sz="0" w:space="0" w:color="auto"/>
        <w:right w:val="none" w:sz="0" w:space="0" w:color="auto"/>
      </w:divBdr>
      <w:divsChild>
        <w:div w:id="42756227">
          <w:marLeft w:val="0"/>
          <w:marRight w:val="0"/>
          <w:marTop w:val="0"/>
          <w:marBottom w:val="0"/>
          <w:divBdr>
            <w:top w:val="none" w:sz="0" w:space="0" w:color="auto"/>
            <w:left w:val="none" w:sz="0" w:space="0" w:color="auto"/>
            <w:bottom w:val="none" w:sz="0" w:space="0" w:color="auto"/>
            <w:right w:val="none" w:sz="0" w:space="0" w:color="auto"/>
          </w:divBdr>
          <w:divsChild>
            <w:div w:id="493881823">
              <w:marLeft w:val="0"/>
              <w:marRight w:val="0"/>
              <w:marTop w:val="0"/>
              <w:marBottom w:val="0"/>
              <w:divBdr>
                <w:top w:val="none" w:sz="0" w:space="0" w:color="auto"/>
                <w:left w:val="none" w:sz="0" w:space="0" w:color="auto"/>
                <w:bottom w:val="none" w:sz="0" w:space="0" w:color="auto"/>
                <w:right w:val="none" w:sz="0" w:space="0" w:color="auto"/>
              </w:divBdr>
            </w:div>
            <w:div w:id="79044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6946">
      <w:bodyDiv w:val="1"/>
      <w:marLeft w:val="0"/>
      <w:marRight w:val="0"/>
      <w:marTop w:val="0"/>
      <w:marBottom w:val="0"/>
      <w:divBdr>
        <w:top w:val="none" w:sz="0" w:space="0" w:color="auto"/>
        <w:left w:val="none" w:sz="0" w:space="0" w:color="auto"/>
        <w:bottom w:val="none" w:sz="0" w:space="0" w:color="auto"/>
        <w:right w:val="none" w:sz="0" w:space="0" w:color="auto"/>
      </w:divBdr>
    </w:div>
    <w:div w:id="1389647026">
      <w:bodyDiv w:val="1"/>
      <w:marLeft w:val="0"/>
      <w:marRight w:val="0"/>
      <w:marTop w:val="0"/>
      <w:marBottom w:val="0"/>
      <w:divBdr>
        <w:top w:val="none" w:sz="0" w:space="0" w:color="auto"/>
        <w:left w:val="none" w:sz="0" w:space="0" w:color="auto"/>
        <w:bottom w:val="none" w:sz="0" w:space="0" w:color="auto"/>
        <w:right w:val="none" w:sz="0" w:space="0" w:color="auto"/>
      </w:divBdr>
    </w:div>
    <w:div w:id="1494221051">
      <w:bodyDiv w:val="1"/>
      <w:marLeft w:val="0"/>
      <w:marRight w:val="0"/>
      <w:marTop w:val="0"/>
      <w:marBottom w:val="0"/>
      <w:divBdr>
        <w:top w:val="none" w:sz="0" w:space="0" w:color="auto"/>
        <w:left w:val="none" w:sz="0" w:space="0" w:color="auto"/>
        <w:bottom w:val="none" w:sz="0" w:space="0" w:color="auto"/>
        <w:right w:val="none" w:sz="0" w:space="0" w:color="auto"/>
      </w:divBdr>
      <w:divsChild>
        <w:div w:id="2033988802">
          <w:marLeft w:val="0"/>
          <w:marRight w:val="0"/>
          <w:marTop w:val="0"/>
          <w:marBottom w:val="0"/>
          <w:divBdr>
            <w:top w:val="none" w:sz="0" w:space="0" w:color="auto"/>
            <w:left w:val="none" w:sz="0" w:space="0" w:color="auto"/>
            <w:bottom w:val="none" w:sz="0" w:space="0" w:color="auto"/>
            <w:right w:val="none" w:sz="0" w:space="0" w:color="auto"/>
          </w:divBdr>
        </w:div>
        <w:div w:id="212038986">
          <w:marLeft w:val="0"/>
          <w:marRight w:val="0"/>
          <w:marTop w:val="0"/>
          <w:marBottom w:val="0"/>
          <w:divBdr>
            <w:top w:val="none" w:sz="0" w:space="0" w:color="auto"/>
            <w:left w:val="none" w:sz="0" w:space="0" w:color="auto"/>
            <w:bottom w:val="none" w:sz="0" w:space="0" w:color="auto"/>
            <w:right w:val="none" w:sz="0" w:space="0" w:color="auto"/>
          </w:divBdr>
        </w:div>
        <w:div w:id="1203981186">
          <w:marLeft w:val="0"/>
          <w:marRight w:val="0"/>
          <w:marTop w:val="0"/>
          <w:marBottom w:val="0"/>
          <w:divBdr>
            <w:top w:val="none" w:sz="0" w:space="0" w:color="auto"/>
            <w:left w:val="none" w:sz="0" w:space="0" w:color="auto"/>
            <w:bottom w:val="none" w:sz="0" w:space="0" w:color="auto"/>
            <w:right w:val="none" w:sz="0" w:space="0" w:color="auto"/>
          </w:divBdr>
        </w:div>
      </w:divsChild>
    </w:div>
    <w:div w:id="1588877644">
      <w:bodyDiv w:val="1"/>
      <w:marLeft w:val="0"/>
      <w:marRight w:val="0"/>
      <w:marTop w:val="0"/>
      <w:marBottom w:val="0"/>
      <w:divBdr>
        <w:top w:val="none" w:sz="0" w:space="0" w:color="auto"/>
        <w:left w:val="none" w:sz="0" w:space="0" w:color="auto"/>
        <w:bottom w:val="none" w:sz="0" w:space="0" w:color="auto"/>
        <w:right w:val="none" w:sz="0" w:space="0" w:color="auto"/>
      </w:divBdr>
    </w:div>
    <w:div w:id="1618636576">
      <w:bodyDiv w:val="1"/>
      <w:marLeft w:val="0"/>
      <w:marRight w:val="0"/>
      <w:marTop w:val="0"/>
      <w:marBottom w:val="0"/>
      <w:divBdr>
        <w:top w:val="none" w:sz="0" w:space="0" w:color="auto"/>
        <w:left w:val="none" w:sz="0" w:space="0" w:color="auto"/>
        <w:bottom w:val="none" w:sz="0" w:space="0" w:color="auto"/>
        <w:right w:val="none" w:sz="0" w:space="0" w:color="auto"/>
      </w:divBdr>
    </w:div>
    <w:div w:id="1715042128">
      <w:bodyDiv w:val="1"/>
      <w:marLeft w:val="0"/>
      <w:marRight w:val="0"/>
      <w:marTop w:val="0"/>
      <w:marBottom w:val="0"/>
      <w:divBdr>
        <w:top w:val="none" w:sz="0" w:space="0" w:color="auto"/>
        <w:left w:val="none" w:sz="0" w:space="0" w:color="auto"/>
        <w:bottom w:val="none" w:sz="0" w:space="0" w:color="auto"/>
        <w:right w:val="none" w:sz="0" w:space="0" w:color="auto"/>
      </w:divBdr>
    </w:div>
    <w:div w:id="1775594129">
      <w:bodyDiv w:val="1"/>
      <w:marLeft w:val="0"/>
      <w:marRight w:val="0"/>
      <w:marTop w:val="0"/>
      <w:marBottom w:val="0"/>
      <w:divBdr>
        <w:top w:val="none" w:sz="0" w:space="0" w:color="auto"/>
        <w:left w:val="none" w:sz="0" w:space="0" w:color="auto"/>
        <w:bottom w:val="none" w:sz="0" w:space="0" w:color="auto"/>
        <w:right w:val="none" w:sz="0" w:space="0" w:color="auto"/>
      </w:divBdr>
      <w:divsChild>
        <w:div w:id="2011785203">
          <w:marLeft w:val="0"/>
          <w:marRight w:val="0"/>
          <w:marTop w:val="0"/>
          <w:marBottom w:val="0"/>
          <w:divBdr>
            <w:top w:val="none" w:sz="0" w:space="0" w:color="auto"/>
            <w:left w:val="none" w:sz="0" w:space="0" w:color="auto"/>
            <w:bottom w:val="none" w:sz="0" w:space="0" w:color="auto"/>
            <w:right w:val="none" w:sz="0" w:space="0" w:color="auto"/>
          </w:divBdr>
        </w:div>
        <w:div w:id="2072072719">
          <w:marLeft w:val="0"/>
          <w:marRight w:val="0"/>
          <w:marTop w:val="0"/>
          <w:marBottom w:val="0"/>
          <w:divBdr>
            <w:top w:val="none" w:sz="0" w:space="0" w:color="auto"/>
            <w:left w:val="none" w:sz="0" w:space="0" w:color="auto"/>
            <w:bottom w:val="none" w:sz="0" w:space="0" w:color="auto"/>
            <w:right w:val="none" w:sz="0" w:space="0" w:color="auto"/>
          </w:divBdr>
        </w:div>
        <w:div w:id="927157741">
          <w:marLeft w:val="0"/>
          <w:marRight w:val="0"/>
          <w:marTop w:val="0"/>
          <w:marBottom w:val="0"/>
          <w:divBdr>
            <w:top w:val="none" w:sz="0" w:space="0" w:color="auto"/>
            <w:left w:val="none" w:sz="0" w:space="0" w:color="auto"/>
            <w:bottom w:val="none" w:sz="0" w:space="0" w:color="auto"/>
            <w:right w:val="none" w:sz="0" w:space="0" w:color="auto"/>
          </w:divBdr>
        </w:div>
        <w:div w:id="153306261">
          <w:marLeft w:val="0"/>
          <w:marRight w:val="0"/>
          <w:marTop w:val="0"/>
          <w:marBottom w:val="0"/>
          <w:divBdr>
            <w:top w:val="none" w:sz="0" w:space="0" w:color="auto"/>
            <w:left w:val="none" w:sz="0" w:space="0" w:color="auto"/>
            <w:bottom w:val="none" w:sz="0" w:space="0" w:color="auto"/>
            <w:right w:val="none" w:sz="0" w:space="0" w:color="auto"/>
          </w:divBdr>
        </w:div>
        <w:div w:id="372383571">
          <w:marLeft w:val="0"/>
          <w:marRight w:val="0"/>
          <w:marTop w:val="0"/>
          <w:marBottom w:val="0"/>
          <w:divBdr>
            <w:top w:val="none" w:sz="0" w:space="0" w:color="auto"/>
            <w:left w:val="none" w:sz="0" w:space="0" w:color="auto"/>
            <w:bottom w:val="none" w:sz="0" w:space="0" w:color="auto"/>
            <w:right w:val="none" w:sz="0" w:space="0" w:color="auto"/>
          </w:divBdr>
        </w:div>
        <w:div w:id="1283993925">
          <w:marLeft w:val="0"/>
          <w:marRight w:val="0"/>
          <w:marTop w:val="0"/>
          <w:marBottom w:val="0"/>
          <w:divBdr>
            <w:top w:val="none" w:sz="0" w:space="0" w:color="auto"/>
            <w:left w:val="none" w:sz="0" w:space="0" w:color="auto"/>
            <w:bottom w:val="none" w:sz="0" w:space="0" w:color="auto"/>
            <w:right w:val="none" w:sz="0" w:space="0" w:color="auto"/>
          </w:divBdr>
        </w:div>
        <w:div w:id="719477953">
          <w:marLeft w:val="0"/>
          <w:marRight w:val="0"/>
          <w:marTop w:val="0"/>
          <w:marBottom w:val="0"/>
          <w:divBdr>
            <w:top w:val="none" w:sz="0" w:space="0" w:color="auto"/>
            <w:left w:val="none" w:sz="0" w:space="0" w:color="auto"/>
            <w:bottom w:val="none" w:sz="0" w:space="0" w:color="auto"/>
            <w:right w:val="none" w:sz="0" w:space="0" w:color="auto"/>
          </w:divBdr>
        </w:div>
      </w:divsChild>
    </w:div>
    <w:div w:id="1807895116">
      <w:bodyDiv w:val="1"/>
      <w:marLeft w:val="0"/>
      <w:marRight w:val="0"/>
      <w:marTop w:val="0"/>
      <w:marBottom w:val="0"/>
      <w:divBdr>
        <w:top w:val="none" w:sz="0" w:space="0" w:color="auto"/>
        <w:left w:val="none" w:sz="0" w:space="0" w:color="auto"/>
        <w:bottom w:val="none" w:sz="0" w:space="0" w:color="auto"/>
        <w:right w:val="none" w:sz="0" w:space="0" w:color="auto"/>
      </w:divBdr>
    </w:div>
    <w:div w:id="1862086592">
      <w:bodyDiv w:val="1"/>
      <w:marLeft w:val="0"/>
      <w:marRight w:val="0"/>
      <w:marTop w:val="0"/>
      <w:marBottom w:val="0"/>
      <w:divBdr>
        <w:top w:val="none" w:sz="0" w:space="0" w:color="auto"/>
        <w:left w:val="none" w:sz="0" w:space="0" w:color="auto"/>
        <w:bottom w:val="none" w:sz="0" w:space="0" w:color="auto"/>
        <w:right w:val="none" w:sz="0" w:space="0" w:color="auto"/>
      </w:divBdr>
    </w:div>
    <w:div w:id="1870484856">
      <w:bodyDiv w:val="1"/>
      <w:marLeft w:val="0"/>
      <w:marRight w:val="0"/>
      <w:marTop w:val="0"/>
      <w:marBottom w:val="0"/>
      <w:divBdr>
        <w:top w:val="none" w:sz="0" w:space="0" w:color="auto"/>
        <w:left w:val="none" w:sz="0" w:space="0" w:color="auto"/>
        <w:bottom w:val="none" w:sz="0" w:space="0" w:color="auto"/>
        <w:right w:val="none" w:sz="0" w:space="0" w:color="auto"/>
      </w:divBdr>
    </w:div>
    <w:div w:id="1905674713">
      <w:bodyDiv w:val="1"/>
      <w:marLeft w:val="0"/>
      <w:marRight w:val="0"/>
      <w:marTop w:val="0"/>
      <w:marBottom w:val="0"/>
      <w:divBdr>
        <w:top w:val="none" w:sz="0" w:space="0" w:color="auto"/>
        <w:left w:val="none" w:sz="0" w:space="0" w:color="auto"/>
        <w:bottom w:val="none" w:sz="0" w:space="0" w:color="auto"/>
        <w:right w:val="none" w:sz="0" w:space="0" w:color="auto"/>
      </w:divBdr>
      <w:divsChild>
        <w:div w:id="1902862647">
          <w:marLeft w:val="0"/>
          <w:marRight w:val="0"/>
          <w:marTop w:val="0"/>
          <w:marBottom w:val="0"/>
          <w:divBdr>
            <w:top w:val="none" w:sz="0" w:space="0" w:color="auto"/>
            <w:left w:val="none" w:sz="0" w:space="0" w:color="auto"/>
            <w:bottom w:val="none" w:sz="0" w:space="0" w:color="auto"/>
            <w:right w:val="none" w:sz="0" w:space="0" w:color="auto"/>
          </w:divBdr>
        </w:div>
        <w:div w:id="462963906">
          <w:marLeft w:val="0"/>
          <w:marRight w:val="0"/>
          <w:marTop w:val="0"/>
          <w:marBottom w:val="0"/>
          <w:divBdr>
            <w:top w:val="none" w:sz="0" w:space="0" w:color="auto"/>
            <w:left w:val="none" w:sz="0" w:space="0" w:color="auto"/>
            <w:bottom w:val="none" w:sz="0" w:space="0" w:color="auto"/>
            <w:right w:val="none" w:sz="0" w:space="0" w:color="auto"/>
          </w:divBdr>
        </w:div>
      </w:divsChild>
    </w:div>
    <w:div w:id="212503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13603ACC95A04C9ABAB23A7C689FCD" ma:contentTypeVersion="16" ma:contentTypeDescription="Create a new document." ma:contentTypeScope="" ma:versionID="cb3a615918fa48e67ee18d55dc543c9f">
  <xsd:schema xmlns:xsd="http://www.w3.org/2001/XMLSchema" xmlns:xs="http://www.w3.org/2001/XMLSchema" xmlns:p="http://schemas.microsoft.com/office/2006/metadata/properties" xmlns:ns3="13dadc0d-39ec-4bbc-9b88-3fed45835496" xmlns:ns4="2e4f8982-5335-4f19-ae50-4222abc48594" targetNamespace="http://schemas.microsoft.com/office/2006/metadata/properties" ma:root="true" ma:fieldsID="589708c7e7e219cce0f159bfb8e6aa36" ns3:_="" ns4:_="">
    <xsd:import namespace="13dadc0d-39ec-4bbc-9b88-3fed45835496"/>
    <xsd:import namespace="2e4f8982-5335-4f19-ae50-4222abc48594"/>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GenerationTime" minOccurs="0"/>
                <xsd:element ref="ns3:MediaServiceEventHashCode" minOccurs="0"/>
                <xsd:element ref="ns3:MediaServiceSystemTags" minOccurs="0"/>
                <xsd:element ref="ns3:MediaServiceOCR"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dadc0d-39ec-4bbc-9b88-3fed4583549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4f8982-5335-4f19-ae50-4222abc48594"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3dadc0d-39ec-4bbc-9b88-3fed458354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ECC56-2166-451F-9AE7-176A64014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dadc0d-39ec-4bbc-9b88-3fed45835496"/>
    <ds:schemaRef ds:uri="2e4f8982-5335-4f19-ae50-4222abc485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FDB83C-9ED0-44D4-A935-5852B210C582}">
  <ds:schemaRefs>
    <ds:schemaRef ds:uri="http://schemas.openxmlformats.org/package/2006/metadata/core-properties"/>
    <ds:schemaRef ds:uri="http://purl.org/dc/elements/1.1/"/>
    <ds:schemaRef ds:uri="http://schemas.microsoft.com/office/2006/documentManagement/types"/>
    <ds:schemaRef ds:uri="http://purl.org/dc/dcmitype/"/>
    <ds:schemaRef ds:uri="2e4f8982-5335-4f19-ae50-4222abc48594"/>
    <ds:schemaRef ds:uri="http://www.w3.org/XML/1998/namespace"/>
    <ds:schemaRef ds:uri="13dadc0d-39ec-4bbc-9b88-3fed45835496"/>
    <ds:schemaRef ds:uri="http://schemas.microsoft.com/office/infopath/2007/PartnerControl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80888B69-AB7F-4788-BE89-B8A5A84CB750}">
  <ds:schemaRefs>
    <ds:schemaRef ds:uri="http://schemas.microsoft.com/sharepoint/v3/contenttype/forms"/>
  </ds:schemaRefs>
</ds:datastoreItem>
</file>

<file path=customXml/itemProps4.xml><?xml version="1.0" encoding="utf-8"?>
<ds:datastoreItem xmlns:ds="http://schemas.openxmlformats.org/officeDocument/2006/customXml" ds:itemID="{66B6D22F-043C-4FAD-9DBC-66484E5174EE}">
  <ds:schemaRefs>
    <ds:schemaRef ds:uri="http://schemas.openxmlformats.org/officeDocument/2006/bibliography"/>
  </ds:schemaRefs>
</ds:datastoreItem>
</file>

<file path=docMetadata/LabelInfo.xml><?xml version="1.0" encoding="utf-8"?>
<clbl:labelList xmlns:clbl="http://schemas.microsoft.com/office/2020/mipLabelMetadata">
  <clbl:label id="{f01e930a-b52e-42b1-b70f-a8882b5d043b}" enabled="0" method="" siteId="{f01e930a-b52e-42b1-b70f-a8882b5d043b}" removed="1"/>
</clbl:labelList>
</file>

<file path=docProps/app.xml><?xml version="1.0" encoding="utf-8"?>
<Properties xmlns="http://schemas.openxmlformats.org/officeDocument/2006/extended-properties" xmlns:vt="http://schemas.openxmlformats.org/officeDocument/2006/docPropsVTypes">
  <Template>Normal.dotm</Template>
  <TotalTime>95</TotalTime>
  <Pages>42</Pages>
  <Words>7692</Words>
  <Characters>43845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Vo Thi Minh</dc:creator>
  <cp:keywords/>
  <dc:description/>
  <cp:lastModifiedBy>Pham Quynh Trang</cp:lastModifiedBy>
  <cp:revision>36</cp:revision>
  <dcterms:created xsi:type="dcterms:W3CDTF">2026-09-30T08:35:00Z</dcterms:created>
  <dcterms:modified xsi:type="dcterms:W3CDTF">2026-10-01T04:57:00Z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0x0101003713603ACC95A04C9ABAB23A7C689FCD</vt:lpwstr>
  </property>
</Properties>
</file>